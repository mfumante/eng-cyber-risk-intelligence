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C364578" w14:textId="47AEC906" w:rsidR="00F65BB6" w:rsidRPr="00C723D6" w:rsidRDefault="00CF41E7" w:rsidP="00947006">
      <w:pPr>
        <w:rPr>
          <w:b/>
          <w:bCs/>
          <w:color w:val="FFFFFF" w:themeColor="background1"/>
          <w:sz w:val="96"/>
          <w:szCs w:val="96"/>
          <w:lang w:eastAsia="it-IT"/>
        </w:rPr>
      </w:pPr>
      <w:r w:rsidRPr="00C723D6">
        <w:rPr>
          <w:noProof/>
          <w:lang w:val="en-US"/>
        </w:rPr>
        <mc:AlternateContent>
          <mc:Choice Requires="wps">
            <w:drawing>
              <wp:anchor distT="0" distB="0" distL="182880" distR="182880" simplePos="0" relativeHeight="251658240" behindDoc="0" locked="0" layoutInCell="1" allowOverlap="1" wp14:anchorId="66BE5180" wp14:editId="1762CF83">
                <wp:simplePos x="0" y="0"/>
                <wp:positionH relativeFrom="margin">
                  <wp:posOffset>0</wp:posOffset>
                </wp:positionH>
                <wp:positionV relativeFrom="margin">
                  <wp:posOffset>404439</wp:posOffset>
                </wp:positionV>
                <wp:extent cx="4501515" cy="6720840"/>
                <wp:effectExtent l="0" t="0" r="13335" b="0"/>
                <wp:wrapSquare wrapText="bothSides"/>
                <wp:docPr id="131" name="Casella di testo 131"/>
                <wp:cNvGraphicFramePr/>
                <a:graphic xmlns:a="http://schemas.openxmlformats.org/drawingml/2006/main">
                  <a:graphicData uri="http://schemas.microsoft.com/office/word/2010/wordprocessingShape">
                    <wps:wsp>
                      <wps:cNvSpPr txBox="1"/>
                      <wps:spPr>
                        <a:xfrm>
                          <a:off x="0" y="0"/>
                          <a:ext cx="4501515" cy="6720840"/>
                        </a:xfrm>
                        <a:custGeom>
                          <a:avLst/>
                          <a:gdLst>
                            <a:gd name="connsiteX0" fmla="*/ 0 w 4612005"/>
                            <a:gd name="connsiteY0" fmla="*/ 0 h 2610485"/>
                            <a:gd name="connsiteX1" fmla="*/ 4612005 w 4612005"/>
                            <a:gd name="connsiteY1" fmla="*/ 0 h 2610485"/>
                            <a:gd name="connsiteX2" fmla="*/ 4612005 w 4612005"/>
                            <a:gd name="connsiteY2" fmla="*/ 2610485 h 2610485"/>
                            <a:gd name="connsiteX3" fmla="*/ 0 w 4612005"/>
                            <a:gd name="connsiteY3" fmla="*/ 2610485 h 2610485"/>
                            <a:gd name="connsiteX4" fmla="*/ 0 w 4612005"/>
                            <a:gd name="connsiteY4" fmla="*/ 0 h 2610485"/>
                            <a:gd name="connsiteX0" fmla="*/ 0 w 4612005"/>
                            <a:gd name="connsiteY0" fmla="*/ 0 h 2610485"/>
                            <a:gd name="connsiteX1" fmla="*/ 4612005 w 4612005"/>
                            <a:gd name="connsiteY1" fmla="*/ 0 h 2610485"/>
                            <a:gd name="connsiteX2" fmla="*/ 2899856 w 4612005"/>
                            <a:gd name="connsiteY2" fmla="*/ 2610485 h 2610485"/>
                            <a:gd name="connsiteX3" fmla="*/ 0 w 4612005"/>
                            <a:gd name="connsiteY3" fmla="*/ 2610485 h 2610485"/>
                            <a:gd name="connsiteX4" fmla="*/ 0 w 4612005"/>
                            <a:gd name="connsiteY4" fmla="*/ 0 h 2610485"/>
                            <a:gd name="connsiteX0" fmla="*/ 0 w 5134519"/>
                            <a:gd name="connsiteY0" fmla="*/ 0 h 2610485"/>
                            <a:gd name="connsiteX1" fmla="*/ 5134519 w 5134519"/>
                            <a:gd name="connsiteY1" fmla="*/ 0 h 2610485"/>
                            <a:gd name="connsiteX2" fmla="*/ 2899856 w 5134519"/>
                            <a:gd name="connsiteY2" fmla="*/ 2610485 h 2610485"/>
                            <a:gd name="connsiteX3" fmla="*/ 0 w 5134519"/>
                            <a:gd name="connsiteY3" fmla="*/ 2610485 h 2610485"/>
                            <a:gd name="connsiteX4" fmla="*/ 0 w 5134519"/>
                            <a:gd name="connsiteY4" fmla="*/ 0 h 261048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134519" h="2610485">
                              <a:moveTo>
                                <a:pt x="0" y="0"/>
                              </a:moveTo>
                              <a:lnTo>
                                <a:pt x="5134519" y="0"/>
                              </a:lnTo>
                              <a:lnTo>
                                <a:pt x="2899856" y="2610485"/>
                              </a:lnTo>
                              <a:lnTo>
                                <a:pt x="0" y="2610485"/>
                              </a:lnTo>
                              <a:lnTo>
                                <a:pt x="0" y="0"/>
                              </a:lnTo>
                              <a:close/>
                            </a:path>
                          </a:pathLst>
                        </a:cu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9A2CD4" w14:textId="25FAC462" w:rsidR="00711933" w:rsidRPr="00A771D3" w:rsidRDefault="007E5DB4" w:rsidP="00711933">
                            <w:pPr>
                              <w:pStyle w:val="Nessunaspaziatura"/>
                              <w:spacing w:before="40" w:after="560" w:line="216" w:lineRule="auto"/>
                              <w:rPr>
                                <w:color w:val="FFFFFF" w:themeColor="background1"/>
                                <w:sz w:val="72"/>
                                <w:szCs w:val="72"/>
                              </w:rPr>
                            </w:pPr>
                            <w:sdt>
                              <w:sdtPr>
                                <w:rPr>
                                  <w:b/>
                                  <w:bCs/>
                                  <w:color w:val="FFFFFF" w:themeColor="background1"/>
                                  <w:sz w:val="64"/>
                                  <w:szCs w:val="64"/>
                                </w:rPr>
                                <w:alias w:val="Titolo"/>
                                <w:tag w:val=""/>
                                <w:id w:val="-1733693734"/>
                                <w:dataBinding w:prefixMappings="xmlns:ns0='http://purl.org/dc/elements/1.1/' xmlns:ns1='http://schemas.openxmlformats.org/package/2006/metadata/core-properties' " w:xpath="/ns1:coreProperties[1]/ns0:title[1]" w:storeItemID="{6C3C8BC8-F283-45AE-878A-BAB7291924A1}"/>
                                <w:text/>
                              </w:sdtPr>
                              <w:sdtEndPr/>
                              <w:sdtContent>
                                <w:r w:rsidR="007174CE">
                                  <w:rPr>
                                    <w:b/>
                                    <w:bCs/>
                                    <w:color w:val="FFFFFF" w:themeColor="background1"/>
                                    <w:sz w:val="64"/>
                                    <w:szCs w:val="64"/>
                                  </w:rPr>
                                  <w:t>ISTRUZIONE OPERATIVA CYBER RISK ASSESSMENT E RISK TREATMENT</w:t>
                                </w:r>
                              </w:sdtContent>
                            </w:sdt>
                            <w:r w:rsidR="003A3C18" w:rsidRPr="003A3C18">
                              <w:t xml:space="preserve"> </w:t>
                            </w:r>
                          </w:p>
                          <w:p w14:paraId="0C3457BA" w14:textId="16DC7493" w:rsidR="0006733A" w:rsidRPr="00907E3D" w:rsidRDefault="007E5DB4" w:rsidP="00A771D3">
                            <w:pPr>
                              <w:pStyle w:val="Nessunaspaziatura"/>
                              <w:spacing w:before="40" w:after="40"/>
                              <w:rPr>
                                <w:color w:val="FFFFFF" w:themeColor="background1"/>
                                <w:sz w:val="28"/>
                                <w:szCs w:val="28"/>
                              </w:rPr>
                            </w:pPr>
                            <w:sdt>
                              <w:sdtPr>
                                <w:rPr>
                                  <w:color w:val="FFFFFF" w:themeColor="background1"/>
                                  <w:sz w:val="28"/>
                                  <w:szCs w:val="28"/>
                                </w:rPr>
                                <w:alias w:val="Sottotitolo"/>
                                <w:tag w:val=""/>
                                <w:id w:val="-1674017906"/>
                                <w:dataBinding w:prefixMappings="xmlns:ns0='http://purl.org/dc/elements/1.1/' xmlns:ns1='http://schemas.openxmlformats.org/package/2006/metadata/core-properties' " w:xpath="/ns1:coreProperties[1]/ns0:subject[1]" w:storeItemID="{6C3C8BC8-F283-45AE-878A-BAB7291924A1}"/>
                                <w:text/>
                              </w:sdtPr>
                              <w:sdtEndPr/>
                              <w:sdtContent>
                                <w:r w:rsidR="007174CE" w:rsidRPr="003A3C18">
                                  <w:rPr>
                                    <w:color w:val="FFFFFF" w:themeColor="background1"/>
                                    <w:sz w:val="28"/>
                                    <w:szCs w:val="28"/>
                                  </w:rPr>
                                  <w:t xml:space="preserve">Istruzione Operativa </w:t>
                                </w:r>
                                <w:r w:rsidR="007174CE">
                                  <w:rPr>
                                    <w:color w:val="FFFFFF" w:themeColor="background1"/>
                                    <w:sz w:val="28"/>
                                    <w:szCs w:val="28"/>
                                  </w:rPr>
                                  <w:t xml:space="preserve">e metodologia </w:t>
                                </w:r>
                                <w:r w:rsidR="007174CE" w:rsidRPr="003A3C18">
                                  <w:rPr>
                                    <w:color w:val="FFFFFF" w:themeColor="background1"/>
                                    <w:sz w:val="28"/>
                                    <w:szCs w:val="28"/>
                                  </w:rPr>
                                  <w:t xml:space="preserve">per la </w:t>
                                </w:r>
                                <w:r w:rsidR="007174CE">
                                  <w:rPr>
                                    <w:color w:val="FFFFFF" w:themeColor="background1"/>
                                    <w:sz w:val="28"/>
                                    <w:szCs w:val="28"/>
                                  </w:rPr>
                                  <w:t>v</w:t>
                                </w:r>
                                <w:r w:rsidR="007174CE" w:rsidRPr="003A3C18">
                                  <w:rPr>
                                    <w:color w:val="FFFFFF" w:themeColor="background1"/>
                                    <w:sz w:val="28"/>
                                    <w:szCs w:val="28"/>
                                  </w:rPr>
                                  <w:t>alutazione</w:t>
                                </w:r>
                                <w:r w:rsidR="007174CE">
                                  <w:rPr>
                                    <w:color w:val="FFFFFF" w:themeColor="background1"/>
                                    <w:sz w:val="28"/>
                                    <w:szCs w:val="28"/>
                                  </w:rPr>
                                  <w:t xml:space="preserve"> e il trattamento del rischio di sicurezza informatica</w:t>
                                </w:r>
                              </w:sdtContent>
                            </w:sdt>
                          </w:p>
                          <w:p w14:paraId="798F4C93" w14:textId="77777777" w:rsidR="002877A5" w:rsidRDefault="002877A5" w:rsidP="00A771D3">
                            <w:pPr>
                              <w:pStyle w:val="Nessunaspaziatura"/>
                              <w:spacing w:before="40" w:after="40"/>
                              <w:rPr>
                                <w:color w:val="FFFFFF" w:themeColor="background1"/>
                                <w:sz w:val="28"/>
                                <w:szCs w:val="28"/>
                              </w:rPr>
                            </w:pPr>
                          </w:p>
                          <w:p w14:paraId="18A09216" w14:textId="77777777" w:rsidR="00BE0D87" w:rsidRDefault="00BE0D87" w:rsidP="00A771D3">
                            <w:pPr>
                              <w:pStyle w:val="Nessunaspaziatura"/>
                              <w:spacing w:before="40" w:after="40"/>
                              <w:rPr>
                                <w:color w:val="FFFFFF" w:themeColor="background1"/>
                                <w:sz w:val="28"/>
                                <w:szCs w:val="28"/>
                              </w:rPr>
                            </w:pPr>
                          </w:p>
                          <w:p w14:paraId="7B03E7C6" w14:textId="31E64103" w:rsidR="002877A5" w:rsidRPr="00B16F78" w:rsidRDefault="007174CE" w:rsidP="00A771D3">
                            <w:pPr>
                              <w:pStyle w:val="Nessunaspaziatura"/>
                              <w:spacing w:before="40" w:after="40"/>
                              <w:rPr>
                                <w:b/>
                                <w:color w:val="FFFFFF" w:themeColor="background1"/>
                                <w:sz w:val="24"/>
                                <w:szCs w:val="28"/>
                              </w:rPr>
                            </w:pPr>
                            <w:r>
                              <w:rPr>
                                <w:b/>
                                <w:color w:val="FFFFFF" w:themeColor="background1"/>
                                <w:sz w:val="24"/>
                                <w:szCs w:val="28"/>
                              </w:rPr>
                              <w:t>NOVEMBRE</w:t>
                            </w:r>
                            <w:r w:rsidR="001C4554">
                              <w:rPr>
                                <w:b/>
                                <w:color w:val="FFFFFF" w:themeColor="background1"/>
                                <w:sz w:val="24"/>
                                <w:szCs w:val="28"/>
                              </w:rPr>
                              <w:t xml:space="preserve"> 202</w:t>
                            </w:r>
                            <w:r w:rsidR="003A3C18">
                              <w:rPr>
                                <w:b/>
                                <w:color w:val="FFFFFF" w:themeColor="background1"/>
                                <w:sz w:val="24"/>
                                <w:szCs w:val="28"/>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 w14:anchorId="66BE5180" id="Casella di testo 131" o:spid="_x0000_s1026" style="position:absolute;margin-left:0;margin-top:31.85pt;width:354.45pt;height:529.2pt;z-index:251658240;visibility:visible;mso-wrap-style:square;mso-width-percent:0;mso-height-percent:350;mso-wrap-distance-left:14.4pt;mso-wrap-distance-top:0;mso-wrap-distance-right:14.4pt;mso-wrap-distance-bottom:0;mso-position-horizontal:absolute;mso-position-horizontal-relative:margin;mso-position-vertical:absolute;mso-position-vertical-relative:margin;mso-width-percent:0;mso-height-percent:350;mso-width-relative:margin;mso-height-relative:page;v-text-anchor:top" coordsize="5134519,26104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" adj="-11796480,,5400" path="m,l5134519,,2899856,2610485,,2610485,,xe" filled="f" stroked="f" strokeweight=".5pt">
                <v:stroke joinstyle="miter"/>
                <v:formulas/>
                <v:path arrowok="t" o:connecttype="custom" o:connectlocs="0,0;4501515,0;2542350,6720840;0,6720840;0,0" o:connectangles="0,0,0,0,0" textboxrect="0,0,5134519,2610485"/>
                <v:textbox style="mso-fit-shape-to-text:t" inset="0,0,0,0">
                  <w:txbxContent>
                    <w:p w14:paraId="2D9A2CD4" w14:textId="25FAC462" w:rsidR="00711933" w:rsidRPr="00A771D3" w:rsidRDefault="007E5DB4" w:rsidP="00711933">
                      <w:pPr>
                        <w:pStyle w:val="Nessunaspaziatura"/>
                        <w:spacing w:before="40" w:after="560" w:line="216" w:lineRule="auto"/>
                        <w:rPr>
                          <w:color w:val="FFFFFF" w:themeColor="background1"/>
                          <w:sz w:val="72"/>
                          <w:szCs w:val="72"/>
                        </w:rPr>
                      </w:pPr>
                      <w:sdt>
                        <w:sdtPr>
                          <w:rPr>
                            <w:b/>
                            <w:bCs/>
                            <w:color w:val="FFFFFF" w:themeColor="background1"/>
                            <w:sz w:val="64"/>
                            <w:szCs w:val="64"/>
                          </w:rPr>
                          <w:alias w:val="Titolo"/>
                          <w:tag w:val=""/>
                          <w:id w:val="-1733693734"/>
                          <w:dataBinding w:prefixMappings="xmlns:ns0='http://purl.org/dc/elements/1.1/' xmlns:ns1='http://schemas.openxmlformats.org/package/2006/metadata/core-properties' " w:xpath="/ns1:coreProperties[1]/ns0:title[1]" w:storeItemID="{6C3C8BC8-F283-45AE-878A-BAB7291924A1}"/>
                          <w:text/>
                        </w:sdtPr>
                        <w:sdtEndPr/>
                        <w:sdtContent>
                          <w:r w:rsidR="007174CE">
                            <w:rPr>
                              <w:b/>
                              <w:bCs/>
                              <w:color w:val="FFFFFF" w:themeColor="background1"/>
                              <w:sz w:val="64"/>
                              <w:szCs w:val="64"/>
                            </w:rPr>
                            <w:t>ISTRUZIONE OPERATIVA CYBER RISK ASSESSMENT E RISK TREATMENT</w:t>
                          </w:r>
                        </w:sdtContent>
                      </w:sdt>
                      <w:r w:rsidR="003A3C18" w:rsidRPr="003A3C18">
                        <w:t xml:space="preserve"> </w:t>
                      </w:r>
                    </w:p>
                    <w:p w14:paraId="0C3457BA" w14:textId="16DC7493" w:rsidR="0006733A" w:rsidRPr="00907E3D" w:rsidRDefault="007E5DB4" w:rsidP="00A771D3">
                      <w:pPr>
                        <w:pStyle w:val="Nessunaspaziatura"/>
                        <w:spacing w:before="40" w:after="40"/>
                        <w:rPr>
                          <w:color w:val="FFFFFF" w:themeColor="background1"/>
                          <w:sz w:val="28"/>
                          <w:szCs w:val="28"/>
                        </w:rPr>
                      </w:pPr>
                      <w:sdt>
                        <w:sdtPr>
                          <w:rPr>
                            <w:color w:val="FFFFFF" w:themeColor="background1"/>
                            <w:sz w:val="28"/>
                            <w:szCs w:val="28"/>
                          </w:rPr>
                          <w:alias w:val="Sottotitolo"/>
                          <w:tag w:val=""/>
                          <w:id w:val="-1674017906"/>
                          <w:dataBinding w:prefixMappings="xmlns:ns0='http://purl.org/dc/elements/1.1/' xmlns:ns1='http://schemas.openxmlformats.org/package/2006/metadata/core-properties' " w:xpath="/ns1:coreProperties[1]/ns0:subject[1]" w:storeItemID="{6C3C8BC8-F283-45AE-878A-BAB7291924A1}"/>
                          <w:text/>
                        </w:sdtPr>
                        <w:sdtEndPr/>
                        <w:sdtContent>
                          <w:r w:rsidR="007174CE" w:rsidRPr="003A3C18">
                            <w:rPr>
                              <w:color w:val="FFFFFF" w:themeColor="background1"/>
                              <w:sz w:val="28"/>
                              <w:szCs w:val="28"/>
                            </w:rPr>
                            <w:t xml:space="preserve">Istruzione Operativa </w:t>
                          </w:r>
                          <w:r w:rsidR="007174CE">
                            <w:rPr>
                              <w:color w:val="FFFFFF" w:themeColor="background1"/>
                              <w:sz w:val="28"/>
                              <w:szCs w:val="28"/>
                            </w:rPr>
                            <w:t xml:space="preserve">e metodologia </w:t>
                          </w:r>
                          <w:r w:rsidR="007174CE" w:rsidRPr="003A3C18">
                            <w:rPr>
                              <w:color w:val="FFFFFF" w:themeColor="background1"/>
                              <w:sz w:val="28"/>
                              <w:szCs w:val="28"/>
                            </w:rPr>
                            <w:t xml:space="preserve">per la </w:t>
                          </w:r>
                          <w:r w:rsidR="007174CE">
                            <w:rPr>
                              <w:color w:val="FFFFFF" w:themeColor="background1"/>
                              <w:sz w:val="28"/>
                              <w:szCs w:val="28"/>
                            </w:rPr>
                            <w:t>v</w:t>
                          </w:r>
                          <w:r w:rsidR="007174CE" w:rsidRPr="003A3C18">
                            <w:rPr>
                              <w:color w:val="FFFFFF" w:themeColor="background1"/>
                              <w:sz w:val="28"/>
                              <w:szCs w:val="28"/>
                            </w:rPr>
                            <w:t>alutazione</w:t>
                          </w:r>
                          <w:r w:rsidR="007174CE">
                            <w:rPr>
                              <w:color w:val="FFFFFF" w:themeColor="background1"/>
                              <w:sz w:val="28"/>
                              <w:szCs w:val="28"/>
                            </w:rPr>
                            <w:t xml:space="preserve"> e il trattamento del rischio di sicurezza informatica</w:t>
                          </w:r>
                        </w:sdtContent>
                      </w:sdt>
                    </w:p>
                    <w:p w14:paraId="798F4C93" w14:textId="77777777" w:rsidR="002877A5" w:rsidRDefault="002877A5" w:rsidP="00A771D3">
                      <w:pPr>
                        <w:pStyle w:val="Nessunaspaziatura"/>
                        <w:spacing w:before="40" w:after="40"/>
                        <w:rPr>
                          <w:color w:val="FFFFFF" w:themeColor="background1"/>
                          <w:sz w:val="28"/>
                          <w:szCs w:val="28"/>
                        </w:rPr>
                      </w:pPr>
                    </w:p>
                    <w:p w14:paraId="18A09216" w14:textId="77777777" w:rsidR="00BE0D87" w:rsidRDefault="00BE0D87" w:rsidP="00A771D3">
                      <w:pPr>
                        <w:pStyle w:val="Nessunaspaziatura"/>
                        <w:spacing w:before="40" w:after="40"/>
                        <w:rPr>
                          <w:color w:val="FFFFFF" w:themeColor="background1"/>
                          <w:sz w:val="28"/>
                          <w:szCs w:val="28"/>
                        </w:rPr>
                      </w:pPr>
                    </w:p>
                    <w:p w14:paraId="7B03E7C6" w14:textId="31E64103" w:rsidR="002877A5" w:rsidRPr="00B16F78" w:rsidRDefault="007174CE" w:rsidP="00A771D3">
                      <w:pPr>
                        <w:pStyle w:val="Nessunaspaziatura"/>
                        <w:spacing w:before="40" w:after="40"/>
                        <w:rPr>
                          <w:b/>
                          <w:color w:val="FFFFFF" w:themeColor="background1"/>
                          <w:sz w:val="24"/>
                          <w:szCs w:val="28"/>
                        </w:rPr>
                      </w:pPr>
                      <w:r>
                        <w:rPr>
                          <w:b/>
                          <w:color w:val="FFFFFF" w:themeColor="background1"/>
                          <w:sz w:val="24"/>
                          <w:szCs w:val="28"/>
                        </w:rPr>
                        <w:t>NOVEMBRE</w:t>
                      </w:r>
                      <w:r w:rsidR="001C4554">
                        <w:rPr>
                          <w:b/>
                          <w:color w:val="FFFFFF" w:themeColor="background1"/>
                          <w:sz w:val="24"/>
                          <w:szCs w:val="28"/>
                        </w:rPr>
                        <w:t xml:space="preserve"> 202</w:t>
                      </w:r>
                      <w:r w:rsidR="003A3C18">
                        <w:rPr>
                          <w:b/>
                          <w:color w:val="FFFFFF" w:themeColor="background1"/>
                          <w:sz w:val="24"/>
                          <w:szCs w:val="28"/>
                        </w:rPr>
                        <w:t>6</w:t>
                      </w:r>
                    </w:p>
                  </w:txbxContent>
                </v:textbox>
                <w10:wrap type="square" anchorx="margin" anchory="margin"/>
              </v:shape>
            </w:pict>
          </mc:Fallback>
        </mc:AlternateContent>
      </w:r>
      <w:r w:rsidR="00BE0D87" w:rsidRPr="00C723D6">
        <w:rPr>
          <w:b/>
          <w:bCs/>
          <w:noProof/>
          <w:color w:val="FFFFFF" w:themeColor="background1"/>
          <w:sz w:val="96"/>
          <w:szCs w:val="96"/>
          <w:lang w:val="en-US"/>
        </w:rPr>
        <mc:AlternateContent>
          <mc:Choice Requires="wps">
            <w:drawing>
              <wp:anchor distT="0" distB="0" distL="114300" distR="114300" simplePos="0" relativeHeight="251658243" behindDoc="0" locked="1" layoutInCell="1" allowOverlap="1" wp14:anchorId="48552042" wp14:editId="10A59BA8">
                <wp:simplePos x="0" y="0"/>
                <wp:positionH relativeFrom="column">
                  <wp:posOffset>4889500</wp:posOffset>
                </wp:positionH>
                <wp:positionV relativeFrom="page">
                  <wp:posOffset>355600</wp:posOffset>
                </wp:positionV>
                <wp:extent cx="1741170" cy="323850"/>
                <wp:effectExtent l="0" t="0" r="0" b="6350"/>
                <wp:wrapNone/>
                <wp:docPr id="25" name="Rettangolo 25"/>
                <wp:cNvGraphicFramePr/>
                <a:graphic xmlns:a="http://schemas.openxmlformats.org/drawingml/2006/main">
                  <a:graphicData uri="http://schemas.microsoft.com/office/word/2010/wordprocessingShape">
                    <wps:wsp>
                      <wps:cNvSpPr/>
                      <wps:spPr>
                        <a:xfrm>
                          <a:off x="0" y="0"/>
                          <a:ext cx="1741170" cy="323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F80360" w14:textId="26C30E9F" w:rsidR="00F65BB6" w:rsidRPr="006F381C" w:rsidRDefault="00711933" w:rsidP="00D75E7E">
                            <w:pPr>
                              <w:spacing w:before="0" w:after="0" w:line="240" w:lineRule="auto"/>
                              <w:jc w:val="center"/>
                              <w:rPr>
                                <w:color w:val="000000" w:themeColor="text1"/>
                              </w:rPr>
                            </w:pPr>
                            <w:r>
                              <w:rPr>
                                <w:color w:val="000000" w:themeColor="text1"/>
                              </w:rPr>
                              <w:t>ISTRUZIONI OPERATIVE</w:t>
                            </w:r>
                          </w:p>
                        </w:txbxContent>
                      </wps:txbx>
                      <wps:bodyPr rot="0" spcFirstLastPara="0" vertOverflow="overflow" horzOverflow="overflow" vert="horz" wrap="square" lIns="144000" tIns="0" rIns="144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552042" id="Rettangolo 25" o:spid="_x0000_s1027" style="position:absolute;margin-left:385pt;margin-top:28pt;width:137.1pt;height:25.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" fillcolor="white [3212]" stroked="f" strokeweight="1pt">
                <v:textbox inset="4mm,0,4mm,0">
                  <w:txbxContent>
                    <w:p w14:paraId="4EF80360" w14:textId="26C30E9F" w:rsidR="00F65BB6" w:rsidRPr="006F381C" w:rsidRDefault="00711933" w:rsidP="00D75E7E">
                      <w:pPr>
                        <w:spacing w:before="0" w:after="0" w:line="240" w:lineRule="auto"/>
                        <w:jc w:val="center"/>
                        <w:rPr>
                          <w:color w:val="000000" w:themeColor="text1"/>
                        </w:rPr>
                      </w:pPr>
                      <w:r>
                        <w:rPr>
                          <w:color w:val="000000" w:themeColor="text1"/>
                        </w:rPr>
                        <w:t>ISTRUZIONI OPERATIVE</w:t>
                      </w:r>
                    </w:p>
                  </w:txbxContent>
                </v:textbox>
                <w10:wrap anchory="page"/>
                <w10:anchorlock/>
              </v:rect>
            </w:pict>
          </mc:Fallback>
        </mc:AlternateContent>
      </w:r>
      <w:r w:rsidR="00BE0D87" w:rsidRPr="00C723D6">
        <w:rPr>
          <w:b/>
          <w:bCs/>
          <w:noProof/>
          <w:color w:val="FFFFFF" w:themeColor="background1"/>
          <w:sz w:val="96"/>
          <w:szCs w:val="96"/>
          <w:lang w:val="en-US"/>
        </w:rPr>
        <mc:AlternateContent>
          <mc:Choice Requires="wps">
            <w:drawing>
              <wp:anchor distT="0" distB="0" distL="114300" distR="114300" simplePos="0" relativeHeight="251658241" behindDoc="0" locked="1" layoutInCell="1" allowOverlap="1" wp14:anchorId="568A8C4E" wp14:editId="3C514144">
                <wp:simplePos x="0" y="0"/>
                <wp:positionH relativeFrom="column">
                  <wp:posOffset>-48260</wp:posOffset>
                </wp:positionH>
                <wp:positionV relativeFrom="page">
                  <wp:posOffset>335280</wp:posOffset>
                </wp:positionV>
                <wp:extent cx="2940050" cy="323850"/>
                <wp:effectExtent l="0" t="0" r="6350" b="6350"/>
                <wp:wrapNone/>
                <wp:docPr id="4" name="Rettangolo 4"/>
                <wp:cNvGraphicFramePr/>
                <a:graphic xmlns:a="http://schemas.openxmlformats.org/drawingml/2006/main">
                  <a:graphicData uri="http://schemas.microsoft.com/office/word/2010/wordprocessingShape">
                    <wps:wsp>
                      <wps:cNvSpPr/>
                      <wps:spPr>
                        <a:xfrm>
                          <a:off x="0" y="0"/>
                          <a:ext cx="2940050" cy="323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55095E" w14:textId="33998E15" w:rsidR="002877A5" w:rsidRPr="00BC2DE1" w:rsidRDefault="00B52DCC" w:rsidP="00BE0D87">
                            <w:pPr>
                              <w:spacing w:before="0" w:after="0" w:line="240" w:lineRule="auto"/>
                              <w:rPr>
                                <w:b/>
                                <w:bCs/>
                                <w:color w:val="FFFFFF" w:themeColor="background1"/>
                                <w:szCs w:val="24"/>
                                <w:lang w:val="en-US"/>
                              </w:rPr>
                            </w:pPr>
                            <w:r w:rsidRPr="00BC2DE1">
                              <w:rPr>
                                <w:b/>
                                <w:bCs/>
                                <w:color w:val="FFFFFF" w:themeColor="background1"/>
                                <w:szCs w:val="24"/>
                                <w:lang w:val="en-US"/>
                              </w:rPr>
                              <w:t>ENGINEERING</w:t>
                            </w:r>
                          </w:p>
                          <w:p w14:paraId="560F9BBC" w14:textId="77777777" w:rsidR="005D2361" w:rsidRPr="00BC2DE1" w:rsidRDefault="005D2361" w:rsidP="005D2361">
                            <w:pPr>
                              <w:spacing w:before="0" w:after="0" w:line="240" w:lineRule="auto"/>
                              <w:rPr>
                                <w:bCs/>
                                <w:color w:val="FFFFFF" w:themeColor="background1"/>
                                <w:sz w:val="20"/>
                                <w:szCs w:val="28"/>
                                <w:lang w:val="en-GB"/>
                              </w:rPr>
                            </w:pPr>
                            <w:r w:rsidRPr="00BC2DE1">
                              <w:rPr>
                                <w:bCs/>
                                <w:color w:val="FFFFFF" w:themeColor="background1"/>
                                <w:szCs w:val="24"/>
                                <w:lang w:val="en-GB"/>
                              </w:rPr>
                              <w:t xml:space="preserve">THE DIGITAL TRANSFORMATION COMPANY </w:t>
                            </w:r>
                            <w:r w:rsidRPr="00BC2DE1">
                              <w:rPr>
                                <w:bCs/>
                                <w:color w:val="FFFFFF" w:themeColor="background1"/>
                                <w:szCs w:val="24"/>
                              </w:rPr>
                              <w:fldChar w:fldCharType="begin"/>
                            </w:r>
                            <w:r w:rsidRPr="00BC2DE1">
                              <w:rPr>
                                <w:bCs/>
                                <w:color w:val="FFFFFF" w:themeColor="background1"/>
                                <w:szCs w:val="24"/>
                                <w:lang w:val="en-GB"/>
                              </w:rPr>
                              <w:instrText xml:space="preserve"> DOCVARIABLE  OFFERTA  \* MERGEFORMAT </w:instrText>
                            </w:r>
                            <w:r w:rsidRPr="00BC2DE1">
                              <w:rPr>
                                <w:bCs/>
                                <w:color w:val="FFFFFF" w:themeColor="background1"/>
                                <w:szCs w:val="24"/>
                              </w:rPr>
                              <w:fldChar w:fldCharType="end"/>
                            </w:r>
                          </w:p>
                          <w:p w14:paraId="7D98B818" w14:textId="4D3DC732" w:rsidR="0006733A" w:rsidRPr="00BC2DE1" w:rsidRDefault="0006733A" w:rsidP="005D2361">
                            <w:pPr>
                              <w:spacing w:before="0" w:after="0" w:line="240" w:lineRule="auto"/>
                              <w:rPr>
                                <w:bCs/>
                                <w:color w:val="FFFFFF" w:themeColor="background1"/>
                                <w:sz w:val="20"/>
                                <w:szCs w:val="28"/>
                                <w:lang w:val="en-G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8A8C4E" id="Rettangolo 4" o:spid="_x0000_s1028" style="position:absolute;margin-left:-3.8pt;margin-top:26.4pt;width:231.5pt;height:2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" filled="f" stroked="f" strokeweight="1pt">
                <v:textbox inset="0,0,0,0">
                  <w:txbxContent>
                    <w:p w14:paraId="1255095E" w14:textId="33998E15" w:rsidR="002877A5" w:rsidRPr="00BC2DE1" w:rsidRDefault="00B52DCC" w:rsidP="00BE0D87">
                      <w:pPr>
                        <w:spacing w:before="0" w:after="0" w:line="240" w:lineRule="auto"/>
                        <w:rPr>
                          <w:b/>
                          <w:bCs/>
                          <w:color w:val="FFFFFF" w:themeColor="background1"/>
                          <w:szCs w:val="24"/>
                          <w:lang w:val="en-US"/>
                        </w:rPr>
                      </w:pPr>
                      <w:r w:rsidRPr="00BC2DE1">
                        <w:rPr>
                          <w:b/>
                          <w:bCs/>
                          <w:color w:val="FFFFFF" w:themeColor="background1"/>
                          <w:szCs w:val="24"/>
                          <w:lang w:val="en-US"/>
                        </w:rPr>
                        <w:t>ENGINEERING</w:t>
                      </w:r>
                    </w:p>
                    <w:p w14:paraId="560F9BBC" w14:textId="77777777" w:rsidR="005D2361" w:rsidRPr="00BC2DE1" w:rsidRDefault="005D2361" w:rsidP="005D2361">
                      <w:pPr>
                        <w:spacing w:before="0" w:after="0" w:line="240" w:lineRule="auto"/>
                        <w:rPr>
                          <w:bCs/>
                          <w:color w:val="FFFFFF" w:themeColor="background1"/>
                          <w:sz w:val="20"/>
                          <w:szCs w:val="28"/>
                          <w:lang w:val="en-GB"/>
                        </w:rPr>
                      </w:pPr>
                      <w:r w:rsidRPr="00BC2DE1">
                        <w:rPr>
                          <w:bCs/>
                          <w:color w:val="FFFFFF" w:themeColor="background1"/>
                          <w:szCs w:val="24"/>
                          <w:lang w:val="en-GB"/>
                        </w:rPr>
                        <w:t xml:space="preserve">THE DIGITAL TRANSFORMATION COMPANY </w:t>
                      </w:r>
                      <w:r w:rsidRPr="00BC2DE1">
                        <w:rPr>
                          <w:bCs/>
                          <w:color w:val="FFFFFF" w:themeColor="background1"/>
                          <w:szCs w:val="24"/>
                        </w:rPr>
                        <w:fldChar w:fldCharType="begin"/>
                      </w:r>
                      <w:r w:rsidRPr="00BC2DE1">
                        <w:rPr>
                          <w:bCs/>
                          <w:color w:val="FFFFFF" w:themeColor="background1"/>
                          <w:szCs w:val="24"/>
                          <w:lang w:val="en-GB"/>
                        </w:rPr>
                        <w:instrText xml:space="preserve"> DOCVARIABLE  OFFERTA  \* MERGEFORMAT </w:instrText>
                      </w:r>
                      <w:r w:rsidRPr="00BC2DE1">
                        <w:rPr>
                          <w:bCs/>
                          <w:color w:val="FFFFFF" w:themeColor="background1"/>
                          <w:szCs w:val="24"/>
                        </w:rPr>
                        <w:fldChar w:fldCharType="end"/>
                      </w:r>
                    </w:p>
                    <w:p w14:paraId="7D98B818" w14:textId="4D3DC732" w:rsidR="0006733A" w:rsidRPr="00BC2DE1" w:rsidRDefault="0006733A" w:rsidP="005D2361">
                      <w:pPr>
                        <w:spacing w:before="0" w:after="0" w:line="240" w:lineRule="auto"/>
                        <w:rPr>
                          <w:bCs/>
                          <w:color w:val="FFFFFF" w:themeColor="background1"/>
                          <w:sz w:val="20"/>
                          <w:szCs w:val="28"/>
                          <w:lang w:val="en-GB"/>
                        </w:rPr>
                      </w:pPr>
                    </w:p>
                  </w:txbxContent>
                </v:textbox>
                <w10:wrap anchory="page"/>
                <w10:anchorlock/>
              </v:rect>
            </w:pict>
          </mc:Fallback>
        </mc:AlternateContent>
      </w:r>
      <w:r w:rsidR="00247289" w:rsidRPr="00C723D6">
        <w:rPr>
          <w:b/>
          <w:bCs/>
          <w:noProof/>
          <w:lang w:val="en-US"/>
        </w:rPr>
        <mc:AlternateContent>
          <mc:Choice Requires="wps">
            <w:drawing>
              <wp:anchor distT="0" distB="0" distL="114300" distR="114300" simplePos="0" relativeHeight="251658244" behindDoc="0" locked="1" layoutInCell="1" allowOverlap="1" wp14:anchorId="0CC48B58" wp14:editId="7BBA4C99">
                <wp:simplePos x="0" y="0"/>
                <wp:positionH relativeFrom="page">
                  <wp:posOffset>0</wp:posOffset>
                </wp:positionH>
                <wp:positionV relativeFrom="page">
                  <wp:posOffset>315595</wp:posOffset>
                </wp:positionV>
                <wp:extent cx="323850" cy="323850"/>
                <wp:effectExtent l="0" t="0" r="6350" b="6350"/>
                <wp:wrapNone/>
                <wp:docPr id="32" name="Rettangolo 32"/>
                <wp:cNvGraphicFramePr/>
                <a:graphic xmlns:a="http://schemas.openxmlformats.org/drawingml/2006/main">
                  <a:graphicData uri="http://schemas.microsoft.com/office/word/2010/wordprocessingShape">
                    <wps:wsp>
                      <wps:cNvSpPr/>
                      <wps:spPr>
                        <a:xfrm>
                          <a:off x="0" y="0"/>
                          <a:ext cx="323850" cy="323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F0367D" w14:textId="77777777" w:rsidR="00C2673C" w:rsidRPr="0029051E" w:rsidRDefault="00C2673C" w:rsidP="00C2673C">
                            <w:pPr>
                              <w:jc w:val="center"/>
                              <w:rPr>
                                <w:color w:val="8C1E74"/>
                              </w:rPr>
                            </w:pPr>
                            <w:r w:rsidRPr="0029051E">
                              <w:rPr>
                                <w:color w:val="8C1E7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C48B58" id="Rettangolo 32" o:spid="_x0000_s1029" style="position:absolute;margin-left:0;margin-top:24.85pt;width:25.5pt;height:25.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" fillcolor="white [3212]" stroked="f" strokeweight="1pt">
                <v:textbox>
                  <w:txbxContent>
                    <w:p w14:paraId="33F0367D" w14:textId="77777777" w:rsidR="00C2673C" w:rsidRPr="0029051E" w:rsidRDefault="00C2673C" w:rsidP="00C2673C">
                      <w:pPr>
                        <w:jc w:val="center"/>
                        <w:rPr>
                          <w:color w:val="8C1E74"/>
                        </w:rPr>
                      </w:pPr>
                      <w:r w:rsidRPr="0029051E">
                        <w:rPr>
                          <w:color w:val="8C1E74"/>
                        </w:rPr>
                        <w:t xml:space="preserve"> </w:t>
                      </w:r>
                    </w:p>
                  </w:txbxContent>
                </v:textbox>
                <w10:wrap anchorx="page" anchory="page"/>
                <w10:anchorlock/>
              </v:rect>
            </w:pict>
          </mc:Fallback>
        </mc:AlternateContent>
      </w:r>
    </w:p>
    <w:sdt>
      <w:sdtPr>
        <w:rPr>
          <w:b/>
          <w:bCs/>
          <w:color w:val="FFFFFF" w:themeColor="background1"/>
          <w:sz w:val="96"/>
          <w:szCs w:val="96"/>
          <w:lang w:eastAsia="it-IT"/>
        </w:rPr>
        <w:id w:val="-1610116799"/>
        <w:docPartObj>
          <w:docPartGallery w:val="Cover Pages"/>
          <w:docPartUnique/>
        </w:docPartObj>
      </w:sdtPr>
      <w:sdtEndPr>
        <w:rPr>
          <w:b w:val="0"/>
          <w:bCs w:val="0"/>
          <w:color w:val="auto"/>
          <w:sz w:val="18"/>
          <w:szCs w:val="20"/>
          <w:lang w:eastAsia="en-US"/>
        </w:rPr>
      </w:sdtEndPr>
      <w:sdtContent>
        <w:p w14:paraId="4F16237B" w14:textId="6D65B391" w:rsidR="0006733A" w:rsidRPr="00C723D6" w:rsidRDefault="0006733A" w:rsidP="00947006">
          <w:pPr>
            <w:rPr>
              <w:b/>
              <w:bCs/>
              <w:color w:val="FFFFFF" w:themeColor="background1"/>
              <w:sz w:val="96"/>
              <w:szCs w:val="96"/>
              <w:lang w:eastAsia="it-IT"/>
            </w:rPr>
          </w:pPr>
          <w:r w:rsidRPr="00C723D6">
            <w:rPr>
              <w:b/>
              <w:bCs/>
              <w:noProof/>
              <w:color w:val="FFFFFF" w:themeColor="background1"/>
              <w:sz w:val="96"/>
              <w:szCs w:val="96"/>
              <w:lang w:val="en-US"/>
            </w:rPr>
            <mc:AlternateContent>
              <mc:Choice Requires="wps">
                <w:drawing>
                  <wp:anchor distT="0" distB="0" distL="114300" distR="114300" simplePos="0" relativeHeight="251658242" behindDoc="0" locked="0" layoutInCell="1" allowOverlap="1" wp14:anchorId="1F5C0645" wp14:editId="3ECA5B3A">
                    <wp:simplePos x="0" y="0"/>
                    <wp:positionH relativeFrom="column">
                      <wp:posOffset>5274818</wp:posOffset>
                    </wp:positionH>
                    <wp:positionV relativeFrom="paragraph">
                      <wp:posOffset>9106764</wp:posOffset>
                    </wp:positionV>
                    <wp:extent cx="1762887" cy="465827"/>
                    <wp:effectExtent l="0" t="0" r="8890" b="10795"/>
                    <wp:wrapNone/>
                    <wp:docPr id="8" name="Rettangolo 8"/>
                    <wp:cNvGraphicFramePr/>
                    <a:graphic xmlns:a="http://schemas.openxmlformats.org/drawingml/2006/main">
                      <a:graphicData uri="http://schemas.microsoft.com/office/word/2010/wordprocessingShape">
                        <wps:wsp>
                          <wps:cNvSpPr/>
                          <wps:spPr>
                            <a:xfrm>
                              <a:off x="0" y="0"/>
                              <a:ext cx="1762887" cy="4658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28D816" w14:textId="77777777" w:rsidR="0006733A" w:rsidRPr="002342C6" w:rsidRDefault="0006733A" w:rsidP="002342C6">
                                <w:pPr>
                                  <w:spacing w:after="0" w:line="240" w:lineRule="auto"/>
                                  <w:rPr>
                                    <w:color w:val="FFFFFF" w:themeColor="background1"/>
                                  </w:rPr>
                                </w:pPr>
                                <w:r w:rsidRPr="002342C6">
                                  <w:rPr>
                                    <w:color w:val="FFFFFF" w:themeColor="background1"/>
                                  </w:rPr>
                                  <w:t>© 2020 Engineering</w:t>
                                </w:r>
                              </w:p>
                              <w:p w14:paraId="51F6C83D" w14:textId="77777777" w:rsidR="0006733A" w:rsidRPr="002342C6" w:rsidRDefault="0006733A" w:rsidP="002342C6">
                                <w:pPr>
                                  <w:spacing w:after="0" w:line="240" w:lineRule="auto"/>
                                  <w:rPr>
                                    <w:color w:val="FFFFFF" w:themeColor="background1"/>
                                  </w:rPr>
                                </w:pPr>
                              </w:p>
                            </w:txbxContent>
                          </wps:txbx>
                          <wps:bodyPr rot="0" spcFirstLastPara="0" vertOverflow="overflow" horzOverflow="overflow" vert="horz" wrap="square" lIns="14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5C0645" id="Rettangolo 8" o:spid="_x0000_s1030" style="position:absolute;margin-left:415.35pt;margin-top:717.05pt;width:138.8pt;height:36.7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" filled="f" stroked="f" strokeweight="1pt">
                    <v:textbox inset="4mm,0,0,0">
                      <w:txbxContent>
                        <w:p w14:paraId="7828D816" w14:textId="77777777" w:rsidR="0006733A" w:rsidRPr="002342C6" w:rsidRDefault="0006733A" w:rsidP="002342C6">
                          <w:pPr>
                            <w:spacing w:after="0" w:line="240" w:lineRule="auto"/>
                            <w:rPr>
                              <w:color w:val="FFFFFF" w:themeColor="background1"/>
                            </w:rPr>
                          </w:pPr>
                          <w:r w:rsidRPr="002342C6">
                            <w:rPr>
                              <w:color w:val="FFFFFF" w:themeColor="background1"/>
                            </w:rPr>
                            <w:t>© 2020 Engineering</w:t>
                          </w:r>
                        </w:p>
                        <w:p w14:paraId="51F6C83D" w14:textId="77777777" w:rsidR="0006733A" w:rsidRPr="002342C6" w:rsidRDefault="0006733A" w:rsidP="002342C6">
                          <w:pPr>
                            <w:spacing w:after="0" w:line="240" w:lineRule="auto"/>
                            <w:rPr>
                              <w:color w:val="FFFFFF" w:themeColor="background1"/>
                            </w:rPr>
                          </w:pPr>
                        </w:p>
                      </w:txbxContent>
                    </v:textbox>
                  </v:rect>
                </w:pict>
              </mc:Fallback>
            </mc:AlternateContent>
          </w:r>
          <w:r w:rsidR="00C21038">
            <w:rPr>
              <w:noProof/>
            </w:rPr>
            <w:drawing>
              <wp:anchor distT="0" distB="0" distL="114300" distR="114300" simplePos="0" relativeHeight="251658245" behindDoc="1" locked="0" layoutInCell="1" allowOverlap="1" wp14:anchorId="71A6ACE5" wp14:editId="6F6424AA">
                <wp:simplePos x="0" y="0"/>
                <wp:positionH relativeFrom="column">
                  <wp:posOffset>-504190</wp:posOffset>
                </wp:positionH>
                <wp:positionV relativeFrom="page">
                  <wp:posOffset>-3175</wp:posOffset>
                </wp:positionV>
                <wp:extent cx="7559675" cy="10685145"/>
                <wp:effectExtent l="0" t="0" r="0" b="0"/>
                <wp:wrapNone/>
                <wp:docPr id="634446207" name="Immagine 8" descr="Immagine che contiene violetto, viola, Magenta, grafica vettor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46207" name="Immagine 8" descr="Immagine che contiene violetto, viola, Magenta, grafica vettoriale&#10;&#10;Il contenuto generato dall'IA potrebbe non essere corret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9675" cy="10685145"/>
                        </a:xfrm>
                        <a:prstGeom prst="rect">
                          <a:avLst/>
                        </a:prstGeom>
                      </pic:spPr>
                    </pic:pic>
                  </a:graphicData>
                </a:graphic>
                <wp14:sizeRelH relativeFrom="page">
                  <wp14:pctWidth>0</wp14:pctWidth>
                </wp14:sizeRelH>
                <wp14:sizeRelV relativeFrom="page">
                  <wp14:pctHeight>0</wp14:pctHeight>
                </wp14:sizeRelV>
              </wp:anchor>
            </w:drawing>
          </w:r>
        </w:p>
      </w:sdtContent>
    </w:sdt>
    <w:p w14:paraId="0479C52F" w14:textId="77777777" w:rsidR="00C2673C" w:rsidRPr="00C723D6" w:rsidRDefault="00C2673C" w:rsidP="00E2071E">
      <w:pPr>
        <w:pStyle w:val="Titolosommario"/>
        <w:ind w:left="432"/>
      </w:pPr>
    </w:p>
    <w:p w14:paraId="420DA2BC" w14:textId="77777777" w:rsidR="00C2673C" w:rsidRPr="00C723D6" w:rsidRDefault="00C2673C" w:rsidP="00E2071E">
      <w:pPr>
        <w:pStyle w:val="Titolosommario"/>
        <w:ind w:left="432"/>
      </w:pPr>
    </w:p>
    <w:p w14:paraId="5AD81423" w14:textId="04336E42" w:rsidR="00C2673C" w:rsidRPr="00C723D6" w:rsidRDefault="00C2673C" w:rsidP="00E2071E">
      <w:pPr>
        <w:pStyle w:val="Titolosommario"/>
        <w:ind w:left="432"/>
      </w:pPr>
    </w:p>
    <w:p w14:paraId="6748DE67" w14:textId="066B44BC" w:rsidR="00C2673C" w:rsidRPr="00C723D6" w:rsidRDefault="00C2673C" w:rsidP="00E2071E">
      <w:pPr>
        <w:pStyle w:val="Titolosommario"/>
        <w:ind w:left="432"/>
      </w:pPr>
    </w:p>
    <w:p w14:paraId="2F01951F" w14:textId="4D4FC903" w:rsidR="00C2673C" w:rsidRPr="00C723D6" w:rsidRDefault="00C2673C" w:rsidP="00E2071E">
      <w:pPr>
        <w:pStyle w:val="Titolosommario"/>
        <w:ind w:left="432"/>
      </w:pPr>
    </w:p>
    <w:p w14:paraId="4631A661" w14:textId="591CA01E" w:rsidR="00C2673C" w:rsidRPr="00C723D6" w:rsidRDefault="00C2673C" w:rsidP="00E2071E">
      <w:pPr>
        <w:pStyle w:val="Titolosommario"/>
        <w:ind w:left="432"/>
      </w:pPr>
    </w:p>
    <w:p w14:paraId="214FB42F" w14:textId="3FFF49FC" w:rsidR="00C2673C" w:rsidRPr="00C723D6" w:rsidRDefault="00C2673C" w:rsidP="00E2071E">
      <w:pPr>
        <w:pStyle w:val="Titolosommario"/>
        <w:ind w:left="432"/>
      </w:pPr>
    </w:p>
    <w:p w14:paraId="2DAC2DDC" w14:textId="71C5D609" w:rsidR="00C2673C" w:rsidRPr="00C723D6" w:rsidRDefault="00AD54F6" w:rsidP="00AD54F6">
      <w:pPr>
        <w:pStyle w:val="Titolosommario"/>
        <w:tabs>
          <w:tab w:val="left" w:pos="8580"/>
        </w:tabs>
        <w:ind w:left="432"/>
      </w:pPr>
      <w:r w:rsidRPr="00C723D6">
        <w:tab/>
      </w:r>
    </w:p>
    <w:p w14:paraId="4FAE4104" w14:textId="5B8EFCEB" w:rsidR="00C2673C" w:rsidRPr="00C723D6" w:rsidRDefault="00C2673C" w:rsidP="00E2071E">
      <w:pPr>
        <w:pStyle w:val="Titolosommario"/>
        <w:ind w:left="432"/>
      </w:pPr>
    </w:p>
    <w:p w14:paraId="26503716" w14:textId="0BD821D6" w:rsidR="00C2673C" w:rsidRPr="00C723D6" w:rsidRDefault="00C2673C" w:rsidP="00E2071E">
      <w:pPr>
        <w:pStyle w:val="Titolosommario"/>
        <w:ind w:left="432"/>
      </w:pPr>
    </w:p>
    <w:p w14:paraId="2B946343" w14:textId="71669A1A" w:rsidR="00C2673C" w:rsidRPr="00C723D6" w:rsidRDefault="00C2673C" w:rsidP="00E2071E">
      <w:pPr>
        <w:pStyle w:val="Titolosommario"/>
        <w:ind w:left="432"/>
      </w:pPr>
    </w:p>
    <w:p w14:paraId="74EFFDC4" w14:textId="3F151573" w:rsidR="00C2673C" w:rsidRPr="00C723D6" w:rsidRDefault="00C2673C" w:rsidP="003029F3">
      <w:pPr>
        <w:pStyle w:val="Titolosommario"/>
      </w:pPr>
    </w:p>
    <w:p w14:paraId="03D49AEA" w14:textId="3A213A5B" w:rsidR="00C2673C" w:rsidRPr="00C723D6" w:rsidRDefault="00C2673C" w:rsidP="003029F3">
      <w:pPr>
        <w:pStyle w:val="Titolosommario"/>
        <w:ind w:left="432" w:hanging="432"/>
      </w:pPr>
    </w:p>
    <w:p w14:paraId="6E05BDAD" w14:textId="1C049EF9" w:rsidR="00C2673C" w:rsidRPr="00C723D6" w:rsidRDefault="00C2673C" w:rsidP="00E2071E">
      <w:pPr>
        <w:pStyle w:val="Titolosommario"/>
        <w:ind w:left="432"/>
      </w:pPr>
    </w:p>
    <w:p w14:paraId="6174B9A6" w14:textId="318457E2" w:rsidR="0006733A" w:rsidRPr="00C723D6" w:rsidRDefault="0006733A" w:rsidP="0006733A">
      <w:pPr>
        <w:rPr>
          <w:lang w:val="en-US"/>
        </w:rPr>
      </w:pPr>
    </w:p>
    <w:p w14:paraId="4D7A03A0" w14:textId="3C53DAB7" w:rsidR="0006733A" w:rsidRPr="00C723D6" w:rsidRDefault="0006733A" w:rsidP="0006733A">
      <w:pPr>
        <w:rPr>
          <w:lang w:val="en-US"/>
        </w:rPr>
      </w:pPr>
    </w:p>
    <w:p w14:paraId="151B9514" w14:textId="00291232" w:rsidR="0006733A" w:rsidRPr="00C723D6" w:rsidRDefault="0006733A" w:rsidP="0006733A">
      <w:pPr>
        <w:rPr>
          <w:lang w:val="en-US"/>
        </w:rPr>
      </w:pPr>
    </w:p>
    <w:p w14:paraId="5F426E13" w14:textId="3954DF06" w:rsidR="0006733A" w:rsidRPr="00C723D6" w:rsidRDefault="0006733A" w:rsidP="0006733A">
      <w:pPr>
        <w:rPr>
          <w:lang w:val="en-US"/>
        </w:rPr>
      </w:pPr>
    </w:p>
    <w:p w14:paraId="2C8A93FD" w14:textId="6AB7DE65" w:rsidR="0006733A" w:rsidRPr="00C723D6" w:rsidRDefault="0006733A" w:rsidP="0006733A">
      <w:pPr>
        <w:rPr>
          <w:lang w:val="en-US"/>
        </w:rPr>
      </w:pPr>
    </w:p>
    <w:p w14:paraId="7A3CD548" w14:textId="1260468F" w:rsidR="0006733A" w:rsidRPr="00C723D6" w:rsidRDefault="0006733A" w:rsidP="0006733A">
      <w:pPr>
        <w:rPr>
          <w:lang w:val="en-US"/>
        </w:rPr>
      </w:pPr>
    </w:p>
    <w:p w14:paraId="01396592" w14:textId="1EDA200D" w:rsidR="003B7CF2" w:rsidRPr="00C723D6" w:rsidRDefault="003B7CF2" w:rsidP="003B7CF2">
      <w:pPr>
        <w:rPr>
          <w:lang w:val="en-US"/>
        </w:rPr>
      </w:pPr>
    </w:p>
    <w:p w14:paraId="63573A77" w14:textId="0D3915D3" w:rsidR="0012295D" w:rsidRPr="00C723D6" w:rsidRDefault="0012295D" w:rsidP="0012295D">
      <w:pPr>
        <w:rPr>
          <w:lang w:val="en-GB"/>
        </w:rPr>
      </w:pPr>
    </w:p>
    <w:tbl>
      <w:tblPr>
        <w:tblStyle w:val="Grigliatabella"/>
        <w:tblpPr w:leftFromText="141" w:rightFromText="141" w:vertAnchor="text" w:horzAnchor="margin" w:tblpY="-89"/>
        <w:tblW w:w="0" w:type="auto"/>
        <w:tblBorders>
          <w:top w:val="none" w:sz="0" w:space="0" w:color="auto"/>
          <w:left w:val="none" w:sz="0" w:space="0" w:color="auto"/>
          <w:bottom w:val="none" w:sz="0" w:space="0" w:color="auto"/>
          <w:right w:val="none" w:sz="0" w:space="0" w:color="auto"/>
          <w:insideH w:val="single" w:sz="4" w:space="0" w:color="B6B6B6" w:themeColor="background2" w:themeShade="BF"/>
          <w:insideV w:val="single" w:sz="4" w:space="0" w:color="B6B6B6" w:themeColor="background2" w:themeShade="BF"/>
        </w:tblBorders>
        <w:tblCellMar>
          <w:top w:w="57" w:type="dxa"/>
          <w:left w:w="113" w:type="dxa"/>
          <w:bottom w:w="57" w:type="dxa"/>
          <w:right w:w="113" w:type="dxa"/>
        </w:tblCellMar>
        <w:tblLook w:val="04A0" w:firstRow="1" w:lastRow="0" w:firstColumn="1" w:lastColumn="0" w:noHBand="0" w:noVBand="1"/>
      </w:tblPr>
      <w:tblGrid>
        <w:gridCol w:w="2268"/>
        <w:gridCol w:w="7710"/>
      </w:tblGrid>
      <w:tr w:rsidR="0012295D" w:rsidRPr="002F72BB" w14:paraId="359D557A" w14:textId="77777777">
        <w:trPr>
          <w:trHeight w:val="57"/>
        </w:trPr>
        <w:tc>
          <w:tcPr>
            <w:tcW w:w="2268" w:type="dxa"/>
            <w:vAlign w:val="center"/>
          </w:tcPr>
          <w:p w14:paraId="246ADE38" w14:textId="77777777" w:rsidR="0012295D" w:rsidRPr="00C723D6" w:rsidRDefault="0012295D">
            <w:pPr>
              <w:rPr>
                <w:color w:val="C51B88" w:themeColor="accent1"/>
                <w:lang w:val="en-US"/>
              </w:rPr>
            </w:pPr>
            <w:r w:rsidRPr="00C723D6">
              <w:rPr>
                <w:color w:val="C51B88" w:themeColor="accent1"/>
                <w:lang w:val="en-US"/>
              </w:rPr>
              <w:t xml:space="preserve">EMESSO DA </w:t>
            </w:r>
          </w:p>
        </w:tc>
        <w:tc>
          <w:tcPr>
            <w:tcW w:w="7710" w:type="dxa"/>
            <w:vAlign w:val="center"/>
          </w:tcPr>
          <w:p w14:paraId="32DBCEE7" w14:textId="1565ECDC" w:rsidR="0012295D" w:rsidRPr="00C723D6" w:rsidRDefault="003A3C18">
            <w:pPr>
              <w:rPr>
                <w:lang w:val="en-US"/>
              </w:rPr>
            </w:pPr>
            <w:r w:rsidRPr="003A3C18">
              <w:rPr>
                <w:lang w:val="en-US"/>
              </w:rPr>
              <w:t>Group Information Security Office (GISO)</w:t>
            </w:r>
          </w:p>
        </w:tc>
      </w:tr>
      <w:tr w:rsidR="0012295D" w:rsidRPr="00C723D6" w14:paraId="49999546" w14:textId="77777777">
        <w:trPr>
          <w:trHeight w:val="57"/>
        </w:trPr>
        <w:tc>
          <w:tcPr>
            <w:tcW w:w="2268" w:type="dxa"/>
            <w:vAlign w:val="center"/>
          </w:tcPr>
          <w:p w14:paraId="6FE4EFD3" w14:textId="77777777" w:rsidR="0012295D" w:rsidRPr="00C723D6" w:rsidRDefault="0012295D">
            <w:pPr>
              <w:rPr>
                <w:color w:val="C51B88" w:themeColor="accent1"/>
                <w:lang w:val="en-US"/>
              </w:rPr>
            </w:pPr>
            <w:r w:rsidRPr="00C723D6">
              <w:rPr>
                <w:color w:val="C51B88" w:themeColor="accent1"/>
                <w:lang w:val="en-US"/>
              </w:rPr>
              <w:t xml:space="preserve">APPROVATO DA </w:t>
            </w:r>
          </w:p>
        </w:tc>
        <w:tc>
          <w:tcPr>
            <w:tcW w:w="7710" w:type="dxa"/>
            <w:vAlign w:val="center"/>
          </w:tcPr>
          <w:p w14:paraId="3CD16EEF" w14:textId="03FE3D89" w:rsidR="0012295D" w:rsidRPr="00C723D6" w:rsidRDefault="003A3C18">
            <w:r>
              <w:t>Group CISO</w:t>
            </w:r>
          </w:p>
        </w:tc>
      </w:tr>
      <w:tr w:rsidR="0012295D" w:rsidRPr="00C723D6" w14:paraId="3A80901A" w14:textId="77777777">
        <w:trPr>
          <w:trHeight w:val="57"/>
        </w:trPr>
        <w:tc>
          <w:tcPr>
            <w:tcW w:w="2268" w:type="dxa"/>
            <w:vAlign w:val="center"/>
          </w:tcPr>
          <w:p w14:paraId="24007F17" w14:textId="77777777" w:rsidR="0012295D" w:rsidRPr="00C723D6" w:rsidRDefault="0012295D">
            <w:pPr>
              <w:rPr>
                <w:color w:val="C51B88" w:themeColor="accent1"/>
                <w:lang w:val="en-US"/>
              </w:rPr>
            </w:pPr>
            <w:r w:rsidRPr="00C723D6">
              <w:rPr>
                <w:color w:val="C51B88" w:themeColor="accent1"/>
                <w:lang w:val="en-US"/>
              </w:rPr>
              <w:t>DATA DI DECORRENZA</w:t>
            </w:r>
          </w:p>
        </w:tc>
        <w:tc>
          <w:tcPr>
            <w:tcW w:w="7710" w:type="dxa"/>
            <w:vAlign w:val="center"/>
          </w:tcPr>
          <w:p w14:paraId="421854F8" w14:textId="0935C92F" w:rsidR="0012295D" w:rsidRPr="00C723D6" w:rsidRDefault="0012295D">
            <w:pPr>
              <w:rPr>
                <w:lang w:val="en-US"/>
              </w:rPr>
            </w:pPr>
            <w:r w:rsidRPr="00C723D6">
              <w:rPr>
                <w:lang w:val="en-US"/>
              </w:rPr>
              <w:t>gg/</w:t>
            </w:r>
            <w:r w:rsidR="0069060B">
              <w:rPr>
                <w:lang w:val="en-US"/>
              </w:rPr>
              <w:t>08</w:t>
            </w:r>
            <w:r w:rsidRPr="00C723D6">
              <w:rPr>
                <w:lang w:val="en-US"/>
              </w:rPr>
              <w:t>/</w:t>
            </w:r>
            <w:r w:rsidR="0069060B">
              <w:rPr>
                <w:lang w:val="en-US"/>
              </w:rPr>
              <w:t>2026</w:t>
            </w:r>
          </w:p>
        </w:tc>
      </w:tr>
      <w:tr w:rsidR="0012295D" w:rsidRPr="00C723D6" w14:paraId="0A5DC160" w14:textId="77777777">
        <w:trPr>
          <w:trHeight w:val="57"/>
        </w:trPr>
        <w:tc>
          <w:tcPr>
            <w:tcW w:w="2268" w:type="dxa"/>
            <w:vAlign w:val="center"/>
          </w:tcPr>
          <w:p w14:paraId="7124FF66" w14:textId="77777777" w:rsidR="0012295D" w:rsidRPr="00C723D6" w:rsidRDefault="0012295D">
            <w:pPr>
              <w:rPr>
                <w:color w:val="C51B88" w:themeColor="accent1"/>
                <w:lang w:val="en-US"/>
              </w:rPr>
            </w:pPr>
            <w:r w:rsidRPr="00C723D6">
              <w:rPr>
                <w:color w:val="C51B88" w:themeColor="accent1"/>
                <w:lang w:val="en-US"/>
              </w:rPr>
              <w:t>N.RO VERSIONE</w:t>
            </w:r>
          </w:p>
        </w:tc>
        <w:tc>
          <w:tcPr>
            <w:tcW w:w="7710" w:type="dxa"/>
            <w:vAlign w:val="center"/>
          </w:tcPr>
          <w:p w14:paraId="3366D09C" w14:textId="3A1BD710" w:rsidR="0012295D" w:rsidRPr="00C723D6" w:rsidRDefault="003A3C18">
            <w:pPr>
              <w:rPr>
                <w:lang w:val="en-US"/>
              </w:rPr>
            </w:pPr>
            <w:r>
              <w:rPr>
                <w:lang w:val="en-US"/>
              </w:rPr>
              <w:t>1.0</w:t>
            </w:r>
          </w:p>
        </w:tc>
      </w:tr>
      <w:tr w:rsidR="0012295D" w:rsidRPr="00C723D6" w14:paraId="4BD34F6C" w14:textId="77777777">
        <w:trPr>
          <w:trHeight w:val="57"/>
        </w:trPr>
        <w:tc>
          <w:tcPr>
            <w:tcW w:w="2268" w:type="dxa"/>
            <w:vAlign w:val="center"/>
          </w:tcPr>
          <w:p w14:paraId="49D0250A" w14:textId="77777777" w:rsidR="0012295D" w:rsidRPr="00C723D6" w:rsidRDefault="0012295D">
            <w:pPr>
              <w:rPr>
                <w:color w:val="C51B88" w:themeColor="accent1"/>
                <w:lang w:val="en-US"/>
              </w:rPr>
            </w:pPr>
            <w:r w:rsidRPr="00C723D6">
              <w:rPr>
                <w:color w:val="C51B88" w:themeColor="accent1"/>
                <w:lang w:val="en-US"/>
              </w:rPr>
              <w:t>CODIFICA</w:t>
            </w:r>
          </w:p>
        </w:tc>
        <w:tc>
          <w:tcPr>
            <w:tcW w:w="7710" w:type="dxa"/>
            <w:vAlign w:val="center"/>
          </w:tcPr>
          <w:p w14:paraId="5129CE11" w14:textId="679D5966" w:rsidR="0012295D" w:rsidRPr="00C723D6" w:rsidRDefault="00C44F7C">
            <w:r w:rsidRPr="00C44F7C">
              <w:t>ISM08_IO01_Metodologia di Cyber Risk Assessment e Risk Treatment</w:t>
            </w:r>
          </w:p>
        </w:tc>
      </w:tr>
    </w:tbl>
    <w:p w14:paraId="049AB5A2" w14:textId="77777777" w:rsidR="0012295D" w:rsidRPr="00C723D6" w:rsidRDefault="0012295D" w:rsidP="0012295D">
      <w:pPr>
        <w:spacing w:before="0"/>
        <w:jc w:val="both"/>
      </w:pPr>
    </w:p>
    <w:p w14:paraId="3E36C1B2" w14:textId="77777777" w:rsidR="0012295D" w:rsidRPr="00C723D6" w:rsidRDefault="0012295D" w:rsidP="0012295D">
      <w:pPr>
        <w:spacing w:before="0"/>
        <w:jc w:val="both"/>
      </w:pPr>
    </w:p>
    <w:p w14:paraId="55B1AC32" w14:textId="77777777" w:rsidR="0012295D" w:rsidRPr="00C723D6" w:rsidRDefault="0012295D" w:rsidP="0012295D">
      <w:pPr>
        <w:spacing w:before="0"/>
        <w:jc w:val="both"/>
      </w:pPr>
    </w:p>
    <w:p w14:paraId="1C27CE89" w14:textId="77777777" w:rsidR="0012295D" w:rsidRPr="00C723D6" w:rsidRDefault="0012295D" w:rsidP="0012295D">
      <w:pPr>
        <w:spacing w:before="0"/>
        <w:jc w:val="both"/>
      </w:pPr>
      <w:r w:rsidRPr="00C723D6">
        <w:t>TABELLA DELLE REVISIONI:</w:t>
      </w:r>
    </w:p>
    <w:p w14:paraId="3E2B257A" w14:textId="77777777" w:rsidR="0012295D" w:rsidRPr="00C723D6" w:rsidRDefault="0012295D" w:rsidP="0012295D">
      <w:pPr>
        <w:spacing w:before="0"/>
        <w:jc w:val="both"/>
      </w:pPr>
    </w:p>
    <w:tbl>
      <w:tblPr>
        <w:tblStyle w:val="Grigliatabella"/>
        <w:tblpPr w:leftFromText="141" w:rightFromText="141" w:vertAnchor="text" w:horzAnchor="margin" w:tblpY="93"/>
        <w:tblW w:w="0" w:type="auto"/>
        <w:tblBorders>
          <w:top w:val="none" w:sz="0" w:space="0" w:color="auto"/>
          <w:left w:val="none" w:sz="0" w:space="0" w:color="auto"/>
          <w:bottom w:val="none" w:sz="0" w:space="0" w:color="auto"/>
          <w:right w:val="none" w:sz="0" w:space="0" w:color="auto"/>
          <w:insideH w:val="single" w:sz="4" w:space="0" w:color="AEAAAA"/>
          <w:insideV w:val="single" w:sz="4" w:space="0" w:color="AEAAAA"/>
        </w:tblBorders>
        <w:tblCellMar>
          <w:top w:w="57" w:type="dxa"/>
          <w:left w:w="113" w:type="dxa"/>
          <w:bottom w:w="57" w:type="dxa"/>
          <w:right w:w="113" w:type="dxa"/>
        </w:tblCellMar>
        <w:tblLook w:val="04A0" w:firstRow="1" w:lastRow="0" w:firstColumn="1" w:lastColumn="0" w:noHBand="0" w:noVBand="1"/>
      </w:tblPr>
      <w:tblGrid>
        <w:gridCol w:w="720"/>
        <w:gridCol w:w="1032"/>
        <w:gridCol w:w="1328"/>
        <w:gridCol w:w="1259"/>
        <w:gridCol w:w="2251"/>
        <w:gridCol w:w="3388"/>
      </w:tblGrid>
      <w:tr w:rsidR="0012295D" w:rsidRPr="00C723D6" w14:paraId="1ED369D0" w14:textId="77777777">
        <w:trPr>
          <w:trHeight w:val="283"/>
        </w:trPr>
        <w:tc>
          <w:tcPr>
            <w:tcW w:w="0" w:type="auto"/>
            <w:tcBorders>
              <w:bottom w:val="single" w:sz="4" w:space="0" w:color="AEAAAA"/>
            </w:tcBorders>
            <w:vAlign w:val="center"/>
          </w:tcPr>
          <w:p w14:paraId="18498CA5" w14:textId="77777777" w:rsidR="0012295D" w:rsidRPr="00C723D6" w:rsidRDefault="0012295D">
            <w:pPr>
              <w:rPr>
                <w:color w:val="C51B88" w:themeColor="accent1"/>
                <w:lang w:val="en-US"/>
              </w:rPr>
            </w:pPr>
            <w:r w:rsidRPr="00C723D6">
              <w:rPr>
                <w:color w:val="C51B88" w:themeColor="accent1"/>
                <w:lang w:val="en-US"/>
              </w:rPr>
              <w:t>VERS.</w:t>
            </w:r>
          </w:p>
        </w:tc>
        <w:tc>
          <w:tcPr>
            <w:tcW w:w="0" w:type="auto"/>
            <w:tcBorders>
              <w:bottom w:val="single" w:sz="4" w:space="0" w:color="AEAAAA"/>
            </w:tcBorders>
            <w:vAlign w:val="center"/>
          </w:tcPr>
          <w:p w14:paraId="58A548D1" w14:textId="77777777" w:rsidR="0012295D" w:rsidRPr="00C723D6" w:rsidRDefault="0012295D">
            <w:pPr>
              <w:rPr>
                <w:color w:val="C51B88" w:themeColor="accent1"/>
                <w:lang w:val="en-US"/>
              </w:rPr>
            </w:pPr>
            <w:r w:rsidRPr="00C723D6">
              <w:rPr>
                <w:color w:val="C51B88" w:themeColor="accent1"/>
                <w:lang w:val="en-US"/>
              </w:rPr>
              <w:t>DATA</w:t>
            </w:r>
          </w:p>
        </w:tc>
        <w:tc>
          <w:tcPr>
            <w:tcW w:w="0" w:type="auto"/>
            <w:tcBorders>
              <w:bottom w:val="single" w:sz="4" w:space="0" w:color="AEAAAA"/>
            </w:tcBorders>
            <w:vAlign w:val="center"/>
          </w:tcPr>
          <w:p w14:paraId="57E76094" w14:textId="77777777" w:rsidR="0012295D" w:rsidRPr="00C723D6" w:rsidRDefault="0012295D">
            <w:pPr>
              <w:rPr>
                <w:color w:val="C51B88" w:themeColor="accent1"/>
                <w:lang w:val="en-US"/>
              </w:rPr>
            </w:pPr>
            <w:r w:rsidRPr="00C723D6">
              <w:rPr>
                <w:color w:val="C51B88" w:themeColor="accent1"/>
                <w:lang w:val="en-US"/>
              </w:rPr>
              <w:t>MOTIVO</w:t>
            </w:r>
          </w:p>
        </w:tc>
        <w:tc>
          <w:tcPr>
            <w:tcW w:w="0" w:type="auto"/>
            <w:tcBorders>
              <w:bottom w:val="single" w:sz="4" w:space="0" w:color="AEAAAA"/>
            </w:tcBorders>
            <w:vAlign w:val="center"/>
          </w:tcPr>
          <w:p w14:paraId="6270E1C2" w14:textId="77777777" w:rsidR="0012295D" w:rsidRPr="00C723D6" w:rsidRDefault="0012295D">
            <w:pPr>
              <w:rPr>
                <w:color w:val="C51B88" w:themeColor="accent1"/>
                <w:lang w:val="en-US"/>
              </w:rPr>
            </w:pPr>
            <w:r w:rsidRPr="00C723D6">
              <w:rPr>
                <w:color w:val="C51B88" w:themeColor="accent1"/>
                <w:lang w:val="en-US"/>
              </w:rPr>
              <w:t>MODIFICHE</w:t>
            </w:r>
          </w:p>
        </w:tc>
        <w:tc>
          <w:tcPr>
            <w:tcW w:w="0" w:type="auto"/>
            <w:tcBorders>
              <w:bottom w:val="single" w:sz="4" w:space="0" w:color="AEAAAA"/>
            </w:tcBorders>
          </w:tcPr>
          <w:p w14:paraId="1F91C112" w14:textId="77777777" w:rsidR="0012295D" w:rsidRPr="00C723D6" w:rsidRDefault="0012295D">
            <w:pPr>
              <w:rPr>
                <w:color w:val="C51B88" w:themeColor="accent1"/>
                <w:lang w:val="en-US"/>
              </w:rPr>
            </w:pPr>
            <w:r w:rsidRPr="00C723D6">
              <w:rPr>
                <w:color w:val="C51B88" w:themeColor="accent1"/>
                <w:lang w:val="en-US"/>
              </w:rPr>
              <w:t>AUTORI</w:t>
            </w:r>
          </w:p>
        </w:tc>
        <w:tc>
          <w:tcPr>
            <w:tcW w:w="0" w:type="auto"/>
            <w:tcBorders>
              <w:bottom w:val="single" w:sz="4" w:space="0" w:color="AEAAAA"/>
            </w:tcBorders>
          </w:tcPr>
          <w:p w14:paraId="35A8911A" w14:textId="77777777" w:rsidR="0012295D" w:rsidRPr="00C723D6" w:rsidRDefault="0012295D">
            <w:pPr>
              <w:rPr>
                <w:color w:val="C51B88" w:themeColor="accent1"/>
                <w:lang w:val="en-US"/>
              </w:rPr>
            </w:pPr>
            <w:r w:rsidRPr="00C723D6">
              <w:rPr>
                <w:color w:val="C51B88" w:themeColor="accent1"/>
                <w:lang w:val="en-US"/>
              </w:rPr>
              <w:t>VERIFICATORI</w:t>
            </w:r>
          </w:p>
        </w:tc>
      </w:tr>
      <w:tr w:rsidR="00206B80" w:rsidRPr="002F72BB" w14:paraId="433330A2" w14:textId="77777777">
        <w:trPr>
          <w:trHeight w:val="339"/>
        </w:trPr>
        <w:tc>
          <w:tcPr>
            <w:tcW w:w="0" w:type="auto"/>
            <w:tcBorders>
              <w:top w:val="single" w:sz="4" w:space="0" w:color="AEAAAA"/>
              <w:bottom w:val="single" w:sz="4" w:space="0" w:color="AEAAAA"/>
            </w:tcBorders>
            <w:vAlign w:val="center"/>
          </w:tcPr>
          <w:p w14:paraId="2F8F2276" w14:textId="77777777" w:rsidR="00206B80" w:rsidRPr="00C723D6" w:rsidRDefault="00206B80" w:rsidP="00206B80">
            <w:pPr>
              <w:spacing w:before="0"/>
              <w:rPr>
                <w:sz w:val="16"/>
              </w:rPr>
            </w:pPr>
            <w:r w:rsidRPr="00C723D6">
              <w:rPr>
                <w:sz w:val="16"/>
              </w:rPr>
              <w:t>1.0</w:t>
            </w:r>
          </w:p>
        </w:tc>
        <w:tc>
          <w:tcPr>
            <w:tcW w:w="0" w:type="auto"/>
            <w:tcBorders>
              <w:top w:val="single" w:sz="4" w:space="0" w:color="AEAAAA"/>
              <w:bottom w:val="single" w:sz="4" w:space="0" w:color="AEAAAA"/>
            </w:tcBorders>
            <w:vAlign w:val="center"/>
          </w:tcPr>
          <w:p w14:paraId="2129D0CD" w14:textId="2458467C" w:rsidR="00206B80" w:rsidRPr="00C723D6" w:rsidRDefault="00206B80" w:rsidP="00206B80">
            <w:pPr>
              <w:spacing w:before="0"/>
              <w:rPr>
                <w:sz w:val="16"/>
              </w:rPr>
            </w:pPr>
            <w:r w:rsidRPr="00C723D6">
              <w:rPr>
                <w:sz w:val="16"/>
              </w:rPr>
              <w:t>gg/</w:t>
            </w:r>
            <w:r w:rsidR="00C44F7C">
              <w:rPr>
                <w:sz w:val="16"/>
              </w:rPr>
              <w:t>11</w:t>
            </w:r>
            <w:r w:rsidRPr="00C723D6">
              <w:rPr>
                <w:sz w:val="16"/>
              </w:rPr>
              <w:t>/</w:t>
            </w:r>
            <w:r w:rsidR="00F25B92">
              <w:rPr>
                <w:sz w:val="16"/>
              </w:rPr>
              <w:t>2026</w:t>
            </w:r>
          </w:p>
        </w:tc>
        <w:tc>
          <w:tcPr>
            <w:tcW w:w="0" w:type="auto"/>
            <w:tcBorders>
              <w:top w:val="single" w:sz="4" w:space="0" w:color="AEAAAA"/>
              <w:bottom w:val="single" w:sz="4" w:space="0" w:color="AEAAAA"/>
            </w:tcBorders>
            <w:vAlign w:val="center"/>
          </w:tcPr>
          <w:p w14:paraId="5C3C0A55" w14:textId="77777777" w:rsidR="00206B80" w:rsidRPr="00C723D6" w:rsidRDefault="00206B80" w:rsidP="00206B80">
            <w:pPr>
              <w:spacing w:before="0"/>
              <w:rPr>
                <w:sz w:val="16"/>
              </w:rPr>
            </w:pPr>
            <w:r w:rsidRPr="00C723D6">
              <w:rPr>
                <w:sz w:val="16"/>
              </w:rPr>
              <w:t>Prima Emissione</w:t>
            </w:r>
          </w:p>
        </w:tc>
        <w:tc>
          <w:tcPr>
            <w:tcW w:w="0" w:type="auto"/>
            <w:tcBorders>
              <w:top w:val="single" w:sz="4" w:space="0" w:color="AEAAAA"/>
              <w:bottom w:val="single" w:sz="4" w:space="0" w:color="AEAAAA"/>
            </w:tcBorders>
            <w:vAlign w:val="center"/>
          </w:tcPr>
          <w:p w14:paraId="0665521F" w14:textId="77777777" w:rsidR="00206B80" w:rsidRPr="00C723D6" w:rsidRDefault="00206B80" w:rsidP="00206B80">
            <w:pPr>
              <w:spacing w:before="0"/>
              <w:rPr>
                <w:sz w:val="16"/>
              </w:rPr>
            </w:pPr>
            <w:r w:rsidRPr="00C723D6">
              <w:rPr>
                <w:sz w:val="16"/>
              </w:rPr>
              <w:t>n.a.</w:t>
            </w:r>
          </w:p>
        </w:tc>
        <w:tc>
          <w:tcPr>
            <w:tcW w:w="0" w:type="auto"/>
            <w:tcBorders>
              <w:top w:val="single" w:sz="4" w:space="0" w:color="AEAAAA"/>
              <w:bottom w:val="single" w:sz="4" w:space="0" w:color="AEAAAA"/>
            </w:tcBorders>
            <w:vAlign w:val="center"/>
          </w:tcPr>
          <w:p w14:paraId="06B42648" w14:textId="0F906CD0" w:rsidR="00206B80" w:rsidRPr="00C723D6" w:rsidRDefault="00206B80" w:rsidP="00206B80">
            <w:pPr>
              <w:spacing w:before="0"/>
              <w:rPr>
                <w:sz w:val="16"/>
                <w:lang w:val="en-GB"/>
              </w:rPr>
            </w:pPr>
            <w:r>
              <w:rPr>
                <w:sz w:val="16"/>
                <w:lang w:val="en-GB"/>
              </w:rPr>
              <w:t>Group Information Security Office</w:t>
            </w:r>
          </w:p>
        </w:tc>
        <w:tc>
          <w:tcPr>
            <w:tcW w:w="0" w:type="auto"/>
            <w:tcBorders>
              <w:top w:val="single" w:sz="4" w:space="0" w:color="AEAAAA"/>
              <w:bottom w:val="single" w:sz="4" w:space="0" w:color="AEAAAA"/>
            </w:tcBorders>
            <w:vAlign w:val="center"/>
          </w:tcPr>
          <w:p w14:paraId="68C90559" w14:textId="77777777" w:rsidR="00206B80" w:rsidRPr="006F3876" w:rsidRDefault="00206B80" w:rsidP="00206B80">
            <w:pPr>
              <w:spacing w:before="0"/>
              <w:rPr>
                <w:sz w:val="16"/>
                <w:lang w:val="en-GB"/>
              </w:rPr>
            </w:pPr>
            <w:r w:rsidRPr="006F3876">
              <w:rPr>
                <w:sz w:val="16"/>
                <w:lang w:val="en-GB"/>
              </w:rPr>
              <w:t>Group Compliance &amp; Data Protection</w:t>
            </w:r>
          </w:p>
          <w:p w14:paraId="0CC6D702" w14:textId="02DF07FE" w:rsidR="00206B80" w:rsidRPr="003A3C18" w:rsidRDefault="00206B80" w:rsidP="00206B80">
            <w:pPr>
              <w:spacing w:before="0"/>
              <w:rPr>
                <w:sz w:val="16"/>
                <w:highlight w:val="yellow"/>
                <w:lang w:val="en-GB"/>
              </w:rPr>
            </w:pPr>
            <w:r w:rsidRPr="006F3876">
              <w:rPr>
                <w:sz w:val="16"/>
                <w:lang w:val="en-GB"/>
              </w:rPr>
              <w:t>Group Organization, Compensation &amp; Global Mobility</w:t>
            </w:r>
          </w:p>
        </w:tc>
      </w:tr>
    </w:tbl>
    <w:p w14:paraId="0DAC1ECC" w14:textId="77777777" w:rsidR="0012295D" w:rsidRPr="00C723D6" w:rsidRDefault="0012295D" w:rsidP="0012295D">
      <w:pPr>
        <w:spacing w:before="0"/>
        <w:jc w:val="both"/>
        <w:rPr>
          <w:lang w:val="en-US"/>
        </w:rPr>
      </w:pPr>
      <w:r w:rsidRPr="00C723D6">
        <w:rPr>
          <w:lang w:val="en-US"/>
        </w:rPr>
        <w:br w:type="page"/>
      </w:r>
    </w:p>
    <w:p w14:paraId="1F262080" w14:textId="77777777" w:rsidR="0012295D" w:rsidRPr="00C723D6" w:rsidRDefault="0012295D" w:rsidP="0012295D">
      <w:pPr>
        <w:rPr>
          <w:lang w:val="en-US"/>
        </w:rPr>
      </w:pPr>
    </w:p>
    <w:p w14:paraId="14B97E4F" w14:textId="77777777" w:rsidR="0012295D" w:rsidRPr="00C723D6" w:rsidRDefault="0012295D" w:rsidP="0012295D">
      <w:pPr>
        <w:rPr>
          <w:lang w:val="en-US"/>
        </w:rPr>
      </w:pPr>
    </w:p>
    <w:sdt>
      <w:sdtPr>
        <w:rPr>
          <w:caps w:val="0"/>
          <w:spacing w:val="0"/>
          <w:sz w:val="18"/>
          <w:szCs w:val="20"/>
        </w:rPr>
        <w:id w:val="-1883238312"/>
        <w:docPartObj>
          <w:docPartGallery w:val="Table of Contents"/>
          <w:docPartUnique/>
        </w:docPartObj>
      </w:sdtPr>
      <w:sdtEndPr>
        <w:rPr>
          <w:b/>
          <w:bCs/>
        </w:rPr>
      </w:sdtEndPr>
      <w:sdtContent>
        <w:p w14:paraId="2B2F4BD5" w14:textId="77777777" w:rsidR="0012295D" w:rsidRPr="00C723D6" w:rsidRDefault="0012295D" w:rsidP="0012295D">
          <w:pPr>
            <w:pStyle w:val="Titolosommario"/>
          </w:pPr>
          <w:r w:rsidRPr="00C723D6">
            <w:t>Sommario</w:t>
          </w:r>
        </w:p>
        <w:p w14:paraId="4BD363DF" w14:textId="236BE537" w:rsidR="00F163C5" w:rsidRDefault="00AF2BC6">
          <w:pPr>
            <w:pStyle w:val="Sommario1"/>
            <w:tabs>
              <w:tab w:val="left" w:pos="800"/>
              <w:tab w:val="right" w:leader="dot" w:pos="9968"/>
            </w:tabs>
            <w:rPr>
              <w:rFonts w:cstheme="minorBidi"/>
              <w:b w:val="0"/>
              <w:bCs w:val="0"/>
              <w:caps w:val="0"/>
              <w:noProof/>
              <w:color w:val="auto"/>
              <w:kern w:val="2"/>
              <w:sz w:val="24"/>
              <w:szCs w:val="24"/>
              <w:lang w:eastAsia="it-IT"/>
              <w14:ligatures w14:val="standardContextual"/>
            </w:rPr>
          </w:pPr>
          <w:r>
            <w:rPr>
              <w:sz w:val="20"/>
            </w:rPr>
            <w:fldChar w:fldCharType="begin"/>
          </w:r>
          <w:r>
            <w:rPr>
              <w:sz w:val="20"/>
            </w:rPr>
            <w:instrText xml:space="preserve"> TOC \o "1-2" \h \z \u </w:instrText>
          </w:r>
          <w:r>
            <w:rPr>
              <w:sz w:val="20"/>
            </w:rPr>
            <w:fldChar w:fldCharType="separate"/>
          </w:r>
          <w:hyperlink w:anchor="_Toc238751489" w:history="1">
            <w:r w:rsidR="00F163C5" w:rsidRPr="000217FF">
              <w:rPr>
                <w:rStyle w:val="Collegamentoipertestuale"/>
                <w:noProof/>
              </w:rPr>
              <w:t>1</w:t>
            </w:r>
            <w:r w:rsidR="00F163C5">
              <w:rPr>
                <w:rFonts w:cstheme="minorBidi"/>
                <w:b w:val="0"/>
                <w:bCs w:val="0"/>
                <w:caps w:val="0"/>
                <w:noProof/>
                <w:color w:val="auto"/>
                <w:kern w:val="2"/>
                <w:sz w:val="24"/>
                <w:szCs w:val="24"/>
                <w:lang w:eastAsia="it-IT"/>
                <w14:ligatures w14:val="standardContextual"/>
              </w:rPr>
              <w:tab/>
            </w:r>
            <w:r w:rsidR="00F163C5" w:rsidRPr="000217FF">
              <w:rPr>
                <w:rStyle w:val="Collegamentoipertestuale"/>
                <w:noProof/>
              </w:rPr>
              <w:t>SCOPO E CAMPO DI APPLICAZIONE</w:t>
            </w:r>
            <w:r w:rsidR="00F163C5">
              <w:rPr>
                <w:noProof/>
                <w:webHidden/>
              </w:rPr>
              <w:tab/>
            </w:r>
            <w:r w:rsidR="00F163C5">
              <w:rPr>
                <w:noProof/>
                <w:webHidden/>
              </w:rPr>
              <w:fldChar w:fldCharType="begin"/>
            </w:r>
            <w:r w:rsidR="00F163C5">
              <w:rPr>
                <w:noProof/>
                <w:webHidden/>
              </w:rPr>
              <w:instrText xml:space="preserve"> PAGEREF _Toc238751489 \h </w:instrText>
            </w:r>
            <w:r w:rsidR="00F163C5">
              <w:rPr>
                <w:noProof/>
                <w:webHidden/>
              </w:rPr>
            </w:r>
            <w:r w:rsidR="00F163C5">
              <w:rPr>
                <w:noProof/>
                <w:webHidden/>
              </w:rPr>
              <w:fldChar w:fldCharType="separate"/>
            </w:r>
            <w:r w:rsidR="00F163C5">
              <w:rPr>
                <w:noProof/>
                <w:webHidden/>
              </w:rPr>
              <w:t>4</w:t>
            </w:r>
            <w:r w:rsidR="00F163C5">
              <w:rPr>
                <w:noProof/>
                <w:webHidden/>
              </w:rPr>
              <w:fldChar w:fldCharType="end"/>
            </w:r>
          </w:hyperlink>
        </w:p>
        <w:p w14:paraId="07AB46A5" w14:textId="64EDBEA2" w:rsidR="00F163C5" w:rsidRDefault="00F163C5">
          <w:pPr>
            <w:pStyle w:val="Sommario1"/>
            <w:tabs>
              <w:tab w:val="left" w:pos="800"/>
              <w:tab w:val="right" w:leader="dot" w:pos="9968"/>
            </w:tabs>
            <w:rPr>
              <w:rFonts w:cstheme="minorBidi"/>
              <w:b w:val="0"/>
              <w:bCs w:val="0"/>
              <w:caps w:val="0"/>
              <w:noProof/>
              <w:color w:val="auto"/>
              <w:kern w:val="2"/>
              <w:sz w:val="24"/>
              <w:szCs w:val="24"/>
              <w:lang w:eastAsia="it-IT"/>
              <w14:ligatures w14:val="standardContextual"/>
            </w:rPr>
          </w:pPr>
          <w:hyperlink w:anchor="_Toc238751490" w:history="1">
            <w:r w:rsidRPr="000217FF">
              <w:rPr>
                <w:rStyle w:val="Collegamentoipertestuale"/>
                <w:noProof/>
              </w:rPr>
              <w:t>2</w:t>
            </w:r>
            <w:r>
              <w:rPr>
                <w:rFonts w:cstheme="minorBidi"/>
                <w:b w:val="0"/>
                <w:bCs w:val="0"/>
                <w:caps w:val="0"/>
                <w:noProof/>
                <w:color w:val="auto"/>
                <w:kern w:val="2"/>
                <w:sz w:val="24"/>
                <w:szCs w:val="24"/>
                <w:lang w:eastAsia="it-IT"/>
                <w14:ligatures w14:val="standardContextual"/>
              </w:rPr>
              <w:tab/>
            </w:r>
            <w:r w:rsidRPr="000217FF">
              <w:rPr>
                <w:rStyle w:val="Collegamentoipertestuale"/>
                <w:noProof/>
              </w:rPr>
              <w:t>DEFINIZIONI E ACRONIMI</w:t>
            </w:r>
            <w:r>
              <w:rPr>
                <w:noProof/>
                <w:webHidden/>
              </w:rPr>
              <w:tab/>
            </w:r>
            <w:r>
              <w:rPr>
                <w:noProof/>
                <w:webHidden/>
              </w:rPr>
              <w:fldChar w:fldCharType="begin"/>
            </w:r>
            <w:r>
              <w:rPr>
                <w:noProof/>
                <w:webHidden/>
              </w:rPr>
              <w:instrText xml:space="preserve"> PAGEREF _Toc238751490 \h </w:instrText>
            </w:r>
            <w:r>
              <w:rPr>
                <w:noProof/>
                <w:webHidden/>
              </w:rPr>
            </w:r>
            <w:r>
              <w:rPr>
                <w:noProof/>
                <w:webHidden/>
              </w:rPr>
              <w:fldChar w:fldCharType="separate"/>
            </w:r>
            <w:r>
              <w:rPr>
                <w:noProof/>
                <w:webHidden/>
              </w:rPr>
              <w:t>4</w:t>
            </w:r>
            <w:r>
              <w:rPr>
                <w:noProof/>
                <w:webHidden/>
              </w:rPr>
              <w:fldChar w:fldCharType="end"/>
            </w:r>
          </w:hyperlink>
        </w:p>
        <w:p w14:paraId="50C1D93E" w14:textId="034B03D6"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491" w:history="1">
            <w:r w:rsidRPr="000217FF">
              <w:rPr>
                <w:rStyle w:val="Collegamentoipertestuale"/>
                <w:noProof/>
              </w:rPr>
              <w:t>2.1</w:t>
            </w:r>
            <w:r>
              <w:rPr>
                <w:rFonts w:cstheme="minorBidi"/>
                <w:b w:val="0"/>
                <w:caps w:val="0"/>
                <w:noProof/>
                <w:kern w:val="2"/>
                <w:sz w:val="24"/>
                <w:szCs w:val="24"/>
                <w:lang w:eastAsia="it-IT"/>
                <w14:ligatures w14:val="standardContextual"/>
              </w:rPr>
              <w:tab/>
            </w:r>
            <w:r w:rsidRPr="000217FF">
              <w:rPr>
                <w:rStyle w:val="Collegamentoipertestuale"/>
                <w:noProof/>
              </w:rPr>
              <w:t>DEFINIZIONI</w:t>
            </w:r>
            <w:r>
              <w:rPr>
                <w:noProof/>
                <w:webHidden/>
              </w:rPr>
              <w:tab/>
            </w:r>
            <w:r>
              <w:rPr>
                <w:noProof/>
                <w:webHidden/>
              </w:rPr>
              <w:fldChar w:fldCharType="begin"/>
            </w:r>
            <w:r>
              <w:rPr>
                <w:noProof/>
                <w:webHidden/>
              </w:rPr>
              <w:instrText xml:space="preserve"> PAGEREF _Toc238751491 \h </w:instrText>
            </w:r>
            <w:r>
              <w:rPr>
                <w:noProof/>
                <w:webHidden/>
              </w:rPr>
            </w:r>
            <w:r>
              <w:rPr>
                <w:noProof/>
                <w:webHidden/>
              </w:rPr>
              <w:fldChar w:fldCharType="separate"/>
            </w:r>
            <w:r>
              <w:rPr>
                <w:noProof/>
                <w:webHidden/>
              </w:rPr>
              <w:t>4</w:t>
            </w:r>
            <w:r>
              <w:rPr>
                <w:noProof/>
                <w:webHidden/>
              </w:rPr>
              <w:fldChar w:fldCharType="end"/>
            </w:r>
          </w:hyperlink>
        </w:p>
        <w:p w14:paraId="37B80D4B" w14:textId="5190FA97"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492" w:history="1">
            <w:r w:rsidRPr="000217FF">
              <w:rPr>
                <w:rStyle w:val="Collegamentoipertestuale"/>
                <w:noProof/>
              </w:rPr>
              <w:t>2.2</w:t>
            </w:r>
            <w:r>
              <w:rPr>
                <w:rFonts w:cstheme="minorBidi"/>
                <w:b w:val="0"/>
                <w:caps w:val="0"/>
                <w:noProof/>
                <w:kern w:val="2"/>
                <w:sz w:val="24"/>
                <w:szCs w:val="24"/>
                <w:lang w:eastAsia="it-IT"/>
                <w14:ligatures w14:val="standardContextual"/>
              </w:rPr>
              <w:tab/>
            </w:r>
            <w:r w:rsidRPr="000217FF">
              <w:rPr>
                <w:rStyle w:val="Collegamentoipertestuale"/>
                <w:noProof/>
              </w:rPr>
              <w:t>ACRONIMI</w:t>
            </w:r>
            <w:r>
              <w:rPr>
                <w:noProof/>
                <w:webHidden/>
              </w:rPr>
              <w:tab/>
            </w:r>
            <w:r>
              <w:rPr>
                <w:noProof/>
                <w:webHidden/>
              </w:rPr>
              <w:fldChar w:fldCharType="begin"/>
            </w:r>
            <w:r>
              <w:rPr>
                <w:noProof/>
                <w:webHidden/>
              </w:rPr>
              <w:instrText xml:space="preserve"> PAGEREF _Toc238751492 \h </w:instrText>
            </w:r>
            <w:r>
              <w:rPr>
                <w:noProof/>
                <w:webHidden/>
              </w:rPr>
            </w:r>
            <w:r>
              <w:rPr>
                <w:noProof/>
                <w:webHidden/>
              </w:rPr>
              <w:fldChar w:fldCharType="separate"/>
            </w:r>
            <w:r>
              <w:rPr>
                <w:noProof/>
                <w:webHidden/>
              </w:rPr>
              <w:t>5</w:t>
            </w:r>
            <w:r>
              <w:rPr>
                <w:noProof/>
                <w:webHidden/>
              </w:rPr>
              <w:fldChar w:fldCharType="end"/>
            </w:r>
          </w:hyperlink>
        </w:p>
        <w:p w14:paraId="2AE2D40F" w14:textId="548D1A56" w:rsidR="00F163C5" w:rsidRDefault="00F163C5">
          <w:pPr>
            <w:pStyle w:val="Sommario1"/>
            <w:tabs>
              <w:tab w:val="left" w:pos="800"/>
              <w:tab w:val="right" w:leader="dot" w:pos="9968"/>
            </w:tabs>
            <w:rPr>
              <w:rFonts w:cstheme="minorBidi"/>
              <w:b w:val="0"/>
              <w:bCs w:val="0"/>
              <w:caps w:val="0"/>
              <w:noProof/>
              <w:color w:val="auto"/>
              <w:kern w:val="2"/>
              <w:sz w:val="24"/>
              <w:szCs w:val="24"/>
              <w:lang w:eastAsia="it-IT"/>
              <w14:ligatures w14:val="standardContextual"/>
            </w:rPr>
          </w:pPr>
          <w:hyperlink w:anchor="_Toc238751493" w:history="1">
            <w:r w:rsidRPr="000217FF">
              <w:rPr>
                <w:rStyle w:val="Collegamentoipertestuale"/>
                <w:noProof/>
              </w:rPr>
              <w:t>3</w:t>
            </w:r>
            <w:r>
              <w:rPr>
                <w:rFonts w:cstheme="minorBidi"/>
                <w:b w:val="0"/>
                <w:bCs w:val="0"/>
                <w:caps w:val="0"/>
                <w:noProof/>
                <w:color w:val="auto"/>
                <w:kern w:val="2"/>
                <w:sz w:val="24"/>
                <w:szCs w:val="24"/>
                <w:lang w:eastAsia="it-IT"/>
                <w14:ligatures w14:val="standardContextual"/>
              </w:rPr>
              <w:tab/>
            </w:r>
            <w:r w:rsidRPr="000217FF">
              <w:rPr>
                <w:rStyle w:val="Collegamentoipertestuale"/>
                <w:noProof/>
              </w:rPr>
              <w:t>RIFERIMENTI NORMATIVI</w:t>
            </w:r>
            <w:r>
              <w:rPr>
                <w:noProof/>
                <w:webHidden/>
              </w:rPr>
              <w:tab/>
            </w:r>
            <w:r>
              <w:rPr>
                <w:noProof/>
                <w:webHidden/>
              </w:rPr>
              <w:fldChar w:fldCharType="begin"/>
            </w:r>
            <w:r>
              <w:rPr>
                <w:noProof/>
                <w:webHidden/>
              </w:rPr>
              <w:instrText xml:space="preserve"> PAGEREF _Toc238751493 \h </w:instrText>
            </w:r>
            <w:r>
              <w:rPr>
                <w:noProof/>
                <w:webHidden/>
              </w:rPr>
            </w:r>
            <w:r>
              <w:rPr>
                <w:noProof/>
                <w:webHidden/>
              </w:rPr>
              <w:fldChar w:fldCharType="separate"/>
            </w:r>
            <w:r>
              <w:rPr>
                <w:noProof/>
                <w:webHidden/>
              </w:rPr>
              <w:t>6</w:t>
            </w:r>
            <w:r>
              <w:rPr>
                <w:noProof/>
                <w:webHidden/>
              </w:rPr>
              <w:fldChar w:fldCharType="end"/>
            </w:r>
          </w:hyperlink>
        </w:p>
        <w:p w14:paraId="5AEE06CF" w14:textId="3A61CB14"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494" w:history="1">
            <w:r w:rsidRPr="000217FF">
              <w:rPr>
                <w:rStyle w:val="Collegamentoipertestuale"/>
                <w:noProof/>
              </w:rPr>
              <w:t>3.1</w:t>
            </w:r>
            <w:r>
              <w:rPr>
                <w:rFonts w:cstheme="minorBidi"/>
                <w:b w:val="0"/>
                <w:caps w:val="0"/>
                <w:noProof/>
                <w:kern w:val="2"/>
                <w:sz w:val="24"/>
                <w:szCs w:val="24"/>
                <w:lang w:eastAsia="it-IT"/>
                <w14:ligatures w14:val="standardContextual"/>
              </w:rPr>
              <w:tab/>
            </w:r>
            <w:r w:rsidRPr="000217FF">
              <w:rPr>
                <w:rStyle w:val="Collegamentoipertestuale"/>
                <w:noProof/>
              </w:rPr>
              <w:t>RIFERIMENTI INTERNI</w:t>
            </w:r>
            <w:r>
              <w:rPr>
                <w:noProof/>
                <w:webHidden/>
              </w:rPr>
              <w:tab/>
            </w:r>
            <w:r>
              <w:rPr>
                <w:noProof/>
                <w:webHidden/>
              </w:rPr>
              <w:fldChar w:fldCharType="begin"/>
            </w:r>
            <w:r>
              <w:rPr>
                <w:noProof/>
                <w:webHidden/>
              </w:rPr>
              <w:instrText xml:space="preserve"> PAGEREF _Toc238751494 \h </w:instrText>
            </w:r>
            <w:r>
              <w:rPr>
                <w:noProof/>
                <w:webHidden/>
              </w:rPr>
            </w:r>
            <w:r>
              <w:rPr>
                <w:noProof/>
                <w:webHidden/>
              </w:rPr>
              <w:fldChar w:fldCharType="separate"/>
            </w:r>
            <w:r>
              <w:rPr>
                <w:noProof/>
                <w:webHidden/>
              </w:rPr>
              <w:t>6</w:t>
            </w:r>
            <w:r>
              <w:rPr>
                <w:noProof/>
                <w:webHidden/>
              </w:rPr>
              <w:fldChar w:fldCharType="end"/>
            </w:r>
          </w:hyperlink>
        </w:p>
        <w:p w14:paraId="78881859" w14:textId="4693ADCB"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495" w:history="1">
            <w:r w:rsidRPr="000217FF">
              <w:rPr>
                <w:rStyle w:val="Collegamentoipertestuale"/>
                <w:noProof/>
              </w:rPr>
              <w:t>3.2</w:t>
            </w:r>
            <w:r>
              <w:rPr>
                <w:rFonts w:cstheme="minorBidi"/>
                <w:b w:val="0"/>
                <w:caps w:val="0"/>
                <w:noProof/>
                <w:kern w:val="2"/>
                <w:sz w:val="24"/>
                <w:szCs w:val="24"/>
                <w:lang w:eastAsia="it-IT"/>
                <w14:ligatures w14:val="standardContextual"/>
              </w:rPr>
              <w:tab/>
            </w:r>
            <w:r w:rsidRPr="000217FF">
              <w:rPr>
                <w:rStyle w:val="Collegamentoipertestuale"/>
                <w:noProof/>
              </w:rPr>
              <w:t>RIFERIMENTI ESTERNI</w:t>
            </w:r>
            <w:r>
              <w:rPr>
                <w:noProof/>
                <w:webHidden/>
              </w:rPr>
              <w:tab/>
            </w:r>
            <w:r>
              <w:rPr>
                <w:noProof/>
                <w:webHidden/>
              </w:rPr>
              <w:fldChar w:fldCharType="begin"/>
            </w:r>
            <w:r>
              <w:rPr>
                <w:noProof/>
                <w:webHidden/>
              </w:rPr>
              <w:instrText xml:space="preserve"> PAGEREF _Toc238751495 \h </w:instrText>
            </w:r>
            <w:r>
              <w:rPr>
                <w:noProof/>
                <w:webHidden/>
              </w:rPr>
            </w:r>
            <w:r>
              <w:rPr>
                <w:noProof/>
                <w:webHidden/>
              </w:rPr>
              <w:fldChar w:fldCharType="separate"/>
            </w:r>
            <w:r>
              <w:rPr>
                <w:noProof/>
                <w:webHidden/>
              </w:rPr>
              <w:t>6</w:t>
            </w:r>
            <w:r>
              <w:rPr>
                <w:noProof/>
                <w:webHidden/>
              </w:rPr>
              <w:fldChar w:fldCharType="end"/>
            </w:r>
          </w:hyperlink>
        </w:p>
        <w:p w14:paraId="181B16C7" w14:textId="6AD36601" w:rsidR="00F163C5" w:rsidRDefault="00F163C5">
          <w:pPr>
            <w:pStyle w:val="Sommario1"/>
            <w:tabs>
              <w:tab w:val="left" w:pos="800"/>
              <w:tab w:val="right" w:leader="dot" w:pos="9968"/>
            </w:tabs>
            <w:rPr>
              <w:rFonts w:cstheme="minorBidi"/>
              <w:b w:val="0"/>
              <w:bCs w:val="0"/>
              <w:caps w:val="0"/>
              <w:noProof/>
              <w:color w:val="auto"/>
              <w:kern w:val="2"/>
              <w:sz w:val="24"/>
              <w:szCs w:val="24"/>
              <w:lang w:eastAsia="it-IT"/>
              <w14:ligatures w14:val="standardContextual"/>
            </w:rPr>
          </w:pPr>
          <w:hyperlink w:anchor="_Toc238751496" w:history="1">
            <w:r w:rsidRPr="000217FF">
              <w:rPr>
                <w:rStyle w:val="Collegamentoipertestuale"/>
                <w:smallCaps/>
                <w:noProof/>
              </w:rPr>
              <w:t>4</w:t>
            </w:r>
            <w:r>
              <w:rPr>
                <w:rFonts w:cstheme="minorBidi"/>
                <w:b w:val="0"/>
                <w:bCs w:val="0"/>
                <w:caps w:val="0"/>
                <w:noProof/>
                <w:color w:val="auto"/>
                <w:kern w:val="2"/>
                <w:sz w:val="24"/>
                <w:szCs w:val="24"/>
                <w:lang w:eastAsia="it-IT"/>
                <w14:ligatures w14:val="standardContextual"/>
              </w:rPr>
              <w:tab/>
            </w:r>
            <w:r w:rsidRPr="000217FF">
              <w:rPr>
                <w:rStyle w:val="Collegamentoipertestuale"/>
                <w:noProof/>
              </w:rPr>
              <w:t>RUOLI E RESPONSABILITÀ</w:t>
            </w:r>
            <w:r>
              <w:rPr>
                <w:noProof/>
                <w:webHidden/>
              </w:rPr>
              <w:tab/>
            </w:r>
            <w:r>
              <w:rPr>
                <w:noProof/>
                <w:webHidden/>
              </w:rPr>
              <w:fldChar w:fldCharType="begin"/>
            </w:r>
            <w:r>
              <w:rPr>
                <w:noProof/>
                <w:webHidden/>
              </w:rPr>
              <w:instrText xml:space="preserve"> PAGEREF _Toc238751496 \h </w:instrText>
            </w:r>
            <w:r>
              <w:rPr>
                <w:noProof/>
                <w:webHidden/>
              </w:rPr>
            </w:r>
            <w:r>
              <w:rPr>
                <w:noProof/>
                <w:webHidden/>
              </w:rPr>
              <w:fldChar w:fldCharType="separate"/>
            </w:r>
            <w:r>
              <w:rPr>
                <w:noProof/>
                <w:webHidden/>
              </w:rPr>
              <w:t>6</w:t>
            </w:r>
            <w:r>
              <w:rPr>
                <w:noProof/>
                <w:webHidden/>
              </w:rPr>
              <w:fldChar w:fldCharType="end"/>
            </w:r>
          </w:hyperlink>
        </w:p>
        <w:p w14:paraId="6245A14A" w14:textId="6E3577AA" w:rsidR="00F163C5" w:rsidRDefault="00F163C5">
          <w:pPr>
            <w:pStyle w:val="Sommario1"/>
            <w:tabs>
              <w:tab w:val="left" w:pos="800"/>
              <w:tab w:val="right" w:leader="dot" w:pos="9968"/>
            </w:tabs>
            <w:rPr>
              <w:rFonts w:cstheme="minorBidi"/>
              <w:b w:val="0"/>
              <w:bCs w:val="0"/>
              <w:caps w:val="0"/>
              <w:noProof/>
              <w:color w:val="auto"/>
              <w:kern w:val="2"/>
              <w:sz w:val="24"/>
              <w:szCs w:val="24"/>
              <w:lang w:eastAsia="it-IT"/>
              <w14:ligatures w14:val="standardContextual"/>
            </w:rPr>
          </w:pPr>
          <w:hyperlink w:anchor="_Toc238751497" w:history="1">
            <w:r w:rsidRPr="000217FF">
              <w:rPr>
                <w:rStyle w:val="Collegamentoipertestuale"/>
                <w:noProof/>
              </w:rPr>
              <w:t>5</w:t>
            </w:r>
            <w:r>
              <w:rPr>
                <w:rFonts w:cstheme="minorBidi"/>
                <w:b w:val="0"/>
                <w:bCs w:val="0"/>
                <w:caps w:val="0"/>
                <w:noProof/>
                <w:color w:val="auto"/>
                <w:kern w:val="2"/>
                <w:sz w:val="24"/>
                <w:szCs w:val="24"/>
                <w:lang w:eastAsia="it-IT"/>
                <w14:ligatures w14:val="standardContextual"/>
              </w:rPr>
              <w:tab/>
            </w:r>
            <w:r w:rsidRPr="000217FF">
              <w:rPr>
                <w:rStyle w:val="Collegamentoipertestuale"/>
                <w:noProof/>
              </w:rPr>
              <w:t>PRINCIPI METODOLOGICI</w:t>
            </w:r>
            <w:r>
              <w:rPr>
                <w:noProof/>
                <w:webHidden/>
              </w:rPr>
              <w:tab/>
            </w:r>
            <w:r>
              <w:rPr>
                <w:noProof/>
                <w:webHidden/>
              </w:rPr>
              <w:fldChar w:fldCharType="begin"/>
            </w:r>
            <w:r>
              <w:rPr>
                <w:noProof/>
                <w:webHidden/>
              </w:rPr>
              <w:instrText xml:space="preserve"> PAGEREF _Toc238751497 \h </w:instrText>
            </w:r>
            <w:r>
              <w:rPr>
                <w:noProof/>
                <w:webHidden/>
              </w:rPr>
            </w:r>
            <w:r>
              <w:rPr>
                <w:noProof/>
                <w:webHidden/>
              </w:rPr>
              <w:fldChar w:fldCharType="separate"/>
            </w:r>
            <w:r>
              <w:rPr>
                <w:noProof/>
                <w:webHidden/>
              </w:rPr>
              <w:t>7</w:t>
            </w:r>
            <w:r>
              <w:rPr>
                <w:noProof/>
                <w:webHidden/>
              </w:rPr>
              <w:fldChar w:fldCharType="end"/>
            </w:r>
          </w:hyperlink>
        </w:p>
        <w:p w14:paraId="24497B49" w14:textId="7348691D"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498" w:history="1">
            <w:r w:rsidRPr="000217FF">
              <w:rPr>
                <w:rStyle w:val="Collegamentoipertestuale"/>
                <w:noProof/>
              </w:rPr>
              <w:t>5.1</w:t>
            </w:r>
            <w:r>
              <w:rPr>
                <w:rFonts w:cstheme="minorBidi"/>
                <w:b w:val="0"/>
                <w:caps w:val="0"/>
                <w:noProof/>
                <w:kern w:val="2"/>
                <w:sz w:val="24"/>
                <w:szCs w:val="24"/>
                <w:lang w:eastAsia="it-IT"/>
                <w14:ligatures w14:val="standardContextual"/>
              </w:rPr>
              <w:tab/>
            </w:r>
            <w:r w:rsidRPr="000217FF">
              <w:rPr>
                <w:rStyle w:val="Collegamentoipertestuale"/>
                <w:noProof/>
              </w:rPr>
              <w:t>METODOLOGIA RISK-BASED</w:t>
            </w:r>
            <w:r>
              <w:rPr>
                <w:noProof/>
                <w:webHidden/>
              </w:rPr>
              <w:tab/>
            </w:r>
            <w:r>
              <w:rPr>
                <w:noProof/>
                <w:webHidden/>
              </w:rPr>
              <w:fldChar w:fldCharType="begin"/>
            </w:r>
            <w:r>
              <w:rPr>
                <w:noProof/>
                <w:webHidden/>
              </w:rPr>
              <w:instrText xml:space="preserve"> PAGEREF _Toc238751498 \h </w:instrText>
            </w:r>
            <w:r>
              <w:rPr>
                <w:noProof/>
                <w:webHidden/>
              </w:rPr>
            </w:r>
            <w:r>
              <w:rPr>
                <w:noProof/>
                <w:webHidden/>
              </w:rPr>
              <w:fldChar w:fldCharType="separate"/>
            </w:r>
            <w:r>
              <w:rPr>
                <w:noProof/>
                <w:webHidden/>
              </w:rPr>
              <w:t>7</w:t>
            </w:r>
            <w:r>
              <w:rPr>
                <w:noProof/>
                <w:webHidden/>
              </w:rPr>
              <w:fldChar w:fldCharType="end"/>
            </w:r>
          </w:hyperlink>
        </w:p>
        <w:p w14:paraId="320B6C79" w14:textId="54BD23C8"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499" w:history="1">
            <w:r w:rsidRPr="000217FF">
              <w:rPr>
                <w:rStyle w:val="Collegamentoipertestuale"/>
                <w:noProof/>
              </w:rPr>
              <w:t>5.2</w:t>
            </w:r>
            <w:r>
              <w:rPr>
                <w:rFonts w:cstheme="minorBidi"/>
                <w:b w:val="0"/>
                <w:caps w:val="0"/>
                <w:noProof/>
                <w:kern w:val="2"/>
                <w:sz w:val="24"/>
                <w:szCs w:val="24"/>
                <w:lang w:eastAsia="it-IT"/>
                <w14:ligatures w14:val="standardContextual"/>
              </w:rPr>
              <w:tab/>
            </w:r>
            <w:r w:rsidRPr="000217FF">
              <w:rPr>
                <w:rStyle w:val="Collegamentoipertestuale"/>
                <w:noProof/>
              </w:rPr>
              <w:t>APPROCCIO ASSET-CENTRIC</w:t>
            </w:r>
            <w:r>
              <w:rPr>
                <w:noProof/>
                <w:webHidden/>
              </w:rPr>
              <w:tab/>
            </w:r>
            <w:r>
              <w:rPr>
                <w:noProof/>
                <w:webHidden/>
              </w:rPr>
              <w:fldChar w:fldCharType="begin"/>
            </w:r>
            <w:r>
              <w:rPr>
                <w:noProof/>
                <w:webHidden/>
              </w:rPr>
              <w:instrText xml:space="preserve"> PAGEREF _Toc238751499 \h </w:instrText>
            </w:r>
            <w:r>
              <w:rPr>
                <w:noProof/>
                <w:webHidden/>
              </w:rPr>
            </w:r>
            <w:r>
              <w:rPr>
                <w:noProof/>
                <w:webHidden/>
              </w:rPr>
              <w:fldChar w:fldCharType="separate"/>
            </w:r>
            <w:r>
              <w:rPr>
                <w:noProof/>
                <w:webHidden/>
              </w:rPr>
              <w:t>7</w:t>
            </w:r>
            <w:r>
              <w:rPr>
                <w:noProof/>
                <w:webHidden/>
              </w:rPr>
              <w:fldChar w:fldCharType="end"/>
            </w:r>
          </w:hyperlink>
        </w:p>
        <w:p w14:paraId="7B4D2656" w14:textId="1EE3AB48"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00" w:history="1">
            <w:r w:rsidRPr="000217FF">
              <w:rPr>
                <w:rStyle w:val="Collegamentoipertestuale"/>
                <w:noProof/>
              </w:rPr>
              <w:t>5.3</w:t>
            </w:r>
            <w:r>
              <w:rPr>
                <w:rFonts w:cstheme="minorBidi"/>
                <w:b w:val="0"/>
                <w:caps w:val="0"/>
                <w:noProof/>
                <w:kern w:val="2"/>
                <w:sz w:val="24"/>
                <w:szCs w:val="24"/>
                <w:lang w:eastAsia="it-IT"/>
                <w14:ligatures w14:val="standardContextual"/>
              </w:rPr>
              <w:tab/>
            </w:r>
            <w:r w:rsidRPr="000217FF">
              <w:rPr>
                <w:rStyle w:val="Collegamentoipertestuale"/>
                <w:noProof/>
              </w:rPr>
              <w:t>APPROCCIO THREAT-DRIVEN</w:t>
            </w:r>
            <w:r>
              <w:rPr>
                <w:noProof/>
                <w:webHidden/>
              </w:rPr>
              <w:tab/>
            </w:r>
            <w:r>
              <w:rPr>
                <w:noProof/>
                <w:webHidden/>
              </w:rPr>
              <w:fldChar w:fldCharType="begin"/>
            </w:r>
            <w:r>
              <w:rPr>
                <w:noProof/>
                <w:webHidden/>
              </w:rPr>
              <w:instrText xml:space="preserve"> PAGEREF _Toc238751500 \h </w:instrText>
            </w:r>
            <w:r>
              <w:rPr>
                <w:noProof/>
                <w:webHidden/>
              </w:rPr>
            </w:r>
            <w:r>
              <w:rPr>
                <w:noProof/>
                <w:webHidden/>
              </w:rPr>
              <w:fldChar w:fldCharType="separate"/>
            </w:r>
            <w:r>
              <w:rPr>
                <w:noProof/>
                <w:webHidden/>
              </w:rPr>
              <w:t>7</w:t>
            </w:r>
            <w:r>
              <w:rPr>
                <w:noProof/>
                <w:webHidden/>
              </w:rPr>
              <w:fldChar w:fldCharType="end"/>
            </w:r>
          </w:hyperlink>
        </w:p>
        <w:p w14:paraId="59C49CEA" w14:textId="5EA85191"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01" w:history="1">
            <w:r w:rsidRPr="000217FF">
              <w:rPr>
                <w:rStyle w:val="Collegamentoipertestuale"/>
                <w:noProof/>
              </w:rPr>
              <w:t>5.4</w:t>
            </w:r>
            <w:r>
              <w:rPr>
                <w:rFonts w:cstheme="minorBidi"/>
                <w:b w:val="0"/>
                <w:caps w:val="0"/>
                <w:noProof/>
                <w:kern w:val="2"/>
                <w:sz w:val="24"/>
                <w:szCs w:val="24"/>
                <w:lang w:eastAsia="it-IT"/>
                <w14:ligatures w14:val="standardContextual"/>
              </w:rPr>
              <w:tab/>
            </w:r>
            <w:r w:rsidRPr="000217FF">
              <w:rPr>
                <w:rStyle w:val="Collegamentoipertestuale"/>
                <w:noProof/>
              </w:rPr>
              <w:t>VALUTAZIONE DEL RISCHIO RESIDUO</w:t>
            </w:r>
            <w:r>
              <w:rPr>
                <w:noProof/>
                <w:webHidden/>
              </w:rPr>
              <w:tab/>
            </w:r>
            <w:r>
              <w:rPr>
                <w:noProof/>
                <w:webHidden/>
              </w:rPr>
              <w:fldChar w:fldCharType="begin"/>
            </w:r>
            <w:r>
              <w:rPr>
                <w:noProof/>
                <w:webHidden/>
              </w:rPr>
              <w:instrText xml:space="preserve"> PAGEREF _Toc238751501 \h </w:instrText>
            </w:r>
            <w:r>
              <w:rPr>
                <w:noProof/>
                <w:webHidden/>
              </w:rPr>
            </w:r>
            <w:r>
              <w:rPr>
                <w:noProof/>
                <w:webHidden/>
              </w:rPr>
              <w:fldChar w:fldCharType="separate"/>
            </w:r>
            <w:r>
              <w:rPr>
                <w:noProof/>
                <w:webHidden/>
              </w:rPr>
              <w:t>8</w:t>
            </w:r>
            <w:r>
              <w:rPr>
                <w:noProof/>
                <w:webHidden/>
              </w:rPr>
              <w:fldChar w:fldCharType="end"/>
            </w:r>
          </w:hyperlink>
        </w:p>
        <w:p w14:paraId="66C49798" w14:textId="216E4AA8"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02" w:history="1">
            <w:r w:rsidRPr="000217FF">
              <w:rPr>
                <w:rStyle w:val="Collegamentoipertestuale"/>
                <w:noProof/>
              </w:rPr>
              <w:t>5.5</w:t>
            </w:r>
            <w:r>
              <w:rPr>
                <w:rFonts w:cstheme="minorBidi"/>
                <w:b w:val="0"/>
                <w:caps w:val="0"/>
                <w:noProof/>
                <w:kern w:val="2"/>
                <w:sz w:val="24"/>
                <w:szCs w:val="24"/>
                <w:lang w:eastAsia="it-IT"/>
                <w14:ligatures w14:val="standardContextual"/>
              </w:rPr>
              <w:tab/>
            </w:r>
            <w:r w:rsidRPr="000217FF">
              <w:rPr>
                <w:rStyle w:val="Collegamentoipertestuale"/>
                <w:noProof/>
              </w:rPr>
              <w:t>PRINCIPIO DI SEMPLICITÀ E PROPORZIONALITÀ</w:t>
            </w:r>
            <w:r>
              <w:rPr>
                <w:noProof/>
                <w:webHidden/>
              </w:rPr>
              <w:tab/>
            </w:r>
            <w:r>
              <w:rPr>
                <w:noProof/>
                <w:webHidden/>
              </w:rPr>
              <w:fldChar w:fldCharType="begin"/>
            </w:r>
            <w:r>
              <w:rPr>
                <w:noProof/>
                <w:webHidden/>
              </w:rPr>
              <w:instrText xml:space="preserve"> PAGEREF _Toc238751502 \h </w:instrText>
            </w:r>
            <w:r>
              <w:rPr>
                <w:noProof/>
                <w:webHidden/>
              </w:rPr>
            </w:r>
            <w:r>
              <w:rPr>
                <w:noProof/>
                <w:webHidden/>
              </w:rPr>
              <w:fldChar w:fldCharType="separate"/>
            </w:r>
            <w:r>
              <w:rPr>
                <w:noProof/>
                <w:webHidden/>
              </w:rPr>
              <w:t>8</w:t>
            </w:r>
            <w:r>
              <w:rPr>
                <w:noProof/>
                <w:webHidden/>
              </w:rPr>
              <w:fldChar w:fldCharType="end"/>
            </w:r>
          </w:hyperlink>
        </w:p>
        <w:p w14:paraId="1EF89337" w14:textId="7C0EA7DB" w:rsidR="00F163C5" w:rsidRDefault="00F163C5">
          <w:pPr>
            <w:pStyle w:val="Sommario1"/>
            <w:tabs>
              <w:tab w:val="left" w:pos="800"/>
              <w:tab w:val="right" w:leader="dot" w:pos="9968"/>
            </w:tabs>
            <w:rPr>
              <w:rFonts w:cstheme="minorBidi"/>
              <w:b w:val="0"/>
              <w:bCs w:val="0"/>
              <w:caps w:val="0"/>
              <w:noProof/>
              <w:color w:val="auto"/>
              <w:kern w:val="2"/>
              <w:sz w:val="24"/>
              <w:szCs w:val="24"/>
              <w:lang w:eastAsia="it-IT"/>
              <w14:ligatures w14:val="standardContextual"/>
            </w:rPr>
          </w:pPr>
          <w:hyperlink w:anchor="_Toc238751503" w:history="1">
            <w:r w:rsidRPr="000217FF">
              <w:rPr>
                <w:rStyle w:val="Collegamentoipertestuale"/>
                <w:noProof/>
              </w:rPr>
              <w:t>6</w:t>
            </w:r>
            <w:r>
              <w:rPr>
                <w:rFonts w:cstheme="minorBidi"/>
                <w:b w:val="0"/>
                <w:bCs w:val="0"/>
                <w:caps w:val="0"/>
                <w:noProof/>
                <w:color w:val="auto"/>
                <w:kern w:val="2"/>
                <w:sz w:val="24"/>
                <w:szCs w:val="24"/>
                <w:lang w:eastAsia="it-IT"/>
                <w14:ligatures w14:val="standardContextual"/>
              </w:rPr>
              <w:tab/>
            </w:r>
            <w:r w:rsidRPr="000217FF">
              <w:rPr>
                <w:rStyle w:val="Collegamentoipertestuale"/>
                <w:noProof/>
              </w:rPr>
              <w:t>MODELLO DI RIFERIMENTO</w:t>
            </w:r>
            <w:r>
              <w:rPr>
                <w:noProof/>
                <w:webHidden/>
              </w:rPr>
              <w:tab/>
            </w:r>
            <w:r>
              <w:rPr>
                <w:noProof/>
                <w:webHidden/>
              </w:rPr>
              <w:fldChar w:fldCharType="begin"/>
            </w:r>
            <w:r>
              <w:rPr>
                <w:noProof/>
                <w:webHidden/>
              </w:rPr>
              <w:instrText xml:space="preserve"> PAGEREF _Toc238751503 \h </w:instrText>
            </w:r>
            <w:r>
              <w:rPr>
                <w:noProof/>
                <w:webHidden/>
              </w:rPr>
            </w:r>
            <w:r>
              <w:rPr>
                <w:noProof/>
                <w:webHidden/>
              </w:rPr>
              <w:fldChar w:fldCharType="separate"/>
            </w:r>
            <w:r>
              <w:rPr>
                <w:noProof/>
                <w:webHidden/>
              </w:rPr>
              <w:t>8</w:t>
            </w:r>
            <w:r>
              <w:rPr>
                <w:noProof/>
                <w:webHidden/>
              </w:rPr>
              <w:fldChar w:fldCharType="end"/>
            </w:r>
          </w:hyperlink>
        </w:p>
        <w:p w14:paraId="41345529" w14:textId="1AD1C8E1"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04" w:history="1">
            <w:r w:rsidRPr="000217FF">
              <w:rPr>
                <w:rStyle w:val="Collegamentoipertestuale"/>
                <w:noProof/>
              </w:rPr>
              <w:t>6.1</w:t>
            </w:r>
            <w:r>
              <w:rPr>
                <w:rFonts w:cstheme="minorBidi"/>
                <w:b w:val="0"/>
                <w:caps w:val="0"/>
                <w:noProof/>
                <w:kern w:val="2"/>
                <w:sz w:val="24"/>
                <w:szCs w:val="24"/>
                <w:lang w:eastAsia="it-IT"/>
                <w14:ligatures w14:val="standardContextual"/>
              </w:rPr>
              <w:tab/>
            </w:r>
            <w:r w:rsidRPr="000217FF">
              <w:rPr>
                <w:rStyle w:val="Collegamentoipertestuale"/>
                <w:noProof/>
              </w:rPr>
              <w:t>STRUTTURA DELLO SCENARIO DI RISCHIO</w:t>
            </w:r>
            <w:r>
              <w:rPr>
                <w:noProof/>
                <w:webHidden/>
              </w:rPr>
              <w:tab/>
            </w:r>
            <w:r>
              <w:rPr>
                <w:noProof/>
                <w:webHidden/>
              </w:rPr>
              <w:fldChar w:fldCharType="begin"/>
            </w:r>
            <w:r>
              <w:rPr>
                <w:noProof/>
                <w:webHidden/>
              </w:rPr>
              <w:instrText xml:space="preserve"> PAGEREF _Toc238751504 \h </w:instrText>
            </w:r>
            <w:r>
              <w:rPr>
                <w:noProof/>
                <w:webHidden/>
              </w:rPr>
            </w:r>
            <w:r>
              <w:rPr>
                <w:noProof/>
                <w:webHidden/>
              </w:rPr>
              <w:fldChar w:fldCharType="separate"/>
            </w:r>
            <w:r>
              <w:rPr>
                <w:noProof/>
                <w:webHidden/>
              </w:rPr>
              <w:t>8</w:t>
            </w:r>
            <w:r>
              <w:rPr>
                <w:noProof/>
                <w:webHidden/>
              </w:rPr>
              <w:fldChar w:fldCharType="end"/>
            </w:r>
          </w:hyperlink>
        </w:p>
        <w:p w14:paraId="0FB3D7DF" w14:textId="0AB2A2CC"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05" w:history="1">
            <w:r w:rsidRPr="000217FF">
              <w:rPr>
                <w:rStyle w:val="Collegamentoipertestuale"/>
                <w:noProof/>
              </w:rPr>
              <w:t>6.2</w:t>
            </w:r>
            <w:r>
              <w:rPr>
                <w:rFonts w:cstheme="minorBidi"/>
                <w:b w:val="0"/>
                <w:caps w:val="0"/>
                <w:noProof/>
                <w:kern w:val="2"/>
                <w:sz w:val="24"/>
                <w:szCs w:val="24"/>
                <w:lang w:eastAsia="it-IT"/>
                <w14:ligatures w14:val="standardContextual"/>
              </w:rPr>
              <w:tab/>
            </w:r>
            <w:r w:rsidRPr="000217FF">
              <w:rPr>
                <w:rStyle w:val="Collegamentoipertestuale"/>
                <w:noProof/>
              </w:rPr>
              <w:t>RELAZIONE TRA THREAT EVENT E RISK SCENARIO</w:t>
            </w:r>
            <w:r>
              <w:rPr>
                <w:noProof/>
                <w:webHidden/>
              </w:rPr>
              <w:tab/>
            </w:r>
            <w:r>
              <w:rPr>
                <w:noProof/>
                <w:webHidden/>
              </w:rPr>
              <w:fldChar w:fldCharType="begin"/>
            </w:r>
            <w:r>
              <w:rPr>
                <w:noProof/>
                <w:webHidden/>
              </w:rPr>
              <w:instrText xml:space="preserve"> PAGEREF _Toc238751505 \h </w:instrText>
            </w:r>
            <w:r>
              <w:rPr>
                <w:noProof/>
                <w:webHidden/>
              </w:rPr>
            </w:r>
            <w:r>
              <w:rPr>
                <w:noProof/>
                <w:webHidden/>
              </w:rPr>
              <w:fldChar w:fldCharType="separate"/>
            </w:r>
            <w:r>
              <w:rPr>
                <w:noProof/>
                <w:webHidden/>
              </w:rPr>
              <w:t>9</w:t>
            </w:r>
            <w:r>
              <w:rPr>
                <w:noProof/>
                <w:webHidden/>
              </w:rPr>
              <w:fldChar w:fldCharType="end"/>
            </w:r>
          </w:hyperlink>
        </w:p>
        <w:p w14:paraId="016D2E8D" w14:textId="0B7614DC"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06" w:history="1">
            <w:r w:rsidRPr="000217FF">
              <w:rPr>
                <w:rStyle w:val="Collegamentoipertestuale"/>
                <w:noProof/>
              </w:rPr>
              <w:t>6.3</w:t>
            </w:r>
            <w:r>
              <w:rPr>
                <w:rFonts w:cstheme="minorBidi"/>
                <w:b w:val="0"/>
                <w:caps w:val="0"/>
                <w:noProof/>
                <w:kern w:val="2"/>
                <w:sz w:val="24"/>
                <w:szCs w:val="24"/>
                <w:lang w:eastAsia="it-IT"/>
                <w14:ligatures w14:val="standardContextual"/>
              </w:rPr>
              <w:tab/>
            </w:r>
            <w:r w:rsidRPr="000217FF">
              <w:rPr>
                <w:rStyle w:val="Collegamentoipertestuale"/>
                <w:noProof/>
              </w:rPr>
              <w:t>ATTRIBUTI DEL RISCHIO</w:t>
            </w:r>
            <w:r>
              <w:rPr>
                <w:noProof/>
                <w:webHidden/>
              </w:rPr>
              <w:tab/>
            </w:r>
            <w:r>
              <w:rPr>
                <w:noProof/>
                <w:webHidden/>
              </w:rPr>
              <w:fldChar w:fldCharType="begin"/>
            </w:r>
            <w:r>
              <w:rPr>
                <w:noProof/>
                <w:webHidden/>
              </w:rPr>
              <w:instrText xml:space="preserve"> PAGEREF _Toc238751506 \h </w:instrText>
            </w:r>
            <w:r>
              <w:rPr>
                <w:noProof/>
                <w:webHidden/>
              </w:rPr>
            </w:r>
            <w:r>
              <w:rPr>
                <w:noProof/>
                <w:webHidden/>
              </w:rPr>
              <w:fldChar w:fldCharType="separate"/>
            </w:r>
            <w:r>
              <w:rPr>
                <w:noProof/>
                <w:webHidden/>
              </w:rPr>
              <w:t>10</w:t>
            </w:r>
            <w:r>
              <w:rPr>
                <w:noProof/>
                <w:webHidden/>
              </w:rPr>
              <w:fldChar w:fldCharType="end"/>
            </w:r>
          </w:hyperlink>
        </w:p>
        <w:p w14:paraId="549F94F6" w14:textId="58EB579A" w:rsidR="00F163C5" w:rsidRDefault="00F163C5">
          <w:pPr>
            <w:pStyle w:val="Sommario1"/>
            <w:tabs>
              <w:tab w:val="left" w:pos="800"/>
              <w:tab w:val="right" w:leader="dot" w:pos="9968"/>
            </w:tabs>
            <w:rPr>
              <w:rFonts w:cstheme="minorBidi"/>
              <w:b w:val="0"/>
              <w:bCs w:val="0"/>
              <w:caps w:val="0"/>
              <w:noProof/>
              <w:color w:val="auto"/>
              <w:kern w:val="2"/>
              <w:sz w:val="24"/>
              <w:szCs w:val="24"/>
              <w:lang w:eastAsia="it-IT"/>
              <w14:ligatures w14:val="standardContextual"/>
            </w:rPr>
          </w:pPr>
          <w:hyperlink w:anchor="_Toc238751507" w:history="1">
            <w:r w:rsidRPr="000217FF">
              <w:rPr>
                <w:rStyle w:val="Collegamentoipertestuale"/>
                <w:noProof/>
              </w:rPr>
              <w:t>7</w:t>
            </w:r>
            <w:r>
              <w:rPr>
                <w:rFonts w:cstheme="minorBidi"/>
                <w:b w:val="0"/>
                <w:bCs w:val="0"/>
                <w:caps w:val="0"/>
                <w:noProof/>
                <w:color w:val="auto"/>
                <w:kern w:val="2"/>
                <w:sz w:val="24"/>
                <w:szCs w:val="24"/>
                <w:lang w:eastAsia="it-IT"/>
                <w14:ligatures w14:val="standardContextual"/>
              </w:rPr>
              <w:tab/>
            </w:r>
            <w:r w:rsidRPr="000217FF">
              <w:rPr>
                <w:rStyle w:val="Collegamentoipertestuale"/>
                <w:noProof/>
              </w:rPr>
              <w:t>TASSONOMIA DEI THREAT ACTOR</w:t>
            </w:r>
            <w:r>
              <w:rPr>
                <w:noProof/>
                <w:webHidden/>
              </w:rPr>
              <w:tab/>
            </w:r>
            <w:r>
              <w:rPr>
                <w:noProof/>
                <w:webHidden/>
              </w:rPr>
              <w:fldChar w:fldCharType="begin"/>
            </w:r>
            <w:r>
              <w:rPr>
                <w:noProof/>
                <w:webHidden/>
              </w:rPr>
              <w:instrText xml:space="preserve"> PAGEREF _Toc238751507 \h </w:instrText>
            </w:r>
            <w:r>
              <w:rPr>
                <w:noProof/>
                <w:webHidden/>
              </w:rPr>
            </w:r>
            <w:r>
              <w:rPr>
                <w:noProof/>
                <w:webHidden/>
              </w:rPr>
              <w:fldChar w:fldCharType="separate"/>
            </w:r>
            <w:r>
              <w:rPr>
                <w:noProof/>
                <w:webHidden/>
              </w:rPr>
              <w:t>10</w:t>
            </w:r>
            <w:r>
              <w:rPr>
                <w:noProof/>
                <w:webHidden/>
              </w:rPr>
              <w:fldChar w:fldCharType="end"/>
            </w:r>
          </w:hyperlink>
        </w:p>
        <w:p w14:paraId="092294FD" w14:textId="459EF63C"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08" w:history="1">
            <w:r w:rsidRPr="000217FF">
              <w:rPr>
                <w:rStyle w:val="Collegamentoipertestuale"/>
                <w:noProof/>
              </w:rPr>
              <w:t>7.1</w:t>
            </w:r>
            <w:r>
              <w:rPr>
                <w:rFonts w:cstheme="minorBidi"/>
                <w:b w:val="0"/>
                <w:caps w:val="0"/>
                <w:noProof/>
                <w:kern w:val="2"/>
                <w:sz w:val="24"/>
                <w:szCs w:val="24"/>
                <w:lang w:eastAsia="it-IT"/>
                <w14:ligatures w14:val="standardContextual"/>
              </w:rPr>
              <w:tab/>
            </w:r>
            <w:r w:rsidRPr="000217FF">
              <w:rPr>
                <w:rStyle w:val="Collegamentoipertestuale"/>
                <w:noProof/>
              </w:rPr>
              <w:t>CLASSIFICAZIONE DEI THREAT ACTOR</w:t>
            </w:r>
            <w:r>
              <w:rPr>
                <w:noProof/>
                <w:webHidden/>
              </w:rPr>
              <w:tab/>
            </w:r>
            <w:r>
              <w:rPr>
                <w:noProof/>
                <w:webHidden/>
              </w:rPr>
              <w:fldChar w:fldCharType="begin"/>
            </w:r>
            <w:r>
              <w:rPr>
                <w:noProof/>
                <w:webHidden/>
              </w:rPr>
              <w:instrText xml:space="preserve"> PAGEREF _Toc238751508 \h </w:instrText>
            </w:r>
            <w:r>
              <w:rPr>
                <w:noProof/>
                <w:webHidden/>
              </w:rPr>
            </w:r>
            <w:r>
              <w:rPr>
                <w:noProof/>
                <w:webHidden/>
              </w:rPr>
              <w:fldChar w:fldCharType="separate"/>
            </w:r>
            <w:r>
              <w:rPr>
                <w:noProof/>
                <w:webHidden/>
              </w:rPr>
              <w:t>10</w:t>
            </w:r>
            <w:r>
              <w:rPr>
                <w:noProof/>
                <w:webHidden/>
              </w:rPr>
              <w:fldChar w:fldCharType="end"/>
            </w:r>
          </w:hyperlink>
        </w:p>
        <w:p w14:paraId="0EBA50E8" w14:textId="3F1DE361"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09" w:history="1">
            <w:r w:rsidRPr="000217FF">
              <w:rPr>
                <w:rStyle w:val="Collegamentoipertestuale"/>
                <w:noProof/>
              </w:rPr>
              <w:t>7.2</w:t>
            </w:r>
            <w:r>
              <w:rPr>
                <w:rFonts w:cstheme="minorBidi"/>
                <w:b w:val="0"/>
                <w:caps w:val="0"/>
                <w:noProof/>
                <w:kern w:val="2"/>
                <w:sz w:val="24"/>
                <w:szCs w:val="24"/>
                <w:lang w:eastAsia="it-IT"/>
                <w14:ligatures w14:val="standardContextual"/>
              </w:rPr>
              <w:tab/>
            </w:r>
            <w:r w:rsidRPr="000217FF">
              <w:rPr>
                <w:rStyle w:val="Collegamentoipertestuale"/>
                <w:noProof/>
              </w:rPr>
              <w:t>UTILIZZO DELLA TASSONOMIA</w:t>
            </w:r>
            <w:r>
              <w:rPr>
                <w:noProof/>
                <w:webHidden/>
              </w:rPr>
              <w:tab/>
            </w:r>
            <w:r>
              <w:rPr>
                <w:noProof/>
                <w:webHidden/>
              </w:rPr>
              <w:fldChar w:fldCharType="begin"/>
            </w:r>
            <w:r>
              <w:rPr>
                <w:noProof/>
                <w:webHidden/>
              </w:rPr>
              <w:instrText xml:space="preserve"> PAGEREF _Toc238751509 \h </w:instrText>
            </w:r>
            <w:r>
              <w:rPr>
                <w:noProof/>
                <w:webHidden/>
              </w:rPr>
            </w:r>
            <w:r>
              <w:rPr>
                <w:noProof/>
                <w:webHidden/>
              </w:rPr>
              <w:fldChar w:fldCharType="separate"/>
            </w:r>
            <w:r>
              <w:rPr>
                <w:noProof/>
                <w:webHidden/>
              </w:rPr>
              <w:t>11</w:t>
            </w:r>
            <w:r>
              <w:rPr>
                <w:noProof/>
                <w:webHidden/>
              </w:rPr>
              <w:fldChar w:fldCharType="end"/>
            </w:r>
          </w:hyperlink>
        </w:p>
        <w:p w14:paraId="1CBE8117" w14:textId="00220A2F" w:rsidR="00F163C5" w:rsidRDefault="00F163C5">
          <w:pPr>
            <w:pStyle w:val="Sommario1"/>
            <w:tabs>
              <w:tab w:val="left" w:pos="800"/>
              <w:tab w:val="right" w:leader="dot" w:pos="9968"/>
            </w:tabs>
            <w:rPr>
              <w:rFonts w:cstheme="minorBidi"/>
              <w:b w:val="0"/>
              <w:bCs w:val="0"/>
              <w:caps w:val="0"/>
              <w:noProof/>
              <w:color w:val="auto"/>
              <w:kern w:val="2"/>
              <w:sz w:val="24"/>
              <w:szCs w:val="24"/>
              <w:lang w:eastAsia="it-IT"/>
              <w14:ligatures w14:val="standardContextual"/>
            </w:rPr>
          </w:pPr>
          <w:hyperlink w:anchor="_Toc238751510" w:history="1">
            <w:r w:rsidRPr="000217FF">
              <w:rPr>
                <w:rStyle w:val="Collegamentoipertestuale"/>
                <w:noProof/>
              </w:rPr>
              <w:t>8</w:t>
            </w:r>
            <w:r>
              <w:rPr>
                <w:rFonts w:cstheme="minorBidi"/>
                <w:b w:val="0"/>
                <w:bCs w:val="0"/>
                <w:caps w:val="0"/>
                <w:noProof/>
                <w:color w:val="auto"/>
                <w:kern w:val="2"/>
                <w:sz w:val="24"/>
                <w:szCs w:val="24"/>
                <w:lang w:eastAsia="it-IT"/>
                <w14:ligatures w14:val="standardContextual"/>
              </w:rPr>
              <w:tab/>
            </w:r>
            <w:r w:rsidRPr="000217FF">
              <w:rPr>
                <w:rStyle w:val="Collegamentoipertestuale"/>
                <w:noProof/>
              </w:rPr>
              <w:t>TASSONOMIA DEI THREAT EVENT</w:t>
            </w:r>
            <w:r>
              <w:rPr>
                <w:noProof/>
                <w:webHidden/>
              </w:rPr>
              <w:tab/>
            </w:r>
            <w:r>
              <w:rPr>
                <w:noProof/>
                <w:webHidden/>
              </w:rPr>
              <w:fldChar w:fldCharType="begin"/>
            </w:r>
            <w:r>
              <w:rPr>
                <w:noProof/>
                <w:webHidden/>
              </w:rPr>
              <w:instrText xml:space="preserve"> PAGEREF _Toc238751510 \h </w:instrText>
            </w:r>
            <w:r>
              <w:rPr>
                <w:noProof/>
                <w:webHidden/>
              </w:rPr>
            </w:r>
            <w:r>
              <w:rPr>
                <w:noProof/>
                <w:webHidden/>
              </w:rPr>
              <w:fldChar w:fldCharType="separate"/>
            </w:r>
            <w:r>
              <w:rPr>
                <w:noProof/>
                <w:webHidden/>
              </w:rPr>
              <w:t>11</w:t>
            </w:r>
            <w:r>
              <w:rPr>
                <w:noProof/>
                <w:webHidden/>
              </w:rPr>
              <w:fldChar w:fldCharType="end"/>
            </w:r>
          </w:hyperlink>
        </w:p>
        <w:p w14:paraId="536B1AA8" w14:textId="11A95262"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11" w:history="1">
            <w:r w:rsidRPr="000217FF">
              <w:rPr>
                <w:rStyle w:val="Collegamentoipertestuale"/>
                <w:noProof/>
              </w:rPr>
              <w:t>8.1</w:t>
            </w:r>
            <w:r>
              <w:rPr>
                <w:rFonts w:cstheme="minorBidi"/>
                <w:b w:val="0"/>
                <w:caps w:val="0"/>
                <w:noProof/>
                <w:kern w:val="2"/>
                <w:sz w:val="24"/>
                <w:szCs w:val="24"/>
                <w:lang w:eastAsia="it-IT"/>
                <w14:ligatures w14:val="standardContextual"/>
              </w:rPr>
              <w:tab/>
            </w:r>
            <w:r w:rsidRPr="000217FF">
              <w:rPr>
                <w:rStyle w:val="Collegamentoipertestuale"/>
                <w:noProof/>
              </w:rPr>
              <w:t>THREAT EVENT INTENZIONALI</w:t>
            </w:r>
            <w:r>
              <w:rPr>
                <w:noProof/>
                <w:webHidden/>
              </w:rPr>
              <w:tab/>
            </w:r>
            <w:r>
              <w:rPr>
                <w:noProof/>
                <w:webHidden/>
              </w:rPr>
              <w:fldChar w:fldCharType="begin"/>
            </w:r>
            <w:r>
              <w:rPr>
                <w:noProof/>
                <w:webHidden/>
              </w:rPr>
              <w:instrText xml:space="preserve"> PAGEREF _Toc238751511 \h </w:instrText>
            </w:r>
            <w:r>
              <w:rPr>
                <w:noProof/>
                <w:webHidden/>
              </w:rPr>
            </w:r>
            <w:r>
              <w:rPr>
                <w:noProof/>
                <w:webHidden/>
              </w:rPr>
              <w:fldChar w:fldCharType="separate"/>
            </w:r>
            <w:r>
              <w:rPr>
                <w:noProof/>
                <w:webHidden/>
              </w:rPr>
              <w:t>12</w:t>
            </w:r>
            <w:r>
              <w:rPr>
                <w:noProof/>
                <w:webHidden/>
              </w:rPr>
              <w:fldChar w:fldCharType="end"/>
            </w:r>
          </w:hyperlink>
        </w:p>
        <w:p w14:paraId="4EEA8DED" w14:textId="11CE6E56"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12" w:history="1">
            <w:r w:rsidRPr="000217FF">
              <w:rPr>
                <w:rStyle w:val="Collegamentoipertestuale"/>
                <w:noProof/>
              </w:rPr>
              <w:t>8.2</w:t>
            </w:r>
            <w:r>
              <w:rPr>
                <w:rFonts w:cstheme="minorBidi"/>
                <w:b w:val="0"/>
                <w:caps w:val="0"/>
                <w:noProof/>
                <w:kern w:val="2"/>
                <w:sz w:val="24"/>
                <w:szCs w:val="24"/>
                <w:lang w:eastAsia="it-IT"/>
                <w14:ligatures w14:val="standardContextual"/>
              </w:rPr>
              <w:tab/>
            </w:r>
            <w:r w:rsidRPr="000217FF">
              <w:rPr>
                <w:rStyle w:val="Collegamentoipertestuale"/>
                <w:noProof/>
              </w:rPr>
              <w:t>THREAT EVENT ACCIDENTALI</w:t>
            </w:r>
            <w:r>
              <w:rPr>
                <w:noProof/>
                <w:webHidden/>
              </w:rPr>
              <w:tab/>
            </w:r>
            <w:r>
              <w:rPr>
                <w:noProof/>
                <w:webHidden/>
              </w:rPr>
              <w:fldChar w:fldCharType="begin"/>
            </w:r>
            <w:r>
              <w:rPr>
                <w:noProof/>
                <w:webHidden/>
              </w:rPr>
              <w:instrText xml:space="preserve"> PAGEREF _Toc238751512 \h </w:instrText>
            </w:r>
            <w:r>
              <w:rPr>
                <w:noProof/>
                <w:webHidden/>
              </w:rPr>
            </w:r>
            <w:r>
              <w:rPr>
                <w:noProof/>
                <w:webHidden/>
              </w:rPr>
              <w:fldChar w:fldCharType="separate"/>
            </w:r>
            <w:r>
              <w:rPr>
                <w:noProof/>
                <w:webHidden/>
              </w:rPr>
              <w:t>13</w:t>
            </w:r>
            <w:r>
              <w:rPr>
                <w:noProof/>
                <w:webHidden/>
              </w:rPr>
              <w:fldChar w:fldCharType="end"/>
            </w:r>
          </w:hyperlink>
        </w:p>
        <w:p w14:paraId="17539059" w14:textId="37B11619"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13" w:history="1">
            <w:r w:rsidRPr="000217FF">
              <w:rPr>
                <w:rStyle w:val="Collegamentoipertestuale"/>
                <w:noProof/>
              </w:rPr>
              <w:t>8.3</w:t>
            </w:r>
            <w:r>
              <w:rPr>
                <w:rFonts w:cstheme="minorBidi"/>
                <w:b w:val="0"/>
                <w:caps w:val="0"/>
                <w:noProof/>
                <w:kern w:val="2"/>
                <w:sz w:val="24"/>
                <w:szCs w:val="24"/>
                <w:lang w:eastAsia="it-IT"/>
                <w14:ligatures w14:val="standardContextual"/>
              </w:rPr>
              <w:tab/>
            </w:r>
            <w:r w:rsidRPr="000217FF">
              <w:rPr>
                <w:rStyle w:val="Collegamentoipertestuale"/>
                <w:noProof/>
              </w:rPr>
              <w:t>THREAT EVENT AMBIENTALI ED ESTERNI</w:t>
            </w:r>
            <w:r>
              <w:rPr>
                <w:noProof/>
                <w:webHidden/>
              </w:rPr>
              <w:tab/>
            </w:r>
            <w:r>
              <w:rPr>
                <w:noProof/>
                <w:webHidden/>
              </w:rPr>
              <w:fldChar w:fldCharType="begin"/>
            </w:r>
            <w:r>
              <w:rPr>
                <w:noProof/>
                <w:webHidden/>
              </w:rPr>
              <w:instrText xml:space="preserve"> PAGEREF _Toc238751513 \h </w:instrText>
            </w:r>
            <w:r>
              <w:rPr>
                <w:noProof/>
                <w:webHidden/>
              </w:rPr>
            </w:r>
            <w:r>
              <w:rPr>
                <w:noProof/>
                <w:webHidden/>
              </w:rPr>
              <w:fldChar w:fldCharType="separate"/>
            </w:r>
            <w:r>
              <w:rPr>
                <w:noProof/>
                <w:webHidden/>
              </w:rPr>
              <w:t>13</w:t>
            </w:r>
            <w:r>
              <w:rPr>
                <w:noProof/>
                <w:webHidden/>
              </w:rPr>
              <w:fldChar w:fldCharType="end"/>
            </w:r>
          </w:hyperlink>
        </w:p>
        <w:p w14:paraId="7BD5523D" w14:textId="46A57DB4" w:rsidR="00F163C5" w:rsidRDefault="00F163C5">
          <w:pPr>
            <w:pStyle w:val="Sommario1"/>
            <w:tabs>
              <w:tab w:val="left" w:pos="800"/>
              <w:tab w:val="right" w:leader="dot" w:pos="9968"/>
            </w:tabs>
            <w:rPr>
              <w:rFonts w:cstheme="minorBidi"/>
              <w:b w:val="0"/>
              <w:bCs w:val="0"/>
              <w:caps w:val="0"/>
              <w:noProof/>
              <w:color w:val="auto"/>
              <w:kern w:val="2"/>
              <w:sz w:val="24"/>
              <w:szCs w:val="24"/>
              <w:lang w:eastAsia="it-IT"/>
              <w14:ligatures w14:val="standardContextual"/>
            </w:rPr>
          </w:pPr>
          <w:hyperlink w:anchor="_Toc238751514" w:history="1">
            <w:r w:rsidRPr="000217FF">
              <w:rPr>
                <w:rStyle w:val="Collegamentoipertestuale"/>
                <w:noProof/>
              </w:rPr>
              <w:t>9</w:t>
            </w:r>
            <w:r>
              <w:rPr>
                <w:rFonts w:cstheme="minorBidi"/>
                <w:b w:val="0"/>
                <w:bCs w:val="0"/>
                <w:caps w:val="0"/>
                <w:noProof/>
                <w:color w:val="auto"/>
                <w:kern w:val="2"/>
                <w:sz w:val="24"/>
                <w:szCs w:val="24"/>
                <w:lang w:eastAsia="it-IT"/>
                <w14:ligatures w14:val="standardContextual"/>
              </w:rPr>
              <w:tab/>
            </w:r>
            <w:r w:rsidRPr="000217FF">
              <w:rPr>
                <w:rStyle w:val="Collegamentoipertestuale"/>
                <w:noProof/>
              </w:rPr>
              <w:t>VALUTAZIONE DELLA PROBABILITÀ INERENTE</w:t>
            </w:r>
            <w:r>
              <w:rPr>
                <w:noProof/>
                <w:webHidden/>
              </w:rPr>
              <w:tab/>
            </w:r>
            <w:r>
              <w:rPr>
                <w:noProof/>
                <w:webHidden/>
              </w:rPr>
              <w:fldChar w:fldCharType="begin"/>
            </w:r>
            <w:r>
              <w:rPr>
                <w:noProof/>
                <w:webHidden/>
              </w:rPr>
              <w:instrText xml:space="preserve"> PAGEREF _Toc238751514 \h </w:instrText>
            </w:r>
            <w:r>
              <w:rPr>
                <w:noProof/>
                <w:webHidden/>
              </w:rPr>
            </w:r>
            <w:r>
              <w:rPr>
                <w:noProof/>
                <w:webHidden/>
              </w:rPr>
              <w:fldChar w:fldCharType="separate"/>
            </w:r>
            <w:r>
              <w:rPr>
                <w:noProof/>
                <w:webHidden/>
              </w:rPr>
              <w:t>13</w:t>
            </w:r>
            <w:r>
              <w:rPr>
                <w:noProof/>
                <w:webHidden/>
              </w:rPr>
              <w:fldChar w:fldCharType="end"/>
            </w:r>
          </w:hyperlink>
        </w:p>
        <w:p w14:paraId="41C0D8EF" w14:textId="475A14A9"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15" w:history="1">
            <w:r w:rsidRPr="000217FF">
              <w:rPr>
                <w:rStyle w:val="Collegamentoipertestuale"/>
                <w:noProof/>
              </w:rPr>
              <w:t>9.1</w:t>
            </w:r>
            <w:r>
              <w:rPr>
                <w:rFonts w:cstheme="minorBidi"/>
                <w:b w:val="0"/>
                <w:caps w:val="0"/>
                <w:noProof/>
                <w:kern w:val="2"/>
                <w:sz w:val="24"/>
                <w:szCs w:val="24"/>
                <w:lang w:eastAsia="it-IT"/>
                <w14:ligatures w14:val="standardContextual"/>
              </w:rPr>
              <w:tab/>
            </w:r>
            <w:r w:rsidRPr="000217FF">
              <w:rPr>
                <w:rStyle w:val="Collegamentoipertestuale"/>
                <w:noProof/>
              </w:rPr>
              <w:t>PRINCIPI GENERALI</w:t>
            </w:r>
            <w:r>
              <w:rPr>
                <w:noProof/>
                <w:webHidden/>
              </w:rPr>
              <w:tab/>
            </w:r>
            <w:r>
              <w:rPr>
                <w:noProof/>
                <w:webHidden/>
              </w:rPr>
              <w:fldChar w:fldCharType="begin"/>
            </w:r>
            <w:r>
              <w:rPr>
                <w:noProof/>
                <w:webHidden/>
              </w:rPr>
              <w:instrText xml:space="preserve"> PAGEREF _Toc238751515 \h </w:instrText>
            </w:r>
            <w:r>
              <w:rPr>
                <w:noProof/>
                <w:webHidden/>
              </w:rPr>
            </w:r>
            <w:r>
              <w:rPr>
                <w:noProof/>
                <w:webHidden/>
              </w:rPr>
              <w:fldChar w:fldCharType="separate"/>
            </w:r>
            <w:r>
              <w:rPr>
                <w:noProof/>
                <w:webHidden/>
              </w:rPr>
              <w:t>13</w:t>
            </w:r>
            <w:r>
              <w:rPr>
                <w:noProof/>
                <w:webHidden/>
              </w:rPr>
              <w:fldChar w:fldCharType="end"/>
            </w:r>
          </w:hyperlink>
        </w:p>
        <w:p w14:paraId="1E4F1C86" w14:textId="16450F48"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16" w:history="1">
            <w:r w:rsidRPr="000217FF">
              <w:rPr>
                <w:rStyle w:val="Collegamentoipertestuale"/>
                <w:noProof/>
              </w:rPr>
              <w:t>9.2</w:t>
            </w:r>
            <w:r>
              <w:rPr>
                <w:rFonts w:cstheme="minorBidi"/>
                <w:b w:val="0"/>
                <w:caps w:val="0"/>
                <w:noProof/>
                <w:kern w:val="2"/>
                <w:sz w:val="24"/>
                <w:szCs w:val="24"/>
                <w:lang w:eastAsia="it-IT"/>
                <w14:ligatures w14:val="standardContextual"/>
              </w:rPr>
              <w:tab/>
            </w:r>
            <w:r w:rsidRPr="000217FF">
              <w:rPr>
                <w:rStyle w:val="Collegamentoipertestuale"/>
                <w:noProof/>
              </w:rPr>
              <w:t>SCALA DI VALUTAZIONE</w:t>
            </w:r>
            <w:r>
              <w:rPr>
                <w:noProof/>
                <w:webHidden/>
              </w:rPr>
              <w:tab/>
            </w:r>
            <w:r>
              <w:rPr>
                <w:noProof/>
                <w:webHidden/>
              </w:rPr>
              <w:fldChar w:fldCharType="begin"/>
            </w:r>
            <w:r>
              <w:rPr>
                <w:noProof/>
                <w:webHidden/>
              </w:rPr>
              <w:instrText xml:space="preserve"> PAGEREF _Toc238751516 \h </w:instrText>
            </w:r>
            <w:r>
              <w:rPr>
                <w:noProof/>
                <w:webHidden/>
              </w:rPr>
            </w:r>
            <w:r>
              <w:rPr>
                <w:noProof/>
                <w:webHidden/>
              </w:rPr>
              <w:fldChar w:fldCharType="separate"/>
            </w:r>
            <w:r>
              <w:rPr>
                <w:noProof/>
                <w:webHidden/>
              </w:rPr>
              <w:t>14</w:t>
            </w:r>
            <w:r>
              <w:rPr>
                <w:noProof/>
                <w:webHidden/>
              </w:rPr>
              <w:fldChar w:fldCharType="end"/>
            </w:r>
          </w:hyperlink>
        </w:p>
        <w:p w14:paraId="5C05F008" w14:textId="18B54675"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17" w:history="1">
            <w:r w:rsidRPr="000217FF">
              <w:rPr>
                <w:rStyle w:val="Collegamentoipertestuale"/>
                <w:noProof/>
              </w:rPr>
              <w:t>9.3</w:t>
            </w:r>
            <w:r>
              <w:rPr>
                <w:rFonts w:cstheme="minorBidi"/>
                <w:b w:val="0"/>
                <w:caps w:val="0"/>
                <w:noProof/>
                <w:kern w:val="2"/>
                <w:sz w:val="24"/>
                <w:szCs w:val="24"/>
                <w:lang w:eastAsia="it-IT"/>
                <w14:ligatures w14:val="standardContextual"/>
              </w:rPr>
              <w:tab/>
            </w:r>
            <w:r w:rsidRPr="000217FF">
              <w:rPr>
                <w:rStyle w:val="Collegamentoipertestuale"/>
                <w:noProof/>
              </w:rPr>
              <w:t>COMPONENTI DELLA PROBABILITÀ INERENTE</w:t>
            </w:r>
            <w:r>
              <w:rPr>
                <w:noProof/>
                <w:webHidden/>
              </w:rPr>
              <w:tab/>
            </w:r>
            <w:r>
              <w:rPr>
                <w:noProof/>
                <w:webHidden/>
              </w:rPr>
              <w:fldChar w:fldCharType="begin"/>
            </w:r>
            <w:r>
              <w:rPr>
                <w:noProof/>
                <w:webHidden/>
              </w:rPr>
              <w:instrText xml:space="preserve"> PAGEREF _Toc238751517 \h </w:instrText>
            </w:r>
            <w:r>
              <w:rPr>
                <w:noProof/>
                <w:webHidden/>
              </w:rPr>
            </w:r>
            <w:r>
              <w:rPr>
                <w:noProof/>
                <w:webHidden/>
              </w:rPr>
              <w:fldChar w:fldCharType="separate"/>
            </w:r>
            <w:r>
              <w:rPr>
                <w:noProof/>
                <w:webHidden/>
              </w:rPr>
              <w:t>15</w:t>
            </w:r>
            <w:r>
              <w:rPr>
                <w:noProof/>
                <w:webHidden/>
              </w:rPr>
              <w:fldChar w:fldCharType="end"/>
            </w:r>
          </w:hyperlink>
        </w:p>
        <w:p w14:paraId="6AD65B50" w14:textId="688441BF"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18" w:history="1">
            <w:r w:rsidRPr="000217FF">
              <w:rPr>
                <w:rStyle w:val="Collegamentoipertestuale"/>
                <w:noProof/>
              </w:rPr>
              <w:t>9.4</w:t>
            </w:r>
            <w:r>
              <w:rPr>
                <w:rFonts w:cstheme="minorBidi"/>
                <w:b w:val="0"/>
                <w:caps w:val="0"/>
                <w:noProof/>
                <w:kern w:val="2"/>
                <w:sz w:val="24"/>
                <w:szCs w:val="24"/>
                <w:lang w:eastAsia="it-IT"/>
                <w14:ligatures w14:val="standardContextual"/>
              </w:rPr>
              <w:tab/>
            </w:r>
            <w:r w:rsidRPr="000217FF">
              <w:rPr>
                <w:rStyle w:val="Collegamentoipertestuale"/>
                <w:noProof/>
              </w:rPr>
              <w:t>CLASSIFICAZIONE DELLE MINACCE</w:t>
            </w:r>
            <w:r>
              <w:rPr>
                <w:noProof/>
                <w:webHidden/>
              </w:rPr>
              <w:tab/>
            </w:r>
            <w:r>
              <w:rPr>
                <w:noProof/>
                <w:webHidden/>
              </w:rPr>
              <w:fldChar w:fldCharType="begin"/>
            </w:r>
            <w:r>
              <w:rPr>
                <w:noProof/>
                <w:webHidden/>
              </w:rPr>
              <w:instrText xml:space="preserve"> PAGEREF _Toc238751518 \h </w:instrText>
            </w:r>
            <w:r>
              <w:rPr>
                <w:noProof/>
                <w:webHidden/>
              </w:rPr>
            </w:r>
            <w:r>
              <w:rPr>
                <w:noProof/>
                <w:webHidden/>
              </w:rPr>
              <w:fldChar w:fldCharType="separate"/>
            </w:r>
            <w:r>
              <w:rPr>
                <w:noProof/>
                <w:webHidden/>
              </w:rPr>
              <w:t>16</w:t>
            </w:r>
            <w:r>
              <w:rPr>
                <w:noProof/>
                <w:webHidden/>
              </w:rPr>
              <w:fldChar w:fldCharType="end"/>
            </w:r>
          </w:hyperlink>
        </w:p>
        <w:p w14:paraId="3C7A084B" w14:textId="596B41A1"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19" w:history="1">
            <w:r w:rsidRPr="000217FF">
              <w:rPr>
                <w:rStyle w:val="Collegamentoipertestuale"/>
                <w:noProof/>
              </w:rPr>
              <w:t>9.5</w:t>
            </w:r>
            <w:r>
              <w:rPr>
                <w:rFonts w:cstheme="minorBidi"/>
                <w:b w:val="0"/>
                <w:caps w:val="0"/>
                <w:noProof/>
                <w:kern w:val="2"/>
                <w:sz w:val="24"/>
                <w:szCs w:val="24"/>
                <w:lang w:eastAsia="it-IT"/>
                <w14:ligatures w14:val="standardContextual"/>
              </w:rPr>
              <w:tab/>
            </w:r>
            <w:r w:rsidRPr="000217FF">
              <w:rPr>
                <w:rStyle w:val="Collegamentoipertestuale"/>
                <w:noProof/>
              </w:rPr>
              <w:t>PROFILAZIONE DELLE MINACCE INTENZIONALI</w:t>
            </w:r>
            <w:r>
              <w:rPr>
                <w:noProof/>
                <w:webHidden/>
              </w:rPr>
              <w:tab/>
            </w:r>
            <w:r>
              <w:rPr>
                <w:noProof/>
                <w:webHidden/>
              </w:rPr>
              <w:fldChar w:fldCharType="begin"/>
            </w:r>
            <w:r>
              <w:rPr>
                <w:noProof/>
                <w:webHidden/>
              </w:rPr>
              <w:instrText xml:space="preserve"> PAGEREF _Toc238751519 \h </w:instrText>
            </w:r>
            <w:r>
              <w:rPr>
                <w:noProof/>
                <w:webHidden/>
              </w:rPr>
            </w:r>
            <w:r>
              <w:rPr>
                <w:noProof/>
                <w:webHidden/>
              </w:rPr>
              <w:fldChar w:fldCharType="separate"/>
            </w:r>
            <w:r>
              <w:rPr>
                <w:noProof/>
                <w:webHidden/>
              </w:rPr>
              <w:t>16</w:t>
            </w:r>
            <w:r>
              <w:rPr>
                <w:noProof/>
                <w:webHidden/>
              </w:rPr>
              <w:fldChar w:fldCharType="end"/>
            </w:r>
          </w:hyperlink>
        </w:p>
        <w:p w14:paraId="309D0561" w14:textId="5B18DDAE"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20" w:history="1">
            <w:r w:rsidRPr="000217FF">
              <w:rPr>
                <w:rStyle w:val="Collegamentoipertestuale"/>
                <w:noProof/>
              </w:rPr>
              <w:t>9.6</w:t>
            </w:r>
            <w:r>
              <w:rPr>
                <w:rFonts w:cstheme="minorBidi"/>
                <w:b w:val="0"/>
                <w:caps w:val="0"/>
                <w:noProof/>
                <w:kern w:val="2"/>
                <w:sz w:val="24"/>
                <w:szCs w:val="24"/>
                <w:lang w:eastAsia="it-IT"/>
                <w14:ligatures w14:val="standardContextual"/>
              </w:rPr>
              <w:tab/>
            </w:r>
            <w:r w:rsidRPr="000217FF">
              <w:rPr>
                <w:rStyle w:val="Collegamentoipertestuale"/>
                <w:noProof/>
              </w:rPr>
              <w:t>PROFILAZIONE DELLE MINACCE ACCIDENTALI</w:t>
            </w:r>
            <w:r>
              <w:rPr>
                <w:noProof/>
                <w:webHidden/>
              </w:rPr>
              <w:tab/>
            </w:r>
            <w:r>
              <w:rPr>
                <w:noProof/>
                <w:webHidden/>
              </w:rPr>
              <w:fldChar w:fldCharType="begin"/>
            </w:r>
            <w:r>
              <w:rPr>
                <w:noProof/>
                <w:webHidden/>
              </w:rPr>
              <w:instrText xml:space="preserve"> PAGEREF _Toc238751520 \h </w:instrText>
            </w:r>
            <w:r>
              <w:rPr>
                <w:noProof/>
                <w:webHidden/>
              </w:rPr>
            </w:r>
            <w:r>
              <w:rPr>
                <w:noProof/>
                <w:webHidden/>
              </w:rPr>
              <w:fldChar w:fldCharType="separate"/>
            </w:r>
            <w:r>
              <w:rPr>
                <w:noProof/>
                <w:webHidden/>
              </w:rPr>
              <w:t>18</w:t>
            </w:r>
            <w:r>
              <w:rPr>
                <w:noProof/>
                <w:webHidden/>
              </w:rPr>
              <w:fldChar w:fldCharType="end"/>
            </w:r>
          </w:hyperlink>
        </w:p>
        <w:p w14:paraId="12E435CE" w14:textId="08DDC20D"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21" w:history="1">
            <w:r w:rsidRPr="000217FF">
              <w:rPr>
                <w:rStyle w:val="Collegamentoipertestuale"/>
                <w:noProof/>
              </w:rPr>
              <w:t>9.7</w:t>
            </w:r>
            <w:r>
              <w:rPr>
                <w:rFonts w:cstheme="minorBidi"/>
                <w:b w:val="0"/>
                <w:caps w:val="0"/>
                <w:noProof/>
                <w:kern w:val="2"/>
                <w:sz w:val="24"/>
                <w:szCs w:val="24"/>
                <w:lang w:eastAsia="it-IT"/>
                <w14:ligatures w14:val="standardContextual"/>
              </w:rPr>
              <w:tab/>
            </w:r>
            <w:r w:rsidRPr="000217FF">
              <w:rPr>
                <w:rStyle w:val="Collegamentoipertestuale"/>
                <w:noProof/>
              </w:rPr>
              <w:t>PROFILAZIONE DELLE MINACCE AMBIENTALI O TECNOLOGICHE</w:t>
            </w:r>
            <w:r>
              <w:rPr>
                <w:noProof/>
                <w:webHidden/>
              </w:rPr>
              <w:tab/>
            </w:r>
            <w:r>
              <w:rPr>
                <w:noProof/>
                <w:webHidden/>
              </w:rPr>
              <w:fldChar w:fldCharType="begin"/>
            </w:r>
            <w:r>
              <w:rPr>
                <w:noProof/>
                <w:webHidden/>
              </w:rPr>
              <w:instrText xml:space="preserve"> PAGEREF _Toc238751521 \h </w:instrText>
            </w:r>
            <w:r>
              <w:rPr>
                <w:noProof/>
                <w:webHidden/>
              </w:rPr>
            </w:r>
            <w:r>
              <w:rPr>
                <w:noProof/>
                <w:webHidden/>
              </w:rPr>
              <w:fldChar w:fldCharType="separate"/>
            </w:r>
            <w:r>
              <w:rPr>
                <w:noProof/>
                <w:webHidden/>
              </w:rPr>
              <w:t>20</w:t>
            </w:r>
            <w:r>
              <w:rPr>
                <w:noProof/>
                <w:webHidden/>
              </w:rPr>
              <w:fldChar w:fldCharType="end"/>
            </w:r>
          </w:hyperlink>
        </w:p>
        <w:p w14:paraId="57F0D1F6" w14:textId="07178513"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22" w:history="1">
            <w:r w:rsidRPr="000217FF">
              <w:rPr>
                <w:rStyle w:val="Collegamentoipertestuale"/>
                <w:noProof/>
              </w:rPr>
              <w:t>9.8</w:t>
            </w:r>
            <w:r>
              <w:rPr>
                <w:rFonts w:cstheme="minorBidi"/>
                <w:b w:val="0"/>
                <w:caps w:val="0"/>
                <w:noProof/>
                <w:kern w:val="2"/>
                <w:sz w:val="24"/>
                <w:szCs w:val="24"/>
                <w:lang w:eastAsia="it-IT"/>
                <w14:ligatures w14:val="standardContextual"/>
              </w:rPr>
              <w:tab/>
            </w:r>
            <w:r w:rsidRPr="000217FF">
              <w:rPr>
                <w:rStyle w:val="Collegamentoipertestuale"/>
                <w:noProof/>
              </w:rPr>
              <w:t>SUSCETTIBILITÀ INERENTE DEL CONTESTO</w:t>
            </w:r>
            <w:r>
              <w:rPr>
                <w:noProof/>
                <w:webHidden/>
              </w:rPr>
              <w:tab/>
            </w:r>
            <w:r>
              <w:rPr>
                <w:noProof/>
                <w:webHidden/>
              </w:rPr>
              <w:fldChar w:fldCharType="begin"/>
            </w:r>
            <w:r>
              <w:rPr>
                <w:noProof/>
                <w:webHidden/>
              </w:rPr>
              <w:instrText xml:space="preserve"> PAGEREF _Toc238751522 \h </w:instrText>
            </w:r>
            <w:r>
              <w:rPr>
                <w:noProof/>
                <w:webHidden/>
              </w:rPr>
            </w:r>
            <w:r>
              <w:rPr>
                <w:noProof/>
                <w:webHidden/>
              </w:rPr>
              <w:fldChar w:fldCharType="separate"/>
            </w:r>
            <w:r>
              <w:rPr>
                <w:noProof/>
                <w:webHidden/>
              </w:rPr>
              <w:t>21</w:t>
            </w:r>
            <w:r>
              <w:rPr>
                <w:noProof/>
                <w:webHidden/>
              </w:rPr>
              <w:fldChar w:fldCharType="end"/>
            </w:r>
          </w:hyperlink>
        </w:p>
        <w:p w14:paraId="4CB3B810" w14:textId="6A28AD47"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23" w:history="1">
            <w:r w:rsidRPr="000217FF">
              <w:rPr>
                <w:rStyle w:val="Collegamentoipertestuale"/>
                <w:noProof/>
              </w:rPr>
              <w:t>9.9</w:t>
            </w:r>
            <w:r>
              <w:rPr>
                <w:rFonts w:cstheme="minorBidi"/>
                <w:b w:val="0"/>
                <w:caps w:val="0"/>
                <w:noProof/>
                <w:kern w:val="2"/>
                <w:sz w:val="24"/>
                <w:szCs w:val="24"/>
                <w:lang w:eastAsia="it-IT"/>
                <w14:ligatures w14:val="standardContextual"/>
              </w:rPr>
              <w:tab/>
            </w:r>
            <w:r w:rsidRPr="000217FF">
              <w:rPr>
                <w:rStyle w:val="Collegamentoipertestuale"/>
                <w:noProof/>
              </w:rPr>
              <w:t>PROBABILITÀ DI SUCCESSO INERENTE</w:t>
            </w:r>
            <w:r>
              <w:rPr>
                <w:noProof/>
                <w:webHidden/>
              </w:rPr>
              <w:tab/>
            </w:r>
            <w:r>
              <w:rPr>
                <w:noProof/>
                <w:webHidden/>
              </w:rPr>
              <w:fldChar w:fldCharType="begin"/>
            </w:r>
            <w:r>
              <w:rPr>
                <w:noProof/>
                <w:webHidden/>
              </w:rPr>
              <w:instrText xml:space="preserve"> PAGEREF _Toc238751523 \h </w:instrText>
            </w:r>
            <w:r>
              <w:rPr>
                <w:noProof/>
                <w:webHidden/>
              </w:rPr>
            </w:r>
            <w:r>
              <w:rPr>
                <w:noProof/>
                <w:webHidden/>
              </w:rPr>
              <w:fldChar w:fldCharType="separate"/>
            </w:r>
            <w:r>
              <w:rPr>
                <w:noProof/>
                <w:webHidden/>
              </w:rPr>
              <w:t>24</w:t>
            </w:r>
            <w:r>
              <w:rPr>
                <w:noProof/>
                <w:webHidden/>
              </w:rPr>
              <w:fldChar w:fldCharType="end"/>
            </w:r>
          </w:hyperlink>
        </w:p>
        <w:p w14:paraId="25A914A8" w14:textId="64FB29FA"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24" w:history="1">
            <w:r w:rsidRPr="000217FF">
              <w:rPr>
                <w:rStyle w:val="Collegamentoipertestuale"/>
                <w:noProof/>
              </w:rPr>
              <w:t>9.10</w:t>
            </w:r>
            <w:r>
              <w:rPr>
                <w:rFonts w:cstheme="minorBidi"/>
                <w:b w:val="0"/>
                <w:caps w:val="0"/>
                <w:noProof/>
                <w:kern w:val="2"/>
                <w:sz w:val="24"/>
                <w:szCs w:val="24"/>
                <w:lang w:eastAsia="it-IT"/>
                <w14:ligatures w14:val="standardContextual"/>
              </w:rPr>
              <w:tab/>
            </w:r>
            <w:r w:rsidRPr="000217FF">
              <w:rPr>
                <w:rStyle w:val="Collegamentoipertestuale"/>
                <w:noProof/>
              </w:rPr>
              <w:t>CALCOLO DELLA PROBABILITÀ INERENTE</w:t>
            </w:r>
            <w:r>
              <w:rPr>
                <w:noProof/>
                <w:webHidden/>
              </w:rPr>
              <w:tab/>
            </w:r>
            <w:r>
              <w:rPr>
                <w:noProof/>
                <w:webHidden/>
              </w:rPr>
              <w:fldChar w:fldCharType="begin"/>
            </w:r>
            <w:r>
              <w:rPr>
                <w:noProof/>
                <w:webHidden/>
              </w:rPr>
              <w:instrText xml:space="preserve"> PAGEREF _Toc238751524 \h </w:instrText>
            </w:r>
            <w:r>
              <w:rPr>
                <w:noProof/>
                <w:webHidden/>
              </w:rPr>
            </w:r>
            <w:r>
              <w:rPr>
                <w:noProof/>
                <w:webHidden/>
              </w:rPr>
              <w:fldChar w:fldCharType="separate"/>
            </w:r>
            <w:r>
              <w:rPr>
                <w:noProof/>
                <w:webHidden/>
              </w:rPr>
              <w:t>25</w:t>
            </w:r>
            <w:r>
              <w:rPr>
                <w:noProof/>
                <w:webHidden/>
              </w:rPr>
              <w:fldChar w:fldCharType="end"/>
            </w:r>
          </w:hyperlink>
        </w:p>
        <w:p w14:paraId="628A3883" w14:textId="4509E06F"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25" w:history="1">
            <w:r w:rsidRPr="000217FF">
              <w:rPr>
                <w:rStyle w:val="Collegamentoipertestuale"/>
                <w:noProof/>
              </w:rPr>
              <w:t>9.11</w:t>
            </w:r>
            <w:r>
              <w:rPr>
                <w:rFonts w:cstheme="minorBidi"/>
                <w:b w:val="0"/>
                <w:caps w:val="0"/>
                <w:noProof/>
                <w:kern w:val="2"/>
                <w:sz w:val="24"/>
                <w:szCs w:val="24"/>
                <w:lang w:eastAsia="it-IT"/>
                <w14:ligatures w14:val="standardContextual"/>
              </w:rPr>
              <w:tab/>
            </w:r>
            <w:r w:rsidRPr="000217FF">
              <w:rPr>
                <w:rStyle w:val="Collegamentoipertestuale"/>
                <w:noProof/>
              </w:rPr>
              <w:t>UTILIZZO DELLA CYBER THREAT INTELLIGENCE</w:t>
            </w:r>
            <w:r>
              <w:rPr>
                <w:noProof/>
                <w:webHidden/>
              </w:rPr>
              <w:tab/>
            </w:r>
            <w:r>
              <w:rPr>
                <w:noProof/>
                <w:webHidden/>
              </w:rPr>
              <w:fldChar w:fldCharType="begin"/>
            </w:r>
            <w:r>
              <w:rPr>
                <w:noProof/>
                <w:webHidden/>
              </w:rPr>
              <w:instrText xml:space="preserve"> PAGEREF _Toc238751525 \h </w:instrText>
            </w:r>
            <w:r>
              <w:rPr>
                <w:noProof/>
                <w:webHidden/>
              </w:rPr>
            </w:r>
            <w:r>
              <w:rPr>
                <w:noProof/>
                <w:webHidden/>
              </w:rPr>
              <w:fldChar w:fldCharType="separate"/>
            </w:r>
            <w:r>
              <w:rPr>
                <w:noProof/>
                <w:webHidden/>
              </w:rPr>
              <w:t>25</w:t>
            </w:r>
            <w:r>
              <w:rPr>
                <w:noProof/>
                <w:webHidden/>
              </w:rPr>
              <w:fldChar w:fldCharType="end"/>
            </w:r>
          </w:hyperlink>
        </w:p>
        <w:p w14:paraId="6BA6DE5E" w14:textId="72C27AE7"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26" w:history="1">
            <w:r w:rsidRPr="000217FF">
              <w:rPr>
                <w:rStyle w:val="Collegamentoipertestuale"/>
                <w:noProof/>
              </w:rPr>
              <w:t>9.12</w:t>
            </w:r>
            <w:r>
              <w:rPr>
                <w:rFonts w:cstheme="minorBidi"/>
                <w:b w:val="0"/>
                <w:caps w:val="0"/>
                <w:noProof/>
                <w:kern w:val="2"/>
                <w:sz w:val="24"/>
                <w:szCs w:val="24"/>
                <w:lang w:eastAsia="it-IT"/>
                <w14:ligatures w14:val="standardContextual"/>
              </w:rPr>
              <w:tab/>
            </w:r>
            <w:r w:rsidRPr="000217FF">
              <w:rPr>
                <w:rStyle w:val="Collegamentoipertestuale"/>
                <w:noProof/>
              </w:rPr>
              <w:t>VALUTAZIONI RELATIVE ALLE VULNERABILITÀ TECNOLOGICHE</w:t>
            </w:r>
            <w:r>
              <w:rPr>
                <w:noProof/>
                <w:webHidden/>
              </w:rPr>
              <w:tab/>
            </w:r>
            <w:r>
              <w:rPr>
                <w:noProof/>
                <w:webHidden/>
              </w:rPr>
              <w:fldChar w:fldCharType="begin"/>
            </w:r>
            <w:r>
              <w:rPr>
                <w:noProof/>
                <w:webHidden/>
              </w:rPr>
              <w:instrText xml:space="preserve"> PAGEREF _Toc238751526 \h </w:instrText>
            </w:r>
            <w:r>
              <w:rPr>
                <w:noProof/>
                <w:webHidden/>
              </w:rPr>
            </w:r>
            <w:r>
              <w:rPr>
                <w:noProof/>
                <w:webHidden/>
              </w:rPr>
              <w:fldChar w:fldCharType="separate"/>
            </w:r>
            <w:r>
              <w:rPr>
                <w:noProof/>
                <w:webHidden/>
              </w:rPr>
              <w:t>26</w:t>
            </w:r>
            <w:r>
              <w:rPr>
                <w:noProof/>
                <w:webHidden/>
              </w:rPr>
              <w:fldChar w:fldCharType="end"/>
            </w:r>
          </w:hyperlink>
        </w:p>
        <w:p w14:paraId="7BADA1BF" w14:textId="411FCC63" w:rsidR="00F163C5" w:rsidRDefault="00F163C5">
          <w:pPr>
            <w:pStyle w:val="Sommario1"/>
            <w:tabs>
              <w:tab w:val="left" w:pos="800"/>
              <w:tab w:val="right" w:leader="dot" w:pos="9968"/>
            </w:tabs>
            <w:rPr>
              <w:rFonts w:cstheme="minorBidi"/>
              <w:b w:val="0"/>
              <w:bCs w:val="0"/>
              <w:caps w:val="0"/>
              <w:noProof/>
              <w:color w:val="auto"/>
              <w:kern w:val="2"/>
              <w:sz w:val="24"/>
              <w:szCs w:val="24"/>
              <w:lang w:eastAsia="it-IT"/>
              <w14:ligatures w14:val="standardContextual"/>
            </w:rPr>
          </w:pPr>
          <w:hyperlink w:anchor="_Toc238751527" w:history="1">
            <w:r w:rsidRPr="000217FF">
              <w:rPr>
                <w:rStyle w:val="Collegamentoipertestuale"/>
                <w:noProof/>
              </w:rPr>
              <w:t>10</w:t>
            </w:r>
            <w:r>
              <w:rPr>
                <w:rFonts w:cstheme="minorBidi"/>
                <w:b w:val="0"/>
                <w:bCs w:val="0"/>
                <w:caps w:val="0"/>
                <w:noProof/>
                <w:color w:val="auto"/>
                <w:kern w:val="2"/>
                <w:sz w:val="24"/>
                <w:szCs w:val="24"/>
                <w:lang w:eastAsia="it-IT"/>
                <w14:ligatures w14:val="standardContextual"/>
              </w:rPr>
              <w:tab/>
            </w:r>
            <w:r w:rsidRPr="000217FF">
              <w:rPr>
                <w:rStyle w:val="Collegamentoipertestuale"/>
                <w:noProof/>
              </w:rPr>
              <w:t>VALUTAZIONE DELL'IMPATTO INERENTE</w:t>
            </w:r>
            <w:r>
              <w:rPr>
                <w:noProof/>
                <w:webHidden/>
              </w:rPr>
              <w:tab/>
            </w:r>
            <w:r>
              <w:rPr>
                <w:noProof/>
                <w:webHidden/>
              </w:rPr>
              <w:fldChar w:fldCharType="begin"/>
            </w:r>
            <w:r>
              <w:rPr>
                <w:noProof/>
                <w:webHidden/>
              </w:rPr>
              <w:instrText xml:space="preserve"> PAGEREF _Toc238751527 \h </w:instrText>
            </w:r>
            <w:r>
              <w:rPr>
                <w:noProof/>
                <w:webHidden/>
              </w:rPr>
            </w:r>
            <w:r>
              <w:rPr>
                <w:noProof/>
                <w:webHidden/>
              </w:rPr>
              <w:fldChar w:fldCharType="separate"/>
            </w:r>
            <w:r>
              <w:rPr>
                <w:noProof/>
                <w:webHidden/>
              </w:rPr>
              <w:t>27</w:t>
            </w:r>
            <w:r>
              <w:rPr>
                <w:noProof/>
                <w:webHidden/>
              </w:rPr>
              <w:fldChar w:fldCharType="end"/>
            </w:r>
          </w:hyperlink>
        </w:p>
        <w:p w14:paraId="4F232847" w14:textId="5E601FAC"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28" w:history="1">
            <w:r w:rsidRPr="000217FF">
              <w:rPr>
                <w:rStyle w:val="Collegamentoipertestuale"/>
                <w:noProof/>
              </w:rPr>
              <w:t>10.1</w:t>
            </w:r>
            <w:r>
              <w:rPr>
                <w:rFonts w:cstheme="minorBidi"/>
                <w:b w:val="0"/>
                <w:caps w:val="0"/>
                <w:noProof/>
                <w:kern w:val="2"/>
                <w:sz w:val="24"/>
                <w:szCs w:val="24"/>
                <w:lang w:eastAsia="it-IT"/>
                <w14:ligatures w14:val="standardContextual"/>
              </w:rPr>
              <w:tab/>
            </w:r>
            <w:r w:rsidRPr="000217FF">
              <w:rPr>
                <w:rStyle w:val="Collegamentoipertestuale"/>
                <w:noProof/>
              </w:rPr>
              <w:t>MATRICE DEGLI IMPATTI FORNITA DALLA BIA</w:t>
            </w:r>
            <w:r>
              <w:rPr>
                <w:noProof/>
                <w:webHidden/>
              </w:rPr>
              <w:tab/>
            </w:r>
            <w:r>
              <w:rPr>
                <w:noProof/>
                <w:webHidden/>
              </w:rPr>
              <w:fldChar w:fldCharType="begin"/>
            </w:r>
            <w:r>
              <w:rPr>
                <w:noProof/>
                <w:webHidden/>
              </w:rPr>
              <w:instrText xml:space="preserve"> PAGEREF _Toc238751528 \h </w:instrText>
            </w:r>
            <w:r>
              <w:rPr>
                <w:noProof/>
                <w:webHidden/>
              </w:rPr>
            </w:r>
            <w:r>
              <w:rPr>
                <w:noProof/>
                <w:webHidden/>
              </w:rPr>
              <w:fldChar w:fldCharType="separate"/>
            </w:r>
            <w:r>
              <w:rPr>
                <w:noProof/>
                <w:webHidden/>
              </w:rPr>
              <w:t>27</w:t>
            </w:r>
            <w:r>
              <w:rPr>
                <w:noProof/>
                <w:webHidden/>
              </w:rPr>
              <w:fldChar w:fldCharType="end"/>
            </w:r>
          </w:hyperlink>
        </w:p>
        <w:p w14:paraId="12CD0A6E" w14:textId="67A3DD25"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29" w:history="1">
            <w:r w:rsidRPr="000217FF">
              <w:rPr>
                <w:rStyle w:val="Collegamentoipertestuale"/>
                <w:noProof/>
              </w:rPr>
              <w:t>10.2</w:t>
            </w:r>
            <w:r>
              <w:rPr>
                <w:rFonts w:cstheme="minorBidi"/>
                <w:b w:val="0"/>
                <w:caps w:val="0"/>
                <w:noProof/>
                <w:kern w:val="2"/>
                <w:sz w:val="24"/>
                <w:szCs w:val="24"/>
                <w:lang w:eastAsia="it-IT"/>
                <w14:ligatures w14:val="standardContextual"/>
              </w:rPr>
              <w:tab/>
            </w:r>
            <w:r w:rsidRPr="000217FF">
              <w:rPr>
                <w:rStyle w:val="Collegamentoipertestuale"/>
                <w:noProof/>
              </w:rPr>
              <w:t>ASSOCIAZIONE TRA THREAT EVENT E PROPRIETÀ DI SICUREZZA</w:t>
            </w:r>
            <w:r>
              <w:rPr>
                <w:noProof/>
                <w:webHidden/>
              </w:rPr>
              <w:tab/>
            </w:r>
            <w:r>
              <w:rPr>
                <w:noProof/>
                <w:webHidden/>
              </w:rPr>
              <w:fldChar w:fldCharType="begin"/>
            </w:r>
            <w:r>
              <w:rPr>
                <w:noProof/>
                <w:webHidden/>
              </w:rPr>
              <w:instrText xml:space="preserve"> PAGEREF _Toc238751529 \h </w:instrText>
            </w:r>
            <w:r>
              <w:rPr>
                <w:noProof/>
                <w:webHidden/>
              </w:rPr>
            </w:r>
            <w:r>
              <w:rPr>
                <w:noProof/>
                <w:webHidden/>
              </w:rPr>
              <w:fldChar w:fldCharType="separate"/>
            </w:r>
            <w:r>
              <w:rPr>
                <w:noProof/>
                <w:webHidden/>
              </w:rPr>
              <w:t>28</w:t>
            </w:r>
            <w:r>
              <w:rPr>
                <w:noProof/>
                <w:webHidden/>
              </w:rPr>
              <w:fldChar w:fldCharType="end"/>
            </w:r>
          </w:hyperlink>
        </w:p>
        <w:p w14:paraId="5F15E13F" w14:textId="6E558F9C"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30" w:history="1">
            <w:r w:rsidRPr="000217FF">
              <w:rPr>
                <w:rStyle w:val="Collegamentoipertestuale"/>
                <w:noProof/>
              </w:rPr>
              <w:t>10.3</w:t>
            </w:r>
            <w:r>
              <w:rPr>
                <w:rFonts w:cstheme="minorBidi"/>
                <w:b w:val="0"/>
                <w:caps w:val="0"/>
                <w:noProof/>
                <w:kern w:val="2"/>
                <w:sz w:val="24"/>
                <w:szCs w:val="24"/>
                <w:lang w:eastAsia="it-IT"/>
                <w14:ligatures w14:val="standardContextual"/>
              </w:rPr>
              <w:tab/>
            </w:r>
            <w:r w:rsidRPr="000217FF">
              <w:rPr>
                <w:rStyle w:val="Collegamentoipertestuale"/>
                <w:noProof/>
              </w:rPr>
              <w:t>DETERMINAZIONE DELL’IMPATTO PER PROPRIETÀ DI SICUREZZA</w:t>
            </w:r>
            <w:r>
              <w:rPr>
                <w:noProof/>
                <w:webHidden/>
              </w:rPr>
              <w:tab/>
            </w:r>
            <w:r>
              <w:rPr>
                <w:noProof/>
                <w:webHidden/>
              </w:rPr>
              <w:fldChar w:fldCharType="begin"/>
            </w:r>
            <w:r>
              <w:rPr>
                <w:noProof/>
                <w:webHidden/>
              </w:rPr>
              <w:instrText xml:space="preserve"> PAGEREF _Toc238751530 \h </w:instrText>
            </w:r>
            <w:r>
              <w:rPr>
                <w:noProof/>
                <w:webHidden/>
              </w:rPr>
            </w:r>
            <w:r>
              <w:rPr>
                <w:noProof/>
                <w:webHidden/>
              </w:rPr>
              <w:fldChar w:fldCharType="separate"/>
            </w:r>
            <w:r>
              <w:rPr>
                <w:noProof/>
                <w:webHidden/>
              </w:rPr>
              <w:t>29</w:t>
            </w:r>
            <w:r>
              <w:rPr>
                <w:noProof/>
                <w:webHidden/>
              </w:rPr>
              <w:fldChar w:fldCharType="end"/>
            </w:r>
          </w:hyperlink>
        </w:p>
        <w:p w14:paraId="656F0C12" w14:textId="5A544AE5"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31" w:history="1">
            <w:r w:rsidRPr="000217FF">
              <w:rPr>
                <w:rStyle w:val="Collegamentoipertestuale"/>
                <w:noProof/>
              </w:rPr>
              <w:t>10.4</w:t>
            </w:r>
            <w:r>
              <w:rPr>
                <w:rFonts w:cstheme="minorBidi"/>
                <w:b w:val="0"/>
                <w:caps w:val="0"/>
                <w:noProof/>
                <w:kern w:val="2"/>
                <w:sz w:val="24"/>
                <w:szCs w:val="24"/>
                <w:lang w:eastAsia="it-IT"/>
                <w14:ligatures w14:val="standardContextual"/>
              </w:rPr>
              <w:tab/>
            </w:r>
            <w:r w:rsidRPr="000217FF">
              <w:rPr>
                <w:rStyle w:val="Collegamentoipertestuale"/>
                <w:noProof/>
              </w:rPr>
              <w:t>DETERMINAZIONE DELL’IMPATTO INERENTE DELLO SCENARIO</w:t>
            </w:r>
            <w:r>
              <w:rPr>
                <w:noProof/>
                <w:webHidden/>
              </w:rPr>
              <w:tab/>
            </w:r>
            <w:r>
              <w:rPr>
                <w:noProof/>
                <w:webHidden/>
              </w:rPr>
              <w:fldChar w:fldCharType="begin"/>
            </w:r>
            <w:r>
              <w:rPr>
                <w:noProof/>
                <w:webHidden/>
              </w:rPr>
              <w:instrText xml:space="preserve"> PAGEREF _Toc238751531 \h </w:instrText>
            </w:r>
            <w:r>
              <w:rPr>
                <w:noProof/>
                <w:webHidden/>
              </w:rPr>
            </w:r>
            <w:r>
              <w:rPr>
                <w:noProof/>
                <w:webHidden/>
              </w:rPr>
              <w:fldChar w:fldCharType="separate"/>
            </w:r>
            <w:r>
              <w:rPr>
                <w:noProof/>
                <w:webHidden/>
              </w:rPr>
              <w:t>30</w:t>
            </w:r>
            <w:r>
              <w:rPr>
                <w:noProof/>
                <w:webHidden/>
              </w:rPr>
              <w:fldChar w:fldCharType="end"/>
            </w:r>
          </w:hyperlink>
        </w:p>
        <w:p w14:paraId="702EF4BD" w14:textId="5D1167A6"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32" w:history="1">
            <w:r w:rsidRPr="000217FF">
              <w:rPr>
                <w:rStyle w:val="Collegamentoipertestuale"/>
                <w:noProof/>
              </w:rPr>
              <w:t>10.5</w:t>
            </w:r>
            <w:r>
              <w:rPr>
                <w:rFonts w:cstheme="minorBidi"/>
                <w:b w:val="0"/>
                <w:caps w:val="0"/>
                <w:noProof/>
                <w:kern w:val="2"/>
                <w:sz w:val="24"/>
                <w:szCs w:val="24"/>
                <w:lang w:eastAsia="it-IT"/>
                <w14:ligatures w14:val="standardContextual"/>
              </w:rPr>
              <w:tab/>
            </w:r>
            <w:r w:rsidRPr="000217FF">
              <w:rPr>
                <w:rStyle w:val="Collegamentoipertestuale"/>
                <w:noProof/>
              </w:rPr>
              <w:t>TRACCIABILITÀ DEL PROFILO DETERMINANTE</w:t>
            </w:r>
            <w:r>
              <w:rPr>
                <w:noProof/>
                <w:webHidden/>
              </w:rPr>
              <w:tab/>
            </w:r>
            <w:r>
              <w:rPr>
                <w:noProof/>
                <w:webHidden/>
              </w:rPr>
              <w:fldChar w:fldCharType="begin"/>
            </w:r>
            <w:r>
              <w:rPr>
                <w:noProof/>
                <w:webHidden/>
              </w:rPr>
              <w:instrText xml:space="preserve"> PAGEREF _Toc238751532 \h </w:instrText>
            </w:r>
            <w:r>
              <w:rPr>
                <w:noProof/>
                <w:webHidden/>
              </w:rPr>
            </w:r>
            <w:r>
              <w:rPr>
                <w:noProof/>
                <w:webHidden/>
              </w:rPr>
              <w:fldChar w:fldCharType="separate"/>
            </w:r>
            <w:r>
              <w:rPr>
                <w:noProof/>
                <w:webHidden/>
              </w:rPr>
              <w:t>31</w:t>
            </w:r>
            <w:r>
              <w:rPr>
                <w:noProof/>
                <w:webHidden/>
              </w:rPr>
              <w:fldChar w:fldCharType="end"/>
            </w:r>
          </w:hyperlink>
        </w:p>
        <w:p w14:paraId="546FED92" w14:textId="5737412E"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33" w:history="1">
            <w:r w:rsidRPr="000217FF">
              <w:rPr>
                <w:rStyle w:val="Collegamentoipertestuale"/>
                <w:noProof/>
              </w:rPr>
              <w:t>10.6</w:t>
            </w:r>
            <w:r>
              <w:rPr>
                <w:rFonts w:cstheme="minorBidi"/>
                <w:b w:val="0"/>
                <w:caps w:val="0"/>
                <w:noProof/>
                <w:kern w:val="2"/>
                <w:sz w:val="24"/>
                <w:szCs w:val="24"/>
                <w:lang w:eastAsia="it-IT"/>
                <w14:ligatures w14:val="standardContextual"/>
              </w:rPr>
              <w:tab/>
            </w:r>
            <w:r w:rsidRPr="000217FF">
              <w:rPr>
                <w:rStyle w:val="Collegamentoipertestuale"/>
                <w:noProof/>
              </w:rPr>
              <w:t>ASSENZA O INDISPONIBILITÀ DELLA BIA</w:t>
            </w:r>
            <w:r>
              <w:rPr>
                <w:noProof/>
                <w:webHidden/>
              </w:rPr>
              <w:tab/>
            </w:r>
            <w:r>
              <w:rPr>
                <w:noProof/>
                <w:webHidden/>
              </w:rPr>
              <w:fldChar w:fldCharType="begin"/>
            </w:r>
            <w:r>
              <w:rPr>
                <w:noProof/>
                <w:webHidden/>
              </w:rPr>
              <w:instrText xml:space="preserve"> PAGEREF _Toc238751533 \h </w:instrText>
            </w:r>
            <w:r>
              <w:rPr>
                <w:noProof/>
                <w:webHidden/>
              </w:rPr>
            </w:r>
            <w:r>
              <w:rPr>
                <w:noProof/>
                <w:webHidden/>
              </w:rPr>
              <w:fldChar w:fldCharType="separate"/>
            </w:r>
            <w:r>
              <w:rPr>
                <w:noProof/>
                <w:webHidden/>
              </w:rPr>
              <w:t>32</w:t>
            </w:r>
            <w:r>
              <w:rPr>
                <w:noProof/>
                <w:webHidden/>
              </w:rPr>
              <w:fldChar w:fldCharType="end"/>
            </w:r>
          </w:hyperlink>
        </w:p>
        <w:p w14:paraId="64F9DE11" w14:textId="2550F158"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34" w:history="1">
            <w:r w:rsidRPr="000217FF">
              <w:rPr>
                <w:rStyle w:val="Collegamentoipertestuale"/>
                <w:noProof/>
              </w:rPr>
              <w:t>10.7</w:t>
            </w:r>
            <w:r>
              <w:rPr>
                <w:rFonts w:cstheme="minorBidi"/>
                <w:b w:val="0"/>
                <w:caps w:val="0"/>
                <w:noProof/>
                <w:kern w:val="2"/>
                <w:sz w:val="24"/>
                <w:szCs w:val="24"/>
                <w:lang w:eastAsia="it-IT"/>
                <w14:ligatures w14:val="standardContextual"/>
              </w:rPr>
              <w:tab/>
            </w:r>
            <w:r w:rsidRPr="000217FF">
              <w:rPr>
                <w:rStyle w:val="Collegamentoipertestuale"/>
                <w:noProof/>
              </w:rPr>
              <w:t>AGGIORNAMENTO DEI VALORI DI IMPATTO</w:t>
            </w:r>
            <w:r>
              <w:rPr>
                <w:noProof/>
                <w:webHidden/>
              </w:rPr>
              <w:tab/>
            </w:r>
            <w:r>
              <w:rPr>
                <w:noProof/>
                <w:webHidden/>
              </w:rPr>
              <w:fldChar w:fldCharType="begin"/>
            </w:r>
            <w:r>
              <w:rPr>
                <w:noProof/>
                <w:webHidden/>
              </w:rPr>
              <w:instrText xml:space="preserve"> PAGEREF _Toc238751534 \h </w:instrText>
            </w:r>
            <w:r>
              <w:rPr>
                <w:noProof/>
                <w:webHidden/>
              </w:rPr>
            </w:r>
            <w:r>
              <w:rPr>
                <w:noProof/>
                <w:webHidden/>
              </w:rPr>
              <w:fldChar w:fldCharType="separate"/>
            </w:r>
            <w:r>
              <w:rPr>
                <w:noProof/>
                <w:webHidden/>
              </w:rPr>
              <w:t>32</w:t>
            </w:r>
            <w:r>
              <w:rPr>
                <w:noProof/>
                <w:webHidden/>
              </w:rPr>
              <w:fldChar w:fldCharType="end"/>
            </w:r>
          </w:hyperlink>
        </w:p>
        <w:p w14:paraId="60C91ED2" w14:textId="2A16070D" w:rsidR="00F163C5" w:rsidRDefault="00F163C5">
          <w:pPr>
            <w:pStyle w:val="Sommario1"/>
            <w:tabs>
              <w:tab w:val="left" w:pos="800"/>
              <w:tab w:val="right" w:leader="dot" w:pos="9968"/>
            </w:tabs>
            <w:rPr>
              <w:rFonts w:cstheme="minorBidi"/>
              <w:b w:val="0"/>
              <w:bCs w:val="0"/>
              <w:caps w:val="0"/>
              <w:noProof/>
              <w:color w:val="auto"/>
              <w:kern w:val="2"/>
              <w:sz w:val="24"/>
              <w:szCs w:val="24"/>
              <w:lang w:eastAsia="it-IT"/>
              <w14:ligatures w14:val="standardContextual"/>
            </w:rPr>
          </w:pPr>
          <w:hyperlink w:anchor="_Toc238751535" w:history="1">
            <w:r w:rsidRPr="000217FF">
              <w:rPr>
                <w:rStyle w:val="Collegamentoipertestuale"/>
                <w:noProof/>
              </w:rPr>
              <w:t>11</w:t>
            </w:r>
            <w:r>
              <w:rPr>
                <w:rFonts w:cstheme="minorBidi"/>
                <w:b w:val="0"/>
                <w:bCs w:val="0"/>
                <w:caps w:val="0"/>
                <w:noProof/>
                <w:color w:val="auto"/>
                <w:kern w:val="2"/>
                <w:sz w:val="24"/>
                <w:szCs w:val="24"/>
                <w:lang w:eastAsia="it-IT"/>
                <w14:ligatures w14:val="standardContextual"/>
              </w:rPr>
              <w:tab/>
            </w:r>
            <w:r w:rsidRPr="000217FF">
              <w:rPr>
                <w:rStyle w:val="Collegamentoipertestuale"/>
                <w:noProof/>
              </w:rPr>
              <w:t>VALUTAZIONE DEL RISCHIO</w:t>
            </w:r>
            <w:r>
              <w:rPr>
                <w:noProof/>
                <w:webHidden/>
              </w:rPr>
              <w:tab/>
            </w:r>
            <w:r>
              <w:rPr>
                <w:noProof/>
                <w:webHidden/>
              </w:rPr>
              <w:fldChar w:fldCharType="begin"/>
            </w:r>
            <w:r>
              <w:rPr>
                <w:noProof/>
                <w:webHidden/>
              </w:rPr>
              <w:instrText xml:space="preserve"> PAGEREF _Toc238751535 \h </w:instrText>
            </w:r>
            <w:r>
              <w:rPr>
                <w:noProof/>
                <w:webHidden/>
              </w:rPr>
            </w:r>
            <w:r>
              <w:rPr>
                <w:noProof/>
                <w:webHidden/>
              </w:rPr>
              <w:fldChar w:fldCharType="separate"/>
            </w:r>
            <w:r>
              <w:rPr>
                <w:noProof/>
                <w:webHidden/>
              </w:rPr>
              <w:t>33</w:t>
            </w:r>
            <w:r>
              <w:rPr>
                <w:noProof/>
                <w:webHidden/>
              </w:rPr>
              <w:fldChar w:fldCharType="end"/>
            </w:r>
          </w:hyperlink>
        </w:p>
        <w:p w14:paraId="1EB046AB" w14:textId="275856F9"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36" w:history="1">
            <w:r w:rsidRPr="000217FF">
              <w:rPr>
                <w:rStyle w:val="Collegamentoipertestuale"/>
                <w:noProof/>
              </w:rPr>
              <w:t>11.1</w:t>
            </w:r>
            <w:r>
              <w:rPr>
                <w:rFonts w:cstheme="minorBidi"/>
                <w:b w:val="0"/>
                <w:caps w:val="0"/>
                <w:noProof/>
                <w:kern w:val="2"/>
                <w:sz w:val="24"/>
                <w:szCs w:val="24"/>
                <w:lang w:eastAsia="it-IT"/>
                <w14:ligatures w14:val="standardContextual"/>
              </w:rPr>
              <w:tab/>
            </w:r>
            <w:r w:rsidRPr="000217FF">
              <w:rPr>
                <w:rStyle w:val="Collegamentoipertestuale"/>
                <w:noProof/>
              </w:rPr>
              <w:t>MODELLO DI VALUTAZIONE</w:t>
            </w:r>
            <w:r>
              <w:rPr>
                <w:noProof/>
                <w:webHidden/>
              </w:rPr>
              <w:tab/>
            </w:r>
            <w:r>
              <w:rPr>
                <w:noProof/>
                <w:webHidden/>
              </w:rPr>
              <w:fldChar w:fldCharType="begin"/>
            </w:r>
            <w:r>
              <w:rPr>
                <w:noProof/>
                <w:webHidden/>
              </w:rPr>
              <w:instrText xml:space="preserve"> PAGEREF _Toc238751536 \h </w:instrText>
            </w:r>
            <w:r>
              <w:rPr>
                <w:noProof/>
                <w:webHidden/>
              </w:rPr>
            </w:r>
            <w:r>
              <w:rPr>
                <w:noProof/>
                <w:webHidden/>
              </w:rPr>
              <w:fldChar w:fldCharType="separate"/>
            </w:r>
            <w:r>
              <w:rPr>
                <w:noProof/>
                <w:webHidden/>
              </w:rPr>
              <w:t>33</w:t>
            </w:r>
            <w:r>
              <w:rPr>
                <w:noProof/>
                <w:webHidden/>
              </w:rPr>
              <w:fldChar w:fldCharType="end"/>
            </w:r>
          </w:hyperlink>
        </w:p>
        <w:p w14:paraId="6B93C292" w14:textId="30172EF2"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37" w:history="1">
            <w:r w:rsidRPr="000217FF">
              <w:rPr>
                <w:rStyle w:val="Collegamentoipertestuale"/>
                <w:noProof/>
              </w:rPr>
              <w:t>11.2</w:t>
            </w:r>
            <w:r>
              <w:rPr>
                <w:rFonts w:cstheme="minorBidi"/>
                <w:b w:val="0"/>
                <w:caps w:val="0"/>
                <w:noProof/>
                <w:kern w:val="2"/>
                <w:sz w:val="24"/>
                <w:szCs w:val="24"/>
                <w:lang w:eastAsia="it-IT"/>
                <w14:ligatures w14:val="standardContextual"/>
              </w:rPr>
              <w:tab/>
            </w:r>
            <w:r w:rsidRPr="000217FF">
              <w:rPr>
                <w:rStyle w:val="Collegamentoipertestuale"/>
                <w:noProof/>
              </w:rPr>
              <w:t>MATRICE DI CLASSIFICAZIONE DEL RISCHIO</w:t>
            </w:r>
            <w:r>
              <w:rPr>
                <w:noProof/>
                <w:webHidden/>
              </w:rPr>
              <w:tab/>
            </w:r>
            <w:r>
              <w:rPr>
                <w:noProof/>
                <w:webHidden/>
              </w:rPr>
              <w:fldChar w:fldCharType="begin"/>
            </w:r>
            <w:r>
              <w:rPr>
                <w:noProof/>
                <w:webHidden/>
              </w:rPr>
              <w:instrText xml:space="preserve"> PAGEREF _Toc238751537 \h </w:instrText>
            </w:r>
            <w:r>
              <w:rPr>
                <w:noProof/>
                <w:webHidden/>
              </w:rPr>
            </w:r>
            <w:r>
              <w:rPr>
                <w:noProof/>
                <w:webHidden/>
              </w:rPr>
              <w:fldChar w:fldCharType="separate"/>
            </w:r>
            <w:r>
              <w:rPr>
                <w:noProof/>
                <w:webHidden/>
              </w:rPr>
              <w:t>34</w:t>
            </w:r>
            <w:r>
              <w:rPr>
                <w:noProof/>
                <w:webHidden/>
              </w:rPr>
              <w:fldChar w:fldCharType="end"/>
            </w:r>
          </w:hyperlink>
        </w:p>
        <w:p w14:paraId="1E9C3A93" w14:textId="73176E39"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38" w:history="1">
            <w:r w:rsidRPr="000217FF">
              <w:rPr>
                <w:rStyle w:val="Collegamentoipertestuale"/>
                <w:noProof/>
              </w:rPr>
              <w:t>11.3</w:t>
            </w:r>
            <w:r>
              <w:rPr>
                <w:rFonts w:cstheme="minorBidi"/>
                <w:b w:val="0"/>
                <w:caps w:val="0"/>
                <w:noProof/>
                <w:kern w:val="2"/>
                <w:sz w:val="24"/>
                <w:szCs w:val="24"/>
                <w:lang w:eastAsia="it-IT"/>
                <w14:ligatures w14:val="standardContextual"/>
              </w:rPr>
              <w:tab/>
            </w:r>
            <w:r w:rsidRPr="000217FF">
              <w:rPr>
                <w:rStyle w:val="Collegamentoipertestuale"/>
                <w:noProof/>
              </w:rPr>
              <w:t>DETERMINAZIONE DEL RISCHIO INERENTE</w:t>
            </w:r>
            <w:r>
              <w:rPr>
                <w:noProof/>
                <w:webHidden/>
              </w:rPr>
              <w:tab/>
            </w:r>
            <w:r>
              <w:rPr>
                <w:noProof/>
                <w:webHidden/>
              </w:rPr>
              <w:fldChar w:fldCharType="begin"/>
            </w:r>
            <w:r>
              <w:rPr>
                <w:noProof/>
                <w:webHidden/>
              </w:rPr>
              <w:instrText xml:space="preserve"> PAGEREF _Toc238751538 \h </w:instrText>
            </w:r>
            <w:r>
              <w:rPr>
                <w:noProof/>
                <w:webHidden/>
              </w:rPr>
            </w:r>
            <w:r>
              <w:rPr>
                <w:noProof/>
                <w:webHidden/>
              </w:rPr>
              <w:fldChar w:fldCharType="separate"/>
            </w:r>
            <w:r>
              <w:rPr>
                <w:noProof/>
                <w:webHidden/>
              </w:rPr>
              <w:t>35</w:t>
            </w:r>
            <w:r>
              <w:rPr>
                <w:noProof/>
                <w:webHidden/>
              </w:rPr>
              <w:fldChar w:fldCharType="end"/>
            </w:r>
          </w:hyperlink>
        </w:p>
        <w:p w14:paraId="6A7FE3A7" w14:textId="5E11F3DF"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39" w:history="1">
            <w:r w:rsidRPr="000217FF">
              <w:rPr>
                <w:rStyle w:val="Collegamentoipertestuale"/>
                <w:noProof/>
              </w:rPr>
              <w:t>11.4</w:t>
            </w:r>
            <w:r>
              <w:rPr>
                <w:rFonts w:cstheme="minorBidi"/>
                <w:b w:val="0"/>
                <w:caps w:val="0"/>
                <w:noProof/>
                <w:kern w:val="2"/>
                <w:sz w:val="24"/>
                <w:szCs w:val="24"/>
                <w:lang w:eastAsia="it-IT"/>
                <w14:ligatures w14:val="standardContextual"/>
              </w:rPr>
              <w:tab/>
            </w:r>
            <w:r w:rsidRPr="000217FF">
              <w:rPr>
                <w:rStyle w:val="Collegamentoipertestuale"/>
                <w:noProof/>
              </w:rPr>
              <w:t>VALUTAZIONE DELL’EFFICACIA DELLE MISURE DI SICUREZZA</w:t>
            </w:r>
            <w:r>
              <w:rPr>
                <w:noProof/>
                <w:webHidden/>
              </w:rPr>
              <w:tab/>
            </w:r>
            <w:r>
              <w:rPr>
                <w:noProof/>
                <w:webHidden/>
              </w:rPr>
              <w:fldChar w:fldCharType="begin"/>
            </w:r>
            <w:r>
              <w:rPr>
                <w:noProof/>
                <w:webHidden/>
              </w:rPr>
              <w:instrText xml:space="preserve"> PAGEREF _Toc238751539 \h </w:instrText>
            </w:r>
            <w:r>
              <w:rPr>
                <w:noProof/>
                <w:webHidden/>
              </w:rPr>
            </w:r>
            <w:r>
              <w:rPr>
                <w:noProof/>
                <w:webHidden/>
              </w:rPr>
              <w:fldChar w:fldCharType="separate"/>
            </w:r>
            <w:r>
              <w:rPr>
                <w:noProof/>
                <w:webHidden/>
              </w:rPr>
              <w:t>35</w:t>
            </w:r>
            <w:r>
              <w:rPr>
                <w:noProof/>
                <w:webHidden/>
              </w:rPr>
              <w:fldChar w:fldCharType="end"/>
            </w:r>
          </w:hyperlink>
        </w:p>
        <w:p w14:paraId="474D7E18" w14:textId="4724E73B"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40" w:history="1">
            <w:r w:rsidRPr="000217FF">
              <w:rPr>
                <w:rStyle w:val="Collegamentoipertestuale"/>
                <w:noProof/>
              </w:rPr>
              <w:t>11.5</w:t>
            </w:r>
            <w:r>
              <w:rPr>
                <w:rFonts w:cstheme="minorBidi"/>
                <w:b w:val="0"/>
                <w:caps w:val="0"/>
                <w:noProof/>
                <w:kern w:val="2"/>
                <w:sz w:val="24"/>
                <w:szCs w:val="24"/>
                <w:lang w:eastAsia="it-IT"/>
                <w14:ligatures w14:val="standardContextual"/>
              </w:rPr>
              <w:tab/>
            </w:r>
            <w:r w:rsidRPr="000217FF">
              <w:rPr>
                <w:rStyle w:val="Collegamentoipertestuale"/>
                <w:noProof/>
              </w:rPr>
              <w:t>PARAMETRI DI EFFICACIA DELLE MISURE DI SICUREZZA</w:t>
            </w:r>
            <w:r>
              <w:rPr>
                <w:noProof/>
                <w:webHidden/>
              </w:rPr>
              <w:tab/>
            </w:r>
            <w:r>
              <w:rPr>
                <w:noProof/>
                <w:webHidden/>
              </w:rPr>
              <w:fldChar w:fldCharType="begin"/>
            </w:r>
            <w:r>
              <w:rPr>
                <w:noProof/>
                <w:webHidden/>
              </w:rPr>
              <w:instrText xml:space="preserve"> PAGEREF _Toc238751540 \h </w:instrText>
            </w:r>
            <w:r>
              <w:rPr>
                <w:noProof/>
                <w:webHidden/>
              </w:rPr>
            </w:r>
            <w:r>
              <w:rPr>
                <w:noProof/>
                <w:webHidden/>
              </w:rPr>
              <w:fldChar w:fldCharType="separate"/>
            </w:r>
            <w:r>
              <w:rPr>
                <w:noProof/>
                <w:webHidden/>
              </w:rPr>
              <w:t>37</w:t>
            </w:r>
            <w:r>
              <w:rPr>
                <w:noProof/>
                <w:webHidden/>
              </w:rPr>
              <w:fldChar w:fldCharType="end"/>
            </w:r>
          </w:hyperlink>
        </w:p>
        <w:p w14:paraId="02EB454D" w14:textId="1F4FA942"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41" w:history="1">
            <w:r w:rsidRPr="000217FF">
              <w:rPr>
                <w:rStyle w:val="Collegamentoipertestuale"/>
                <w:noProof/>
              </w:rPr>
              <w:t>11.6</w:t>
            </w:r>
            <w:r>
              <w:rPr>
                <w:rFonts w:cstheme="minorBidi"/>
                <w:b w:val="0"/>
                <w:caps w:val="0"/>
                <w:noProof/>
                <w:kern w:val="2"/>
                <w:sz w:val="24"/>
                <w:szCs w:val="24"/>
                <w:lang w:eastAsia="it-IT"/>
                <w14:ligatures w14:val="standardContextual"/>
              </w:rPr>
              <w:tab/>
            </w:r>
            <w:r w:rsidRPr="000217FF">
              <w:rPr>
                <w:rStyle w:val="Collegamentoipertestuale"/>
                <w:noProof/>
              </w:rPr>
              <w:t>PRINCIPIO DI DETERMINAZIONE PROBABILITÀ E IMPATTO RESIDUI</w:t>
            </w:r>
            <w:r>
              <w:rPr>
                <w:noProof/>
                <w:webHidden/>
              </w:rPr>
              <w:tab/>
            </w:r>
            <w:r>
              <w:rPr>
                <w:noProof/>
                <w:webHidden/>
              </w:rPr>
              <w:fldChar w:fldCharType="begin"/>
            </w:r>
            <w:r>
              <w:rPr>
                <w:noProof/>
                <w:webHidden/>
              </w:rPr>
              <w:instrText xml:space="preserve"> PAGEREF _Toc238751541 \h </w:instrText>
            </w:r>
            <w:r>
              <w:rPr>
                <w:noProof/>
                <w:webHidden/>
              </w:rPr>
            </w:r>
            <w:r>
              <w:rPr>
                <w:noProof/>
                <w:webHidden/>
              </w:rPr>
              <w:fldChar w:fldCharType="separate"/>
            </w:r>
            <w:r>
              <w:rPr>
                <w:noProof/>
                <w:webHidden/>
              </w:rPr>
              <w:t>39</w:t>
            </w:r>
            <w:r>
              <w:rPr>
                <w:noProof/>
                <w:webHidden/>
              </w:rPr>
              <w:fldChar w:fldCharType="end"/>
            </w:r>
          </w:hyperlink>
        </w:p>
        <w:p w14:paraId="16CE41A3" w14:textId="49FF34F3"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42" w:history="1">
            <w:r w:rsidRPr="000217FF">
              <w:rPr>
                <w:rStyle w:val="Collegamentoipertestuale"/>
                <w:noProof/>
              </w:rPr>
              <w:t>11.7</w:t>
            </w:r>
            <w:r>
              <w:rPr>
                <w:rFonts w:cstheme="minorBidi"/>
                <w:b w:val="0"/>
                <w:caps w:val="0"/>
                <w:noProof/>
                <w:kern w:val="2"/>
                <w:sz w:val="24"/>
                <w:szCs w:val="24"/>
                <w:lang w:eastAsia="it-IT"/>
                <w14:ligatures w14:val="standardContextual"/>
              </w:rPr>
              <w:tab/>
            </w:r>
            <w:r w:rsidRPr="000217FF">
              <w:rPr>
                <w:rStyle w:val="Collegamentoipertestuale"/>
                <w:noProof/>
              </w:rPr>
              <w:t>DETERMINAZIONE DELLA PROBABILITÀ RESIDUA</w:t>
            </w:r>
            <w:r>
              <w:rPr>
                <w:noProof/>
                <w:webHidden/>
              </w:rPr>
              <w:tab/>
            </w:r>
            <w:r>
              <w:rPr>
                <w:noProof/>
                <w:webHidden/>
              </w:rPr>
              <w:fldChar w:fldCharType="begin"/>
            </w:r>
            <w:r>
              <w:rPr>
                <w:noProof/>
                <w:webHidden/>
              </w:rPr>
              <w:instrText xml:space="preserve"> PAGEREF _Toc238751542 \h </w:instrText>
            </w:r>
            <w:r>
              <w:rPr>
                <w:noProof/>
                <w:webHidden/>
              </w:rPr>
            </w:r>
            <w:r>
              <w:rPr>
                <w:noProof/>
                <w:webHidden/>
              </w:rPr>
              <w:fldChar w:fldCharType="separate"/>
            </w:r>
            <w:r>
              <w:rPr>
                <w:noProof/>
                <w:webHidden/>
              </w:rPr>
              <w:t>40</w:t>
            </w:r>
            <w:r>
              <w:rPr>
                <w:noProof/>
                <w:webHidden/>
              </w:rPr>
              <w:fldChar w:fldCharType="end"/>
            </w:r>
          </w:hyperlink>
        </w:p>
        <w:p w14:paraId="01B8D992" w14:textId="1A9F1AE7"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43" w:history="1">
            <w:r w:rsidRPr="000217FF">
              <w:rPr>
                <w:rStyle w:val="Collegamentoipertestuale"/>
                <w:noProof/>
              </w:rPr>
              <w:t>11.8</w:t>
            </w:r>
            <w:r>
              <w:rPr>
                <w:rFonts w:cstheme="minorBidi"/>
                <w:b w:val="0"/>
                <w:caps w:val="0"/>
                <w:noProof/>
                <w:kern w:val="2"/>
                <w:sz w:val="24"/>
                <w:szCs w:val="24"/>
                <w:lang w:eastAsia="it-IT"/>
                <w14:ligatures w14:val="standardContextual"/>
              </w:rPr>
              <w:tab/>
            </w:r>
            <w:r w:rsidRPr="000217FF">
              <w:rPr>
                <w:rStyle w:val="Collegamentoipertestuale"/>
                <w:noProof/>
              </w:rPr>
              <w:t>DETERMINAZIONE DELL’IMPATTO RESIDUO</w:t>
            </w:r>
            <w:r>
              <w:rPr>
                <w:noProof/>
                <w:webHidden/>
              </w:rPr>
              <w:tab/>
            </w:r>
            <w:r>
              <w:rPr>
                <w:noProof/>
                <w:webHidden/>
              </w:rPr>
              <w:fldChar w:fldCharType="begin"/>
            </w:r>
            <w:r>
              <w:rPr>
                <w:noProof/>
                <w:webHidden/>
              </w:rPr>
              <w:instrText xml:space="preserve"> PAGEREF _Toc238751543 \h </w:instrText>
            </w:r>
            <w:r>
              <w:rPr>
                <w:noProof/>
                <w:webHidden/>
              </w:rPr>
            </w:r>
            <w:r>
              <w:rPr>
                <w:noProof/>
                <w:webHidden/>
              </w:rPr>
              <w:fldChar w:fldCharType="separate"/>
            </w:r>
            <w:r>
              <w:rPr>
                <w:noProof/>
                <w:webHidden/>
              </w:rPr>
              <w:t>41</w:t>
            </w:r>
            <w:r>
              <w:rPr>
                <w:noProof/>
                <w:webHidden/>
              </w:rPr>
              <w:fldChar w:fldCharType="end"/>
            </w:r>
          </w:hyperlink>
        </w:p>
        <w:p w14:paraId="2B7F67DE" w14:textId="43FCD089"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44" w:history="1">
            <w:r w:rsidRPr="000217FF">
              <w:rPr>
                <w:rStyle w:val="Collegamentoipertestuale"/>
                <w:noProof/>
              </w:rPr>
              <w:t>11.9</w:t>
            </w:r>
            <w:r>
              <w:rPr>
                <w:rFonts w:cstheme="minorBidi"/>
                <w:b w:val="0"/>
                <w:caps w:val="0"/>
                <w:noProof/>
                <w:kern w:val="2"/>
                <w:sz w:val="24"/>
                <w:szCs w:val="24"/>
                <w:lang w:eastAsia="it-IT"/>
                <w14:ligatures w14:val="standardContextual"/>
              </w:rPr>
              <w:tab/>
            </w:r>
            <w:r w:rsidRPr="000217FF">
              <w:rPr>
                <w:rStyle w:val="Collegamentoipertestuale"/>
                <w:noProof/>
              </w:rPr>
              <w:t>DETERMINAZIONE DEL RISCHIO RESIDUO</w:t>
            </w:r>
            <w:r>
              <w:rPr>
                <w:noProof/>
                <w:webHidden/>
              </w:rPr>
              <w:tab/>
            </w:r>
            <w:r>
              <w:rPr>
                <w:noProof/>
                <w:webHidden/>
              </w:rPr>
              <w:fldChar w:fldCharType="begin"/>
            </w:r>
            <w:r>
              <w:rPr>
                <w:noProof/>
                <w:webHidden/>
              </w:rPr>
              <w:instrText xml:space="preserve"> PAGEREF _Toc238751544 \h </w:instrText>
            </w:r>
            <w:r>
              <w:rPr>
                <w:noProof/>
                <w:webHidden/>
              </w:rPr>
            </w:r>
            <w:r>
              <w:rPr>
                <w:noProof/>
                <w:webHidden/>
              </w:rPr>
              <w:fldChar w:fldCharType="separate"/>
            </w:r>
            <w:r>
              <w:rPr>
                <w:noProof/>
                <w:webHidden/>
              </w:rPr>
              <w:t>47</w:t>
            </w:r>
            <w:r>
              <w:rPr>
                <w:noProof/>
                <w:webHidden/>
              </w:rPr>
              <w:fldChar w:fldCharType="end"/>
            </w:r>
          </w:hyperlink>
        </w:p>
        <w:p w14:paraId="51C08179" w14:textId="235D6C77"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45" w:history="1">
            <w:r w:rsidRPr="000217FF">
              <w:rPr>
                <w:rStyle w:val="Collegamentoipertestuale"/>
                <w:noProof/>
              </w:rPr>
              <w:t>11.10</w:t>
            </w:r>
            <w:r>
              <w:rPr>
                <w:rFonts w:cstheme="minorBidi"/>
                <w:b w:val="0"/>
                <w:caps w:val="0"/>
                <w:noProof/>
                <w:kern w:val="2"/>
                <w:sz w:val="24"/>
                <w:szCs w:val="24"/>
                <w:lang w:eastAsia="it-IT"/>
                <w14:ligatures w14:val="standardContextual"/>
              </w:rPr>
              <w:tab/>
            </w:r>
            <w:r w:rsidRPr="000217FF">
              <w:rPr>
                <w:rStyle w:val="Collegamentoipertestuale"/>
                <w:noProof/>
              </w:rPr>
              <w:t>AGGREGAZIONE DEI RISCHI E DETERMINAZIONE DEI TOP RISK</w:t>
            </w:r>
            <w:r>
              <w:rPr>
                <w:noProof/>
                <w:webHidden/>
              </w:rPr>
              <w:tab/>
            </w:r>
            <w:r>
              <w:rPr>
                <w:noProof/>
                <w:webHidden/>
              </w:rPr>
              <w:fldChar w:fldCharType="begin"/>
            </w:r>
            <w:r>
              <w:rPr>
                <w:noProof/>
                <w:webHidden/>
              </w:rPr>
              <w:instrText xml:space="preserve"> PAGEREF _Toc238751545 \h </w:instrText>
            </w:r>
            <w:r>
              <w:rPr>
                <w:noProof/>
                <w:webHidden/>
              </w:rPr>
            </w:r>
            <w:r>
              <w:rPr>
                <w:noProof/>
                <w:webHidden/>
              </w:rPr>
              <w:fldChar w:fldCharType="separate"/>
            </w:r>
            <w:r>
              <w:rPr>
                <w:noProof/>
                <w:webHidden/>
              </w:rPr>
              <w:t>49</w:t>
            </w:r>
            <w:r>
              <w:rPr>
                <w:noProof/>
                <w:webHidden/>
              </w:rPr>
              <w:fldChar w:fldCharType="end"/>
            </w:r>
          </w:hyperlink>
        </w:p>
        <w:p w14:paraId="6133D6EC" w14:textId="50459140" w:rsidR="00F163C5" w:rsidRDefault="00F163C5">
          <w:pPr>
            <w:pStyle w:val="Sommario1"/>
            <w:tabs>
              <w:tab w:val="left" w:pos="800"/>
              <w:tab w:val="right" w:leader="dot" w:pos="9968"/>
            </w:tabs>
            <w:rPr>
              <w:rFonts w:cstheme="minorBidi"/>
              <w:b w:val="0"/>
              <w:bCs w:val="0"/>
              <w:caps w:val="0"/>
              <w:noProof/>
              <w:color w:val="auto"/>
              <w:kern w:val="2"/>
              <w:sz w:val="24"/>
              <w:szCs w:val="24"/>
              <w:lang w:eastAsia="it-IT"/>
              <w14:ligatures w14:val="standardContextual"/>
            </w:rPr>
          </w:pPr>
          <w:hyperlink w:anchor="_Toc238751546" w:history="1">
            <w:r w:rsidRPr="000217FF">
              <w:rPr>
                <w:rStyle w:val="Collegamentoipertestuale"/>
                <w:noProof/>
              </w:rPr>
              <w:t>12</w:t>
            </w:r>
            <w:r>
              <w:rPr>
                <w:rFonts w:cstheme="minorBidi"/>
                <w:b w:val="0"/>
                <w:bCs w:val="0"/>
                <w:caps w:val="0"/>
                <w:noProof/>
                <w:color w:val="auto"/>
                <w:kern w:val="2"/>
                <w:sz w:val="24"/>
                <w:szCs w:val="24"/>
                <w:lang w:eastAsia="it-IT"/>
                <w14:ligatures w14:val="standardContextual"/>
              </w:rPr>
              <w:tab/>
            </w:r>
            <w:r w:rsidRPr="000217FF">
              <w:rPr>
                <w:rStyle w:val="Collegamentoipertestuale"/>
                <w:noProof/>
              </w:rPr>
              <w:t>RISK TREATMENT</w:t>
            </w:r>
            <w:r>
              <w:rPr>
                <w:noProof/>
                <w:webHidden/>
              </w:rPr>
              <w:tab/>
            </w:r>
            <w:r>
              <w:rPr>
                <w:noProof/>
                <w:webHidden/>
              </w:rPr>
              <w:fldChar w:fldCharType="begin"/>
            </w:r>
            <w:r>
              <w:rPr>
                <w:noProof/>
                <w:webHidden/>
              </w:rPr>
              <w:instrText xml:space="preserve"> PAGEREF _Toc238751546 \h </w:instrText>
            </w:r>
            <w:r>
              <w:rPr>
                <w:noProof/>
                <w:webHidden/>
              </w:rPr>
            </w:r>
            <w:r>
              <w:rPr>
                <w:noProof/>
                <w:webHidden/>
              </w:rPr>
              <w:fldChar w:fldCharType="separate"/>
            </w:r>
            <w:r>
              <w:rPr>
                <w:noProof/>
                <w:webHidden/>
              </w:rPr>
              <w:t>50</w:t>
            </w:r>
            <w:r>
              <w:rPr>
                <w:noProof/>
                <w:webHidden/>
              </w:rPr>
              <w:fldChar w:fldCharType="end"/>
            </w:r>
          </w:hyperlink>
        </w:p>
        <w:p w14:paraId="1CC8FF04" w14:textId="59FC5AC4"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47" w:history="1">
            <w:r w:rsidRPr="000217FF">
              <w:rPr>
                <w:rStyle w:val="Collegamentoipertestuale"/>
                <w:noProof/>
              </w:rPr>
              <w:t>12.1</w:t>
            </w:r>
            <w:r>
              <w:rPr>
                <w:rFonts w:cstheme="minorBidi"/>
                <w:b w:val="0"/>
                <w:caps w:val="0"/>
                <w:noProof/>
                <w:kern w:val="2"/>
                <w:sz w:val="24"/>
                <w:szCs w:val="24"/>
                <w:lang w:eastAsia="it-IT"/>
                <w14:ligatures w14:val="standardContextual"/>
              </w:rPr>
              <w:tab/>
            </w:r>
            <w:r w:rsidRPr="000217FF">
              <w:rPr>
                <w:rStyle w:val="Collegamentoipertestuale"/>
                <w:noProof/>
              </w:rPr>
              <w:t>Opzioni di trattamento del rischio</w:t>
            </w:r>
            <w:r>
              <w:rPr>
                <w:noProof/>
                <w:webHidden/>
              </w:rPr>
              <w:tab/>
            </w:r>
            <w:r>
              <w:rPr>
                <w:noProof/>
                <w:webHidden/>
              </w:rPr>
              <w:fldChar w:fldCharType="begin"/>
            </w:r>
            <w:r>
              <w:rPr>
                <w:noProof/>
                <w:webHidden/>
              </w:rPr>
              <w:instrText xml:space="preserve"> PAGEREF _Toc238751547 \h </w:instrText>
            </w:r>
            <w:r>
              <w:rPr>
                <w:noProof/>
                <w:webHidden/>
              </w:rPr>
            </w:r>
            <w:r>
              <w:rPr>
                <w:noProof/>
                <w:webHidden/>
              </w:rPr>
              <w:fldChar w:fldCharType="separate"/>
            </w:r>
            <w:r>
              <w:rPr>
                <w:noProof/>
                <w:webHidden/>
              </w:rPr>
              <w:t>50</w:t>
            </w:r>
            <w:r>
              <w:rPr>
                <w:noProof/>
                <w:webHidden/>
              </w:rPr>
              <w:fldChar w:fldCharType="end"/>
            </w:r>
          </w:hyperlink>
        </w:p>
        <w:p w14:paraId="65EC09C7" w14:textId="5B3BC1F9"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48" w:history="1">
            <w:r w:rsidRPr="000217FF">
              <w:rPr>
                <w:rStyle w:val="Collegamentoipertestuale"/>
                <w:noProof/>
              </w:rPr>
              <w:t>12.2</w:t>
            </w:r>
            <w:r>
              <w:rPr>
                <w:rFonts w:cstheme="minorBidi"/>
                <w:b w:val="0"/>
                <w:caps w:val="0"/>
                <w:noProof/>
                <w:kern w:val="2"/>
                <w:sz w:val="24"/>
                <w:szCs w:val="24"/>
                <w:lang w:eastAsia="it-IT"/>
                <w14:ligatures w14:val="standardContextual"/>
              </w:rPr>
              <w:tab/>
            </w:r>
            <w:r w:rsidRPr="000217FF">
              <w:rPr>
                <w:rStyle w:val="Collegamentoipertestuale"/>
                <w:noProof/>
              </w:rPr>
              <w:t>Identificazione delle misure di trattamento</w:t>
            </w:r>
            <w:r>
              <w:rPr>
                <w:noProof/>
                <w:webHidden/>
              </w:rPr>
              <w:tab/>
            </w:r>
            <w:r>
              <w:rPr>
                <w:noProof/>
                <w:webHidden/>
              </w:rPr>
              <w:fldChar w:fldCharType="begin"/>
            </w:r>
            <w:r>
              <w:rPr>
                <w:noProof/>
                <w:webHidden/>
              </w:rPr>
              <w:instrText xml:space="preserve"> PAGEREF _Toc238751548 \h </w:instrText>
            </w:r>
            <w:r>
              <w:rPr>
                <w:noProof/>
                <w:webHidden/>
              </w:rPr>
            </w:r>
            <w:r>
              <w:rPr>
                <w:noProof/>
                <w:webHidden/>
              </w:rPr>
              <w:fldChar w:fldCharType="separate"/>
            </w:r>
            <w:r>
              <w:rPr>
                <w:noProof/>
                <w:webHidden/>
              </w:rPr>
              <w:t>50</w:t>
            </w:r>
            <w:r>
              <w:rPr>
                <w:noProof/>
                <w:webHidden/>
              </w:rPr>
              <w:fldChar w:fldCharType="end"/>
            </w:r>
          </w:hyperlink>
        </w:p>
        <w:p w14:paraId="2B400284" w14:textId="318F8B42"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49" w:history="1">
            <w:r w:rsidRPr="000217FF">
              <w:rPr>
                <w:rStyle w:val="Collegamentoipertestuale"/>
                <w:noProof/>
              </w:rPr>
              <w:t>12.3</w:t>
            </w:r>
            <w:r>
              <w:rPr>
                <w:rFonts w:cstheme="minorBidi"/>
                <w:b w:val="0"/>
                <w:caps w:val="0"/>
                <w:noProof/>
                <w:kern w:val="2"/>
                <w:sz w:val="24"/>
                <w:szCs w:val="24"/>
                <w:lang w:eastAsia="it-IT"/>
                <w14:ligatures w14:val="standardContextual"/>
              </w:rPr>
              <w:tab/>
            </w:r>
            <w:r w:rsidRPr="000217FF">
              <w:rPr>
                <w:rStyle w:val="Collegamentoipertestuale"/>
                <w:noProof/>
              </w:rPr>
              <w:t>Piano di trattamento del rischio</w:t>
            </w:r>
            <w:r>
              <w:rPr>
                <w:noProof/>
                <w:webHidden/>
              </w:rPr>
              <w:tab/>
            </w:r>
            <w:r>
              <w:rPr>
                <w:noProof/>
                <w:webHidden/>
              </w:rPr>
              <w:fldChar w:fldCharType="begin"/>
            </w:r>
            <w:r>
              <w:rPr>
                <w:noProof/>
                <w:webHidden/>
              </w:rPr>
              <w:instrText xml:space="preserve"> PAGEREF _Toc238751549 \h </w:instrText>
            </w:r>
            <w:r>
              <w:rPr>
                <w:noProof/>
                <w:webHidden/>
              </w:rPr>
            </w:r>
            <w:r>
              <w:rPr>
                <w:noProof/>
                <w:webHidden/>
              </w:rPr>
              <w:fldChar w:fldCharType="separate"/>
            </w:r>
            <w:r>
              <w:rPr>
                <w:noProof/>
                <w:webHidden/>
              </w:rPr>
              <w:t>51</w:t>
            </w:r>
            <w:r>
              <w:rPr>
                <w:noProof/>
                <w:webHidden/>
              </w:rPr>
              <w:fldChar w:fldCharType="end"/>
            </w:r>
          </w:hyperlink>
        </w:p>
        <w:p w14:paraId="51AD5905" w14:textId="6A7F7337"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50" w:history="1">
            <w:r w:rsidRPr="000217FF">
              <w:rPr>
                <w:rStyle w:val="Collegamentoipertestuale"/>
                <w:noProof/>
              </w:rPr>
              <w:t>12.4</w:t>
            </w:r>
            <w:r>
              <w:rPr>
                <w:rFonts w:cstheme="minorBidi"/>
                <w:b w:val="0"/>
                <w:caps w:val="0"/>
                <w:noProof/>
                <w:kern w:val="2"/>
                <w:sz w:val="24"/>
                <w:szCs w:val="24"/>
                <w:lang w:eastAsia="it-IT"/>
                <w14:ligatures w14:val="standardContextual"/>
              </w:rPr>
              <w:tab/>
            </w:r>
            <w:r w:rsidRPr="000217FF">
              <w:rPr>
                <w:rStyle w:val="Collegamentoipertestuale"/>
                <w:noProof/>
              </w:rPr>
              <w:t>Riesame delle misure di trattamento</w:t>
            </w:r>
            <w:r>
              <w:rPr>
                <w:noProof/>
                <w:webHidden/>
              </w:rPr>
              <w:tab/>
            </w:r>
            <w:r>
              <w:rPr>
                <w:noProof/>
                <w:webHidden/>
              </w:rPr>
              <w:fldChar w:fldCharType="begin"/>
            </w:r>
            <w:r>
              <w:rPr>
                <w:noProof/>
                <w:webHidden/>
              </w:rPr>
              <w:instrText xml:space="preserve"> PAGEREF _Toc238751550 \h </w:instrText>
            </w:r>
            <w:r>
              <w:rPr>
                <w:noProof/>
                <w:webHidden/>
              </w:rPr>
            </w:r>
            <w:r>
              <w:rPr>
                <w:noProof/>
                <w:webHidden/>
              </w:rPr>
              <w:fldChar w:fldCharType="separate"/>
            </w:r>
            <w:r>
              <w:rPr>
                <w:noProof/>
                <w:webHidden/>
              </w:rPr>
              <w:t>52</w:t>
            </w:r>
            <w:r>
              <w:rPr>
                <w:noProof/>
                <w:webHidden/>
              </w:rPr>
              <w:fldChar w:fldCharType="end"/>
            </w:r>
          </w:hyperlink>
        </w:p>
        <w:p w14:paraId="023CF135" w14:textId="1BF7ADC0"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51" w:history="1">
            <w:r w:rsidRPr="000217FF">
              <w:rPr>
                <w:rStyle w:val="Collegamentoipertestuale"/>
                <w:noProof/>
              </w:rPr>
              <w:t>12.5</w:t>
            </w:r>
            <w:r>
              <w:rPr>
                <w:rFonts w:cstheme="minorBidi"/>
                <w:b w:val="0"/>
                <w:caps w:val="0"/>
                <w:noProof/>
                <w:kern w:val="2"/>
                <w:sz w:val="24"/>
                <w:szCs w:val="24"/>
                <w:lang w:eastAsia="it-IT"/>
                <w14:ligatures w14:val="standardContextual"/>
              </w:rPr>
              <w:tab/>
            </w:r>
            <w:r w:rsidRPr="000217FF">
              <w:rPr>
                <w:rStyle w:val="Collegamentoipertestuale"/>
                <w:noProof/>
              </w:rPr>
              <w:t>Chiusura del trattamento</w:t>
            </w:r>
            <w:r>
              <w:rPr>
                <w:noProof/>
                <w:webHidden/>
              </w:rPr>
              <w:tab/>
            </w:r>
            <w:r>
              <w:rPr>
                <w:noProof/>
                <w:webHidden/>
              </w:rPr>
              <w:fldChar w:fldCharType="begin"/>
            </w:r>
            <w:r>
              <w:rPr>
                <w:noProof/>
                <w:webHidden/>
              </w:rPr>
              <w:instrText xml:space="preserve"> PAGEREF _Toc238751551 \h </w:instrText>
            </w:r>
            <w:r>
              <w:rPr>
                <w:noProof/>
                <w:webHidden/>
              </w:rPr>
            </w:r>
            <w:r>
              <w:rPr>
                <w:noProof/>
                <w:webHidden/>
              </w:rPr>
              <w:fldChar w:fldCharType="separate"/>
            </w:r>
            <w:r>
              <w:rPr>
                <w:noProof/>
                <w:webHidden/>
              </w:rPr>
              <w:t>52</w:t>
            </w:r>
            <w:r>
              <w:rPr>
                <w:noProof/>
                <w:webHidden/>
              </w:rPr>
              <w:fldChar w:fldCharType="end"/>
            </w:r>
          </w:hyperlink>
        </w:p>
        <w:p w14:paraId="76FE304E" w14:textId="043B0D86" w:rsidR="00F163C5" w:rsidRDefault="00F163C5">
          <w:pPr>
            <w:pStyle w:val="Sommario1"/>
            <w:tabs>
              <w:tab w:val="left" w:pos="800"/>
              <w:tab w:val="right" w:leader="dot" w:pos="9968"/>
            </w:tabs>
            <w:rPr>
              <w:rFonts w:cstheme="minorBidi"/>
              <w:b w:val="0"/>
              <w:bCs w:val="0"/>
              <w:caps w:val="0"/>
              <w:noProof/>
              <w:color w:val="auto"/>
              <w:kern w:val="2"/>
              <w:sz w:val="24"/>
              <w:szCs w:val="24"/>
              <w:lang w:eastAsia="it-IT"/>
              <w14:ligatures w14:val="standardContextual"/>
            </w:rPr>
          </w:pPr>
          <w:hyperlink w:anchor="_Toc238751552" w:history="1">
            <w:r w:rsidRPr="000217FF">
              <w:rPr>
                <w:rStyle w:val="Collegamentoipertestuale"/>
                <w:noProof/>
              </w:rPr>
              <w:t>13</w:t>
            </w:r>
            <w:r>
              <w:rPr>
                <w:rFonts w:cstheme="minorBidi"/>
                <w:b w:val="0"/>
                <w:bCs w:val="0"/>
                <w:caps w:val="0"/>
                <w:noProof/>
                <w:color w:val="auto"/>
                <w:kern w:val="2"/>
                <w:sz w:val="24"/>
                <w:szCs w:val="24"/>
                <w:lang w:eastAsia="it-IT"/>
                <w14:ligatures w14:val="standardContextual"/>
              </w:rPr>
              <w:tab/>
            </w:r>
            <w:r w:rsidRPr="000217FF">
              <w:rPr>
                <w:rStyle w:val="Collegamentoipertestuale"/>
                <w:noProof/>
              </w:rPr>
              <w:t>ACCETTAZIONE DEL RISCHIO</w:t>
            </w:r>
            <w:r>
              <w:rPr>
                <w:noProof/>
                <w:webHidden/>
              </w:rPr>
              <w:tab/>
            </w:r>
            <w:r>
              <w:rPr>
                <w:noProof/>
                <w:webHidden/>
              </w:rPr>
              <w:fldChar w:fldCharType="begin"/>
            </w:r>
            <w:r>
              <w:rPr>
                <w:noProof/>
                <w:webHidden/>
              </w:rPr>
              <w:instrText xml:space="preserve"> PAGEREF _Toc238751552 \h </w:instrText>
            </w:r>
            <w:r>
              <w:rPr>
                <w:noProof/>
                <w:webHidden/>
              </w:rPr>
            </w:r>
            <w:r>
              <w:rPr>
                <w:noProof/>
                <w:webHidden/>
              </w:rPr>
              <w:fldChar w:fldCharType="separate"/>
            </w:r>
            <w:r>
              <w:rPr>
                <w:noProof/>
                <w:webHidden/>
              </w:rPr>
              <w:t>53</w:t>
            </w:r>
            <w:r>
              <w:rPr>
                <w:noProof/>
                <w:webHidden/>
              </w:rPr>
              <w:fldChar w:fldCharType="end"/>
            </w:r>
          </w:hyperlink>
        </w:p>
        <w:p w14:paraId="10900711" w14:textId="6F854584"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53" w:history="1">
            <w:r w:rsidRPr="000217FF">
              <w:rPr>
                <w:rStyle w:val="Collegamentoipertestuale"/>
                <w:noProof/>
              </w:rPr>
              <w:t>13.1</w:t>
            </w:r>
            <w:r>
              <w:rPr>
                <w:rFonts w:cstheme="minorBidi"/>
                <w:b w:val="0"/>
                <w:caps w:val="0"/>
                <w:noProof/>
                <w:kern w:val="2"/>
                <w:sz w:val="24"/>
                <w:szCs w:val="24"/>
                <w:lang w:eastAsia="it-IT"/>
                <w14:ligatures w14:val="standardContextual"/>
              </w:rPr>
              <w:tab/>
            </w:r>
            <w:r w:rsidRPr="000217FF">
              <w:rPr>
                <w:rStyle w:val="Collegamentoipertestuale"/>
                <w:noProof/>
              </w:rPr>
              <w:t>Presupposti per l'accettazione del rischio</w:t>
            </w:r>
            <w:r>
              <w:rPr>
                <w:noProof/>
                <w:webHidden/>
              </w:rPr>
              <w:tab/>
            </w:r>
            <w:r>
              <w:rPr>
                <w:noProof/>
                <w:webHidden/>
              </w:rPr>
              <w:fldChar w:fldCharType="begin"/>
            </w:r>
            <w:r>
              <w:rPr>
                <w:noProof/>
                <w:webHidden/>
              </w:rPr>
              <w:instrText xml:space="preserve"> PAGEREF _Toc238751553 \h </w:instrText>
            </w:r>
            <w:r>
              <w:rPr>
                <w:noProof/>
                <w:webHidden/>
              </w:rPr>
            </w:r>
            <w:r>
              <w:rPr>
                <w:noProof/>
                <w:webHidden/>
              </w:rPr>
              <w:fldChar w:fldCharType="separate"/>
            </w:r>
            <w:r>
              <w:rPr>
                <w:noProof/>
                <w:webHidden/>
              </w:rPr>
              <w:t>53</w:t>
            </w:r>
            <w:r>
              <w:rPr>
                <w:noProof/>
                <w:webHidden/>
              </w:rPr>
              <w:fldChar w:fldCharType="end"/>
            </w:r>
          </w:hyperlink>
        </w:p>
        <w:p w14:paraId="006BE2C8" w14:textId="3D8E1B56"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54" w:history="1">
            <w:r w:rsidRPr="000217FF">
              <w:rPr>
                <w:rStyle w:val="Collegamentoipertestuale"/>
                <w:noProof/>
              </w:rPr>
              <w:t>13.2</w:t>
            </w:r>
            <w:r>
              <w:rPr>
                <w:rFonts w:cstheme="minorBidi"/>
                <w:b w:val="0"/>
                <w:caps w:val="0"/>
                <w:noProof/>
                <w:kern w:val="2"/>
                <w:sz w:val="24"/>
                <w:szCs w:val="24"/>
                <w:lang w:eastAsia="it-IT"/>
                <w14:ligatures w14:val="standardContextual"/>
              </w:rPr>
              <w:tab/>
            </w:r>
            <w:r w:rsidRPr="000217FF">
              <w:rPr>
                <w:rStyle w:val="Collegamentoipertestuale"/>
                <w:noProof/>
              </w:rPr>
              <w:t>Livelli autorizzativi</w:t>
            </w:r>
            <w:r>
              <w:rPr>
                <w:noProof/>
                <w:webHidden/>
              </w:rPr>
              <w:tab/>
            </w:r>
            <w:r>
              <w:rPr>
                <w:noProof/>
                <w:webHidden/>
              </w:rPr>
              <w:fldChar w:fldCharType="begin"/>
            </w:r>
            <w:r>
              <w:rPr>
                <w:noProof/>
                <w:webHidden/>
              </w:rPr>
              <w:instrText xml:space="preserve"> PAGEREF _Toc238751554 \h </w:instrText>
            </w:r>
            <w:r>
              <w:rPr>
                <w:noProof/>
                <w:webHidden/>
              </w:rPr>
            </w:r>
            <w:r>
              <w:rPr>
                <w:noProof/>
                <w:webHidden/>
              </w:rPr>
              <w:fldChar w:fldCharType="separate"/>
            </w:r>
            <w:r>
              <w:rPr>
                <w:noProof/>
                <w:webHidden/>
              </w:rPr>
              <w:t>53</w:t>
            </w:r>
            <w:r>
              <w:rPr>
                <w:noProof/>
                <w:webHidden/>
              </w:rPr>
              <w:fldChar w:fldCharType="end"/>
            </w:r>
          </w:hyperlink>
        </w:p>
        <w:p w14:paraId="45E7D0B2" w14:textId="29642E84"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55" w:history="1">
            <w:r w:rsidRPr="000217FF">
              <w:rPr>
                <w:rStyle w:val="Collegamentoipertestuale"/>
                <w:noProof/>
              </w:rPr>
              <w:t>13.3</w:t>
            </w:r>
            <w:r>
              <w:rPr>
                <w:rFonts w:cstheme="minorBidi"/>
                <w:b w:val="0"/>
                <w:caps w:val="0"/>
                <w:noProof/>
                <w:kern w:val="2"/>
                <w:sz w:val="24"/>
                <w:szCs w:val="24"/>
                <w:lang w:eastAsia="it-IT"/>
                <w14:ligatures w14:val="standardContextual"/>
              </w:rPr>
              <w:tab/>
            </w:r>
            <w:r w:rsidRPr="000217FF">
              <w:rPr>
                <w:rStyle w:val="Collegamentoipertestuale"/>
                <w:noProof/>
              </w:rPr>
              <w:t>Formalizzazione dell'accettazione</w:t>
            </w:r>
            <w:r>
              <w:rPr>
                <w:noProof/>
                <w:webHidden/>
              </w:rPr>
              <w:tab/>
            </w:r>
            <w:r>
              <w:rPr>
                <w:noProof/>
                <w:webHidden/>
              </w:rPr>
              <w:fldChar w:fldCharType="begin"/>
            </w:r>
            <w:r>
              <w:rPr>
                <w:noProof/>
                <w:webHidden/>
              </w:rPr>
              <w:instrText xml:space="preserve"> PAGEREF _Toc238751555 \h </w:instrText>
            </w:r>
            <w:r>
              <w:rPr>
                <w:noProof/>
                <w:webHidden/>
              </w:rPr>
            </w:r>
            <w:r>
              <w:rPr>
                <w:noProof/>
                <w:webHidden/>
              </w:rPr>
              <w:fldChar w:fldCharType="separate"/>
            </w:r>
            <w:r>
              <w:rPr>
                <w:noProof/>
                <w:webHidden/>
              </w:rPr>
              <w:t>54</w:t>
            </w:r>
            <w:r>
              <w:rPr>
                <w:noProof/>
                <w:webHidden/>
              </w:rPr>
              <w:fldChar w:fldCharType="end"/>
            </w:r>
          </w:hyperlink>
        </w:p>
        <w:p w14:paraId="693E25CA" w14:textId="159DF784"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56" w:history="1">
            <w:r w:rsidRPr="000217FF">
              <w:rPr>
                <w:rStyle w:val="Collegamentoipertestuale"/>
                <w:noProof/>
              </w:rPr>
              <w:t>13.4</w:t>
            </w:r>
            <w:r>
              <w:rPr>
                <w:rFonts w:cstheme="minorBidi"/>
                <w:b w:val="0"/>
                <w:caps w:val="0"/>
                <w:noProof/>
                <w:kern w:val="2"/>
                <w:sz w:val="24"/>
                <w:szCs w:val="24"/>
                <w:lang w:eastAsia="it-IT"/>
                <w14:ligatures w14:val="standardContextual"/>
              </w:rPr>
              <w:tab/>
            </w:r>
            <w:r w:rsidRPr="000217FF">
              <w:rPr>
                <w:rStyle w:val="Collegamentoipertestuale"/>
                <w:noProof/>
              </w:rPr>
              <w:t>Riesame del rischio accettato</w:t>
            </w:r>
            <w:r>
              <w:rPr>
                <w:noProof/>
                <w:webHidden/>
              </w:rPr>
              <w:tab/>
            </w:r>
            <w:r>
              <w:rPr>
                <w:noProof/>
                <w:webHidden/>
              </w:rPr>
              <w:fldChar w:fldCharType="begin"/>
            </w:r>
            <w:r>
              <w:rPr>
                <w:noProof/>
                <w:webHidden/>
              </w:rPr>
              <w:instrText xml:space="preserve"> PAGEREF _Toc238751556 \h </w:instrText>
            </w:r>
            <w:r>
              <w:rPr>
                <w:noProof/>
                <w:webHidden/>
              </w:rPr>
            </w:r>
            <w:r>
              <w:rPr>
                <w:noProof/>
                <w:webHidden/>
              </w:rPr>
              <w:fldChar w:fldCharType="separate"/>
            </w:r>
            <w:r>
              <w:rPr>
                <w:noProof/>
                <w:webHidden/>
              </w:rPr>
              <w:t>55</w:t>
            </w:r>
            <w:r>
              <w:rPr>
                <w:noProof/>
                <w:webHidden/>
              </w:rPr>
              <w:fldChar w:fldCharType="end"/>
            </w:r>
          </w:hyperlink>
        </w:p>
        <w:p w14:paraId="103C959F" w14:textId="2AE9BBFC"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57" w:history="1">
            <w:r w:rsidRPr="000217FF">
              <w:rPr>
                <w:rStyle w:val="Collegamentoipertestuale"/>
                <w:noProof/>
              </w:rPr>
              <w:t>13.5</w:t>
            </w:r>
            <w:r>
              <w:rPr>
                <w:rFonts w:cstheme="minorBidi"/>
                <w:b w:val="0"/>
                <w:caps w:val="0"/>
                <w:noProof/>
                <w:kern w:val="2"/>
                <w:sz w:val="24"/>
                <w:szCs w:val="24"/>
                <w:lang w:eastAsia="it-IT"/>
                <w14:ligatures w14:val="standardContextual"/>
              </w:rPr>
              <w:tab/>
            </w:r>
            <w:r w:rsidRPr="000217FF">
              <w:rPr>
                <w:rStyle w:val="Collegamentoipertestuale"/>
                <w:noProof/>
              </w:rPr>
              <w:t>Scadenza dell'accettazione del rischio</w:t>
            </w:r>
            <w:r>
              <w:rPr>
                <w:noProof/>
                <w:webHidden/>
              </w:rPr>
              <w:tab/>
            </w:r>
            <w:r>
              <w:rPr>
                <w:noProof/>
                <w:webHidden/>
              </w:rPr>
              <w:fldChar w:fldCharType="begin"/>
            </w:r>
            <w:r>
              <w:rPr>
                <w:noProof/>
                <w:webHidden/>
              </w:rPr>
              <w:instrText xml:space="preserve"> PAGEREF _Toc238751557 \h </w:instrText>
            </w:r>
            <w:r>
              <w:rPr>
                <w:noProof/>
                <w:webHidden/>
              </w:rPr>
            </w:r>
            <w:r>
              <w:rPr>
                <w:noProof/>
                <w:webHidden/>
              </w:rPr>
              <w:fldChar w:fldCharType="separate"/>
            </w:r>
            <w:r>
              <w:rPr>
                <w:noProof/>
                <w:webHidden/>
              </w:rPr>
              <w:t>55</w:t>
            </w:r>
            <w:r>
              <w:rPr>
                <w:noProof/>
                <w:webHidden/>
              </w:rPr>
              <w:fldChar w:fldCharType="end"/>
            </w:r>
          </w:hyperlink>
        </w:p>
        <w:p w14:paraId="7F44A310" w14:textId="45512449" w:rsidR="00F163C5" w:rsidRDefault="00F163C5">
          <w:pPr>
            <w:pStyle w:val="Sommario1"/>
            <w:tabs>
              <w:tab w:val="left" w:pos="800"/>
              <w:tab w:val="right" w:leader="dot" w:pos="9968"/>
            </w:tabs>
            <w:rPr>
              <w:rFonts w:cstheme="minorBidi"/>
              <w:b w:val="0"/>
              <w:bCs w:val="0"/>
              <w:caps w:val="0"/>
              <w:noProof/>
              <w:color w:val="auto"/>
              <w:kern w:val="2"/>
              <w:sz w:val="24"/>
              <w:szCs w:val="24"/>
              <w:lang w:eastAsia="it-IT"/>
              <w14:ligatures w14:val="standardContextual"/>
            </w:rPr>
          </w:pPr>
          <w:hyperlink w:anchor="_Toc238751558" w:history="1">
            <w:r w:rsidRPr="000217FF">
              <w:rPr>
                <w:rStyle w:val="Collegamentoipertestuale"/>
                <w:noProof/>
                <w:lang w:eastAsia="it-IT"/>
              </w:rPr>
              <w:t>14</w:t>
            </w:r>
            <w:r>
              <w:rPr>
                <w:rFonts w:cstheme="minorBidi"/>
                <w:b w:val="0"/>
                <w:bCs w:val="0"/>
                <w:caps w:val="0"/>
                <w:noProof/>
                <w:color w:val="auto"/>
                <w:kern w:val="2"/>
                <w:sz w:val="24"/>
                <w:szCs w:val="24"/>
                <w:lang w:eastAsia="it-IT"/>
                <w14:ligatures w14:val="standardContextual"/>
              </w:rPr>
              <w:tab/>
            </w:r>
            <w:r w:rsidRPr="000217FF">
              <w:rPr>
                <w:rStyle w:val="Collegamentoipertestuale"/>
                <w:noProof/>
                <w:lang w:eastAsia="it-IT"/>
              </w:rPr>
              <w:t>ALLEGATI TECNICI E PARAMETRI METODOLOGICI</w:t>
            </w:r>
            <w:r>
              <w:rPr>
                <w:noProof/>
                <w:webHidden/>
              </w:rPr>
              <w:tab/>
            </w:r>
            <w:r>
              <w:rPr>
                <w:noProof/>
                <w:webHidden/>
              </w:rPr>
              <w:fldChar w:fldCharType="begin"/>
            </w:r>
            <w:r>
              <w:rPr>
                <w:noProof/>
                <w:webHidden/>
              </w:rPr>
              <w:instrText xml:space="preserve"> PAGEREF _Toc238751558 \h </w:instrText>
            </w:r>
            <w:r>
              <w:rPr>
                <w:noProof/>
                <w:webHidden/>
              </w:rPr>
            </w:r>
            <w:r>
              <w:rPr>
                <w:noProof/>
                <w:webHidden/>
              </w:rPr>
              <w:fldChar w:fldCharType="separate"/>
            </w:r>
            <w:r>
              <w:rPr>
                <w:noProof/>
                <w:webHidden/>
              </w:rPr>
              <w:t>55</w:t>
            </w:r>
            <w:r>
              <w:rPr>
                <w:noProof/>
                <w:webHidden/>
              </w:rPr>
              <w:fldChar w:fldCharType="end"/>
            </w:r>
          </w:hyperlink>
        </w:p>
        <w:p w14:paraId="0730A6C2" w14:textId="2849C086"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59" w:history="1">
            <w:r w:rsidRPr="000217FF">
              <w:rPr>
                <w:rStyle w:val="Collegamentoipertestuale"/>
                <w:noProof/>
              </w:rPr>
              <w:t>14.1</w:t>
            </w:r>
            <w:r>
              <w:rPr>
                <w:rFonts w:cstheme="minorBidi"/>
                <w:b w:val="0"/>
                <w:caps w:val="0"/>
                <w:noProof/>
                <w:kern w:val="2"/>
                <w:sz w:val="24"/>
                <w:szCs w:val="24"/>
                <w:lang w:eastAsia="it-IT"/>
                <w14:ligatures w14:val="standardContextual"/>
              </w:rPr>
              <w:tab/>
            </w:r>
            <w:r w:rsidRPr="000217FF">
              <w:rPr>
                <w:rStyle w:val="Collegamentoipertestuale"/>
                <w:noProof/>
              </w:rPr>
              <w:t>Allegati tecnici</w:t>
            </w:r>
            <w:r>
              <w:rPr>
                <w:noProof/>
                <w:webHidden/>
              </w:rPr>
              <w:tab/>
            </w:r>
            <w:r>
              <w:rPr>
                <w:noProof/>
                <w:webHidden/>
              </w:rPr>
              <w:fldChar w:fldCharType="begin"/>
            </w:r>
            <w:r>
              <w:rPr>
                <w:noProof/>
                <w:webHidden/>
              </w:rPr>
              <w:instrText xml:space="preserve"> PAGEREF _Toc238751559 \h </w:instrText>
            </w:r>
            <w:r>
              <w:rPr>
                <w:noProof/>
                <w:webHidden/>
              </w:rPr>
            </w:r>
            <w:r>
              <w:rPr>
                <w:noProof/>
                <w:webHidden/>
              </w:rPr>
              <w:fldChar w:fldCharType="separate"/>
            </w:r>
            <w:r>
              <w:rPr>
                <w:noProof/>
                <w:webHidden/>
              </w:rPr>
              <w:t>55</w:t>
            </w:r>
            <w:r>
              <w:rPr>
                <w:noProof/>
                <w:webHidden/>
              </w:rPr>
              <w:fldChar w:fldCharType="end"/>
            </w:r>
          </w:hyperlink>
        </w:p>
        <w:p w14:paraId="707A2363" w14:textId="28DA5220" w:rsidR="00F163C5" w:rsidRDefault="00F163C5">
          <w:pPr>
            <w:pStyle w:val="Sommario2"/>
            <w:tabs>
              <w:tab w:val="left" w:pos="800"/>
              <w:tab w:val="right" w:leader="dot" w:pos="9968"/>
            </w:tabs>
            <w:rPr>
              <w:rFonts w:cstheme="minorBidi"/>
              <w:b w:val="0"/>
              <w:caps w:val="0"/>
              <w:noProof/>
              <w:kern w:val="2"/>
              <w:sz w:val="24"/>
              <w:szCs w:val="24"/>
              <w:lang w:eastAsia="it-IT"/>
              <w14:ligatures w14:val="standardContextual"/>
            </w:rPr>
          </w:pPr>
          <w:hyperlink w:anchor="_Toc238751560" w:history="1">
            <w:r w:rsidRPr="000217FF">
              <w:rPr>
                <w:rStyle w:val="Collegamentoipertestuale"/>
                <w:noProof/>
              </w:rPr>
              <w:t>14.2</w:t>
            </w:r>
            <w:r>
              <w:rPr>
                <w:rFonts w:cstheme="minorBidi"/>
                <w:b w:val="0"/>
                <w:caps w:val="0"/>
                <w:noProof/>
                <w:kern w:val="2"/>
                <w:sz w:val="24"/>
                <w:szCs w:val="24"/>
                <w:lang w:eastAsia="it-IT"/>
                <w14:ligatures w14:val="standardContextual"/>
              </w:rPr>
              <w:tab/>
            </w:r>
            <w:r w:rsidRPr="000217FF">
              <w:rPr>
                <w:rStyle w:val="Collegamentoipertestuale"/>
                <w:noProof/>
              </w:rPr>
              <w:t>Contenuti dell'Allegato Tecnico</w:t>
            </w:r>
            <w:r>
              <w:rPr>
                <w:noProof/>
                <w:webHidden/>
              </w:rPr>
              <w:tab/>
            </w:r>
            <w:r>
              <w:rPr>
                <w:noProof/>
                <w:webHidden/>
              </w:rPr>
              <w:fldChar w:fldCharType="begin"/>
            </w:r>
            <w:r>
              <w:rPr>
                <w:noProof/>
                <w:webHidden/>
              </w:rPr>
              <w:instrText xml:space="preserve"> PAGEREF _Toc238751560 \h </w:instrText>
            </w:r>
            <w:r>
              <w:rPr>
                <w:noProof/>
                <w:webHidden/>
              </w:rPr>
            </w:r>
            <w:r>
              <w:rPr>
                <w:noProof/>
                <w:webHidden/>
              </w:rPr>
              <w:fldChar w:fldCharType="separate"/>
            </w:r>
            <w:r>
              <w:rPr>
                <w:noProof/>
                <w:webHidden/>
              </w:rPr>
              <w:t>56</w:t>
            </w:r>
            <w:r>
              <w:rPr>
                <w:noProof/>
                <w:webHidden/>
              </w:rPr>
              <w:fldChar w:fldCharType="end"/>
            </w:r>
          </w:hyperlink>
        </w:p>
        <w:p w14:paraId="6E590473" w14:textId="18AC6EAD" w:rsidR="0012295D" w:rsidRPr="00C723D6" w:rsidRDefault="00AF2BC6" w:rsidP="0012295D">
          <w:r>
            <w:rPr>
              <w:rFonts w:cstheme="minorHAnsi"/>
              <w:color w:val="C51B88" w:themeColor="accent1"/>
              <w:sz w:val="20"/>
            </w:rPr>
            <w:fldChar w:fldCharType="end"/>
          </w:r>
        </w:p>
      </w:sdtContent>
    </w:sdt>
    <w:p w14:paraId="680CAEEE" w14:textId="77777777" w:rsidR="0012295D" w:rsidRPr="00C723D6" w:rsidRDefault="0012295D" w:rsidP="0012295D">
      <w:pPr>
        <w:rPr>
          <w:lang w:val="en-US"/>
        </w:rPr>
      </w:pPr>
    </w:p>
    <w:p w14:paraId="1BBF5509" w14:textId="77777777" w:rsidR="0012295D" w:rsidRPr="00C723D6" w:rsidRDefault="0012295D" w:rsidP="0012295D">
      <w:pPr>
        <w:rPr>
          <w:lang w:val="x-none"/>
        </w:rPr>
      </w:pPr>
    </w:p>
    <w:p w14:paraId="162E0161" w14:textId="77777777" w:rsidR="0012295D" w:rsidRPr="00C723D6" w:rsidRDefault="0012295D" w:rsidP="0012295D"/>
    <w:p w14:paraId="7DF7A82C" w14:textId="77777777" w:rsidR="0012295D" w:rsidRPr="00C723D6" w:rsidRDefault="0012295D" w:rsidP="0012295D">
      <w:pPr>
        <w:rPr>
          <w:b/>
          <w:bCs/>
          <w:sz w:val="36"/>
          <w:szCs w:val="36"/>
        </w:rPr>
      </w:pPr>
    </w:p>
    <w:p w14:paraId="20FB9A32" w14:textId="77777777" w:rsidR="0012295D" w:rsidRPr="00C723D6" w:rsidRDefault="0012295D" w:rsidP="0012295D"/>
    <w:p w14:paraId="6F572D87" w14:textId="77777777" w:rsidR="0012295D" w:rsidRPr="00C723D6" w:rsidRDefault="0012295D" w:rsidP="0012295D">
      <w:pPr>
        <w:rPr>
          <w:b/>
          <w:bCs/>
          <w:sz w:val="36"/>
          <w:szCs w:val="36"/>
        </w:rPr>
      </w:pPr>
    </w:p>
    <w:p w14:paraId="7E7A8B2D" w14:textId="77777777" w:rsidR="0012295D" w:rsidRPr="00C723D6" w:rsidRDefault="0012295D" w:rsidP="0012295D">
      <w:pPr>
        <w:rPr>
          <w:b/>
          <w:bCs/>
          <w:sz w:val="36"/>
          <w:szCs w:val="36"/>
        </w:rPr>
      </w:pPr>
    </w:p>
    <w:p w14:paraId="2741502B" w14:textId="77777777" w:rsidR="0012295D" w:rsidRPr="009D24C3" w:rsidRDefault="0012295D" w:rsidP="009D24C3">
      <w:pPr>
        <w:pStyle w:val="Titolo1"/>
      </w:pPr>
      <w:bookmarkStart w:id="0" w:name="_Toc135244422"/>
      <w:bookmarkStart w:id="1" w:name="_Toc137810836"/>
      <w:bookmarkStart w:id="2" w:name="_Toc138087437"/>
      <w:bookmarkStart w:id="3" w:name="_Toc140486650"/>
      <w:bookmarkStart w:id="4" w:name="_Toc238751489"/>
      <w:r w:rsidRPr="009D24C3">
        <w:lastRenderedPageBreak/>
        <w:t>SCOPO E CAMPO DI APPLICAZIONE</w:t>
      </w:r>
      <w:bookmarkEnd w:id="0"/>
      <w:bookmarkEnd w:id="1"/>
      <w:bookmarkEnd w:id="2"/>
      <w:bookmarkEnd w:id="3"/>
      <w:bookmarkEnd w:id="4"/>
    </w:p>
    <w:p w14:paraId="2FCFAA40" w14:textId="2EA40B7D" w:rsidR="002E3E25" w:rsidRPr="002E3E25" w:rsidRDefault="002E3E25" w:rsidP="002E3E25">
      <w:r w:rsidRPr="002E3E25">
        <w:t>La presente Istruzione Operativa definisce la metodologia adottata per l'identificazione, l'analisi, la valutazione e il trattamento del rischio di sicurezza informatica del Gruppo</w:t>
      </w:r>
      <w:r>
        <w:t xml:space="preserve"> Engineering</w:t>
      </w:r>
      <w:r w:rsidRPr="002E3E25">
        <w:t>.</w:t>
      </w:r>
    </w:p>
    <w:p w14:paraId="4CC315F1" w14:textId="77777777" w:rsidR="002E3E25" w:rsidRPr="002E3E25" w:rsidRDefault="002E3E25" w:rsidP="002E3E25">
      <w:r w:rsidRPr="002E3E25">
        <w:t>La metodologia fornisce un approccio uniforme e ripetibile per la conduzione delle attività di Cyber Risk Assessment, assicurando la coerenza delle valutazioni effettuate dalle società del Gruppo e supportando i processi decisionali relativi alla gestione del rischio di sicurezza informatica. La metodologia costituisce il riferimento operativo del Piano ISM08 - Piano di Gestione e Monitoraggio del Rischio di Sicurezza Informatica e ne disciplina le modalità applicative.</w:t>
      </w:r>
    </w:p>
    <w:p w14:paraId="37F9BD77" w14:textId="77777777" w:rsidR="002E3E25" w:rsidRPr="002E3E25" w:rsidRDefault="002E3E25" w:rsidP="002E3E25">
      <w:r w:rsidRPr="002E3E25">
        <w:t>La presente Istruzione Operativa si applica a:</w:t>
      </w:r>
    </w:p>
    <w:p w14:paraId="02E6542D" w14:textId="77777777" w:rsidR="002E3E25" w:rsidRPr="002E3E25" w:rsidRDefault="002E3E25" w:rsidP="00510D61">
      <w:pPr>
        <w:numPr>
          <w:ilvl w:val="0"/>
          <w:numId w:val="6"/>
        </w:numPr>
      </w:pPr>
      <w:r w:rsidRPr="002E3E25">
        <w:t>servizi ICT e servizi digitali;</w:t>
      </w:r>
    </w:p>
    <w:p w14:paraId="593802EF" w14:textId="77777777" w:rsidR="002E3E25" w:rsidRPr="002E3E25" w:rsidRDefault="002E3E25" w:rsidP="00510D61">
      <w:pPr>
        <w:numPr>
          <w:ilvl w:val="0"/>
          <w:numId w:val="6"/>
        </w:numPr>
      </w:pPr>
      <w:r w:rsidRPr="002E3E25">
        <w:t>sistemi informativi, applicazioni e infrastrutture tecnologiche;</w:t>
      </w:r>
    </w:p>
    <w:p w14:paraId="54D57AB2" w14:textId="77777777" w:rsidR="002E3E25" w:rsidRPr="002E3E25" w:rsidRDefault="002E3E25" w:rsidP="00510D61">
      <w:pPr>
        <w:numPr>
          <w:ilvl w:val="0"/>
          <w:numId w:val="6"/>
        </w:numPr>
      </w:pPr>
      <w:r w:rsidRPr="002E3E25">
        <w:t>informazioni e dati gestiti dal Gruppo;</w:t>
      </w:r>
    </w:p>
    <w:p w14:paraId="1CD0D06A" w14:textId="77777777" w:rsidR="002E3E25" w:rsidRPr="002E3E25" w:rsidRDefault="002E3E25" w:rsidP="00510D61">
      <w:pPr>
        <w:numPr>
          <w:ilvl w:val="0"/>
          <w:numId w:val="6"/>
        </w:numPr>
      </w:pPr>
      <w:r w:rsidRPr="002E3E25">
        <w:t>fornitori e terze parti rilevanti ai fini della sicurezza informatica;</w:t>
      </w:r>
    </w:p>
    <w:p w14:paraId="11D82C81" w14:textId="77777777" w:rsidR="002E3E25" w:rsidRPr="002E3E25" w:rsidRDefault="002E3E25" w:rsidP="00510D61">
      <w:pPr>
        <w:numPr>
          <w:ilvl w:val="0"/>
          <w:numId w:val="6"/>
        </w:numPr>
      </w:pPr>
      <w:r w:rsidRPr="002E3E25">
        <w:t>iniziative progettuali e cambiamenti significativi che possano introdurre nuovi rischi di sicurezza;</w:t>
      </w:r>
    </w:p>
    <w:p w14:paraId="2D301AF8" w14:textId="77777777" w:rsidR="002E3E25" w:rsidRPr="002E3E25" w:rsidRDefault="002E3E25" w:rsidP="00510D61">
      <w:pPr>
        <w:numPr>
          <w:ilvl w:val="0"/>
          <w:numId w:val="6"/>
        </w:numPr>
      </w:pPr>
      <w:r w:rsidRPr="002E3E25">
        <w:t>vulnerabilità tecnologiche rilevate nell'ambito dei processi di Vulnerability Management;</w:t>
      </w:r>
    </w:p>
    <w:p w14:paraId="29876839" w14:textId="77777777" w:rsidR="002E3E25" w:rsidRPr="002E3E25" w:rsidRDefault="002E3E25" w:rsidP="00510D61">
      <w:pPr>
        <w:numPr>
          <w:ilvl w:val="0"/>
          <w:numId w:val="6"/>
        </w:numPr>
      </w:pPr>
      <w:r w:rsidRPr="002E3E25">
        <w:t>ulteriori asset o contesti per i quali sia richiesta una valutazione del rischio di sicurezza informatica.</w:t>
      </w:r>
    </w:p>
    <w:p w14:paraId="473CE689" w14:textId="77777777" w:rsidR="002E3E25" w:rsidRPr="002E3E25" w:rsidRDefault="002E3E25" w:rsidP="002E3E25">
      <w:r w:rsidRPr="002E3E25">
        <w:t>La metodologia è applicata sia nell'ambito delle valutazioni periodiche previste dal processo di Cyber Risk Management sia ogniqualvolta intervengano modifiche significative del contesto tecnologico, organizzativo, normativo o del panorama delle minacce tali da richiedere una rivalutazione del rischio.</w:t>
      </w:r>
    </w:p>
    <w:p w14:paraId="067E27DB" w14:textId="7653EE46" w:rsidR="0012295D" w:rsidRPr="00C723D6" w:rsidRDefault="0012295D" w:rsidP="003A3C18"/>
    <w:p w14:paraId="30CBB714" w14:textId="77777777" w:rsidR="0012295D" w:rsidRPr="00C723D6" w:rsidRDefault="0012295D" w:rsidP="009D24C3">
      <w:pPr>
        <w:pStyle w:val="Titolo1"/>
      </w:pPr>
      <w:bookmarkStart w:id="5" w:name="_Toc135244423"/>
      <w:bookmarkStart w:id="6" w:name="_Toc137810837"/>
      <w:bookmarkStart w:id="7" w:name="_Toc138087438"/>
      <w:bookmarkStart w:id="8" w:name="_Toc140486651"/>
      <w:bookmarkStart w:id="9" w:name="_Toc238751490"/>
      <w:r w:rsidRPr="00C723D6">
        <w:t>DEFINIZIONI E ACRONIMI</w:t>
      </w:r>
      <w:bookmarkEnd w:id="5"/>
      <w:bookmarkEnd w:id="6"/>
      <w:bookmarkEnd w:id="7"/>
      <w:bookmarkEnd w:id="8"/>
      <w:bookmarkEnd w:id="9"/>
    </w:p>
    <w:p w14:paraId="48B99CA2" w14:textId="323A1C8A" w:rsidR="007B70B0" w:rsidRDefault="00AC4050" w:rsidP="007B70B0">
      <w:pPr>
        <w:pStyle w:val="Titolo2"/>
      </w:pPr>
      <w:bookmarkStart w:id="10" w:name="_Toc238751491"/>
      <w:r w:rsidRPr="007B70B0">
        <w:rPr>
          <w:caps w:val="0"/>
        </w:rPr>
        <w:t>DEFINIZIONI</w:t>
      </w:r>
      <w:bookmarkEnd w:id="10"/>
    </w:p>
    <w:tbl>
      <w:tblPr>
        <w:tblStyle w:val="Grigliatabella"/>
        <w:tblW w:w="10064"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27"/>
        <w:gridCol w:w="7937"/>
      </w:tblGrid>
      <w:tr w:rsidR="00910072" w14:paraId="18B0E5B0" w14:textId="77777777" w:rsidTr="00910072">
        <w:trPr>
          <w:trHeight w:val="630"/>
          <w:tblHeader/>
        </w:trPr>
        <w:tc>
          <w:tcPr>
            <w:tcW w:w="2127" w:type="dxa"/>
            <w:vAlign w:val="center"/>
          </w:tcPr>
          <w:p w14:paraId="300EF5C8" w14:textId="500B8B08" w:rsidR="00910072" w:rsidRPr="00910072" w:rsidRDefault="00910072" w:rsidP="00910072">
            <w:pPr>
              <w:spacing w:before="60" w:afterLines="60" w:after="144"/>
              <w:rPr>
                <w:rFonts w:cs="Arial"/>
                <w:b/>
                <w:color w:val="C51B88" w:themeColor="accent1"/>
              </w:rPr>
            </w:pPr>
            <w:r w:rsidRPr="00910072">
              <w:rPr>
                <w:b/>
                <w:bCs/>
                <w:color w:val="C51B88" w:themeColor="accent1"/>
                <w:lang w:eastAsia="it-IT"/>
              </w:rPr>
              <w:t>Termine</w:t>
            </w:r>
          </w:p>
        </w:tc>
        <w:tc>
          <w:tcPr>
            <w:tcW w:w="7937" w:type="dxa"/>
            <w:vAlign w:val="center"/>
          </w:tcPr>
          <w:p w14:paraId="48F7BC31" w14:textId="65E19795" w:rsidR="00910072" w:rsidRPr="00910072" w:rsidRDefault="00910072" w:rsidP="00910072">
            <w:pPr>
              <w:spacing w:before="60" w:afterLines="60" w:after="144"/>
              <w:rPr>
                <w:rFonts w:cs="Arial"/>
                <w:b/>
                <w:color w:val="C51B88" w:themeColor="accent1"/>
              </w:rPr>
            </w:pPr>
            <w:r w:rsidRPr="00910072">
              <w:rPr>
                <w:b/>
                <w:bCs/>
                <w:color w:val="C51B88" w:themeColor="accent1"/>
                <w:lang w:eastAsia="it-IT"/>
              </w:rPr>
              <w:t>Definizione</w:t>
            </w:r>
          </w:p>
        </w:tc>
      </w:tr>
      <w:tr w:rsidR="00910072" w:rsidRPr="005C43B5" w14:paraId="11556FEA" w14:textId="77777777" w:rsidTr="00910072">
        <w:tc>
          <w:tcPr>
            <w:tcW w:w="2127" w:type="dxa"/>
            <w:vAlign w:val="center"/>
          </w:tcPr>
          <w:p w14:paraId="72BA6E9F" w14:textId="1A811BA1" w:rsidR="00910072" w:rsidRPr="00780832" w:rsidRDefault="00910072" w:rsidP="00910072">
            <w:pPr>
              <w:spacing w:before="60" w:afterLines="60" w:after="144"/>
            </w:pPr>
            <w:r w:rsidRPr="007B70B0">
              <w:rPr>
                <w:lang w:eastAsia="it-IT"/>
              </w:rPr>
              <w:t>Asset</w:t>
            </w:r>
          </w:p>
        </w:tc>
        <w:tc>
          <w:tcPr>
            <w:tcW w:w="7937" w:type="dxa"/>
            <w:vAlign w:val="center"/>
          </w:tcPr>
          <w:p w14:paraId="7532BDAC" w14:textId="660DA390" w:rsidR="00910072" w:rsidRPr="00780832" w:rsidRDefault="00910072" w:rsidP="00910072">
            <w:pPr>
              <w:spacing w:before="60" w:afterLines="60" w:after="144"/>
            </w:pPr>
            <w:r w:rsidRPr="007B70B0">
              <w:rPr>
                <w:lang w:eastAsia="it-IT"/>
              </w:rPr>
              <w:t>Qualsiasi risorsa informativa, applicativa, tecnologica o organizzativa che supporta l'erogazione di processi o servizi aziendali e che richiede protezione.</w:t>
            </w:r>
          </w:p>
        </w:tc>
      </w:tr>
      <w:tr w:rsidR="00910072" w:rsidRPr="005C43B5" w14:paraId="0765A52C" w14:textId="77777777" w:rsidTr="00910072">
        <w:tc>
          <w:tcPr>
            <w:tcW w:w="2127" w:type="dxa"/>
            <w:vAlign w:val="center"/>
          </w:tcPr>
          <w:p w14:paraId="52F653ED" w14:textId="3448AE5E" w:rsidR="00910072" w:rsidRPr="00780832" w:rsidRDefault="00910072" w:rsidP="00910072">
            <w:pPr>
              <w:spacing w:before="60" w:afterLines="60" w:after="144"/>
            </w:pPr>
            <w:r w:rsidRPr="007B70B0">
              <w:rPr>
                <w:lang w:eastAsia="it-IT"/>
              </w:rPr>
              <w:t>Threat Actor</w:t>
            </w:r>
          </w:p>
        </w:tc>
        <w:tc>
          <w:tcPr>
            <w:tcW w:w="7937" w:type="dxa"/>
            <w:vAlign w:val="center"/>
          </w:tcPr>
          <w:p w14:paraId="4EFE9D96" w14:textId="63562AEE" w:rsidR="00910072" w:rsidRPr="00780832" w:rsidRDefault="00910072" w:rsidP="00910072">
            <w:pPr>
              <w:spacing w:before="60" w:afterLines="60" w:after="144"/>
            </w:pPr>
            <w:r w:rsidRPr="007B70B0">
              <w:rPr>
                <w:lang w:eastAsia="it-IT"/>
              </w:rPr>
              <w:t>Soggetto, gruppo, organizzazione o evento che può causare intenzionalmente o accidentalmente un evento di minaccia.</w:t>
            </w:r>
          </w:p>
        </w:tc>
      </w:tr>
      <w:tr w:rsidR="00910072" w:rsidRPr="005C43B5" w14:paraId="3D4E5A2C" w14:textId="77777777" w:rsidTr="00910072">
        <w:tc>
          <w:tcPr>
            <w:tcW w:w="2127" w:type="dxa"/>
            <w:vAlign w:val="center"/>
          </w:tcPr>
          <w:p w14:paraId="20502F0A" w14:textId="7BB9E40B" w:rsidR="00910072" w:rsidRPr="00780832" w:rsidRDefault="00910072" w:rsidP="00910072">
            <w:pPr>
              <w:spacing w:before="60" w:afterLines="60" w:after="144"/>
            </w:pPr>
            <w:r w:rsidRPr="007B70B0">
              <w:rPr>
                <w:lang w:eastAsia="it-IT"/>
              </w:rPr>
              <w:t>Threat Event</w:t>
            </w:r>
          </w:p>
        </w:tc>
        <w:tc>
          <w:tcPr>
            <w:tcW w:w="7937" w:type="dxa"/>
            <w:vAlign w:val="center"/>
          </w:tcPr>
          <w:p w14:paraId="3F294369" w14:textId="256E764E" w:rsidR="00910072" w:rsidRPr="00780832" w:rsidRDefault="00910072" w:rsidP="00910072">
            <w:pPr>
              <w:spacing w:before="60" w:afterLines="60" w:after="144"/>
            </w:pPr>
            <w:r w:rsidRPr="007B70B0">
              <w:rPr>
                <w:lang w:eastAsia="it-IT"/>
              </w:rPr>
              <w:t>Evento o azione che può compromettere la riservatezza, l'integrità o la disponibilità di asset, informazioni o servizi.</w:t>
            </w:r>
          </w:p>
        </w:tc>
      </w:tr>
      <w:tr w:rsidR="00910072" w:rsidRPr="005C43B5" w14:paraId="7088D8B0" w14:textId="77777777" w:rsidTr="00910072">
        <w:tc>
          <w:tcPr>
            <w:tcW w:w="2127" w:type="dxa"/>
            <w:vAlign w:val="center"/>
          </w:tcPr>
          <w:p w14:paraId="4F1D8646" w14:textId="19BD4F00" w:rsidR="00910072" w:rsidRPr="00780832" w:rsidRDefault="00910072" w:rsidP="00910072">
            <w:pPr>
              <w:spacing w:before="60" w:afterLines="60" w:after="144"/>
            </w:pPr>
            <w:r w:rsidRPr="007B70B0">
              <w:rPr>
                <w:lang w:eastAsia="it-IT"/>
              </w:rPr>
              <w:t>Vulnerabilità</w:t>
            </w:r>
          </w:p>
        </w:tc>
        <w:tc>
          <w:tcPr>
            <w:tcW w:w="7937" w:type="dxa"/>
            <w:vAlign w:val="center"/>
          </w:tcPr>
          <w:p w14:paraId="3AB5045F" w14:textId="0E8C837A" w:rsidR="00910072" w:rsidRPr="00780832" w:rsidRDefault="00910072" w:rsidP="00910072">
            <w:pPr>
              <w:spacing w:before="60" w:afterLines="60" w:after="144"/>
            </w:pPr>
            <w:r w:rsidRPr="007B70B0">
              <w:rPr>
                <w:lang w:eastAsia="it-IT"/>
              </w:rPr>
              <w:t>Debolezza o carenza di un asset, processo, tecnologia o controllo che può essere sfruttata da una minaccia.</w:t>
            </w:r>
          </w:p>
        </w:tc>
      </w:tr>
      <w:tr w:rsidR="00910072" w:rsidRPr="005C43B5" w14:paraId="27271928" w14:textId="77777777" w:rsidTr="00910072">
        <w:tc>
          <w:tcPr>
            <w:tcW w:w="2127" w:type="dxa"/>
            <w:vAlign w:val="center"/>
          </w:tcPr>
          <w:p w14:paraId="56D2469A" w14:textId="3F9C95F2" w:rsidR="00910072" w:rsidRPr="00780832" w:rsidRDefault="00910072" w:rsidP="00910072">
            <w:pPr>
              <w:spacing w:before="60" w:afterLines="60" w:after="144"/>
            </w:pPr>
            <w:r w:rsidRPr="007B70B0">
              <w:rPr>
                <w:lang w:eastAsia="it-IT"/>
              </w:rPr>
              <w:lastRenderedPageBreak/>
              <w:t>Risk Scenario</w:t>
            </w:r>
          </w:p>
        </w:tc>
        <w:tc>
          <w:tcPr>
            <w:tcW w:w="7937" w:type="dxa"/>
            <w:vAlign w:val="center"/>
          </w:tcPr>
          <w:p w14:paraId="5BEB5F01" w14:textId="75312859" w:rsidR="00910072" w:rsidRPr="00780832" w:rsidRDefault="00910072" w:rsidP="00910072">
            <w:pPr>
              <w:spacing w:before="60" w:afterLines="60" w:after="144"/>
            </w:pPr>
            <w:r w:rsidRPr="007B70B0">
              <w:rPr>
                <w:lang w:eastAsia="it-IT"/>
              </w:rPr>
              <w:t>Descrizione strutturata di una situazione nella quale un threat actor, attraverso uno specifico threat event, sfrutta una vulnerabilità causando un impatto su un asset o servizio.</w:t>
            </w:r>
          </w:p>
        </w:tc>
      </w:tr>
      <w:tr w:rsidR="00910072" w:rsidRPr="005C43B5" w14:paraId="2DEF7F36" w14:textId="77777777" w:rsidTr="00910072">
        <w:tc>
          <w:tcPr>
            <w:tcW w:w="2127" w:type="dxa"/>
            <w:vAlign w:val="center"/>
          </w:tcPr>
          <w:p w14:paraId="300C49AA" w14:textId="79E5CA73" w:rsidR="00910072" w:rsidRPr="00780832" w:rsidRDefault="00910072" w:rsidP="00910072">
            <w:pPr>
              <w:spacing w:before="60" w:afterLines="60" w:after="144"/>
            </w:pPr>
            <w:r w:rsidRPr="007B70B0">
              <w:rPr>
                <w:lang w:eastAsia="it-IT"/>
              </w:rPr>
              <w:t>Impatto</w:t>
            </w:r>
          </w:p>
        </w:tc>
        <w:tc>
          <w:tcPr>
            <w:tcW w:w="7937" w:type="dxa"/>
            <w:vAlign w:val="center"/>
          </w:tcPr>
          <w:p w14:paraId="6272C710" w14:textId="7F94A22C" w:rsidR="00910072" w:rsidRPr="00780832" w:rsidRDefault="00910072" w:rsidP="00910072">
            <w:pPr>
              <w:spacing w:before="60" w:afterLines="60" w:after="144"/>
            </w:pPr>
            <w:r w:rsidRPr="007B70B0">
              <w:rPr>
                <w:lang w:eastAsia="it-IT"/>
              </w:rPr>
              <w:t>Conseguenza negativa derivante dal verificarsi di uno scenario di rischio.</w:t>
            </w:r>
          </w:p>
        </w:tc>
      </w:tr>
      <w:tr w:rsidR="00910072" w:rsidRPr="005C43B5" w14:paraId="3D284151" w14:textId="77777777" w:rsidTr="00910072">
        <w:tc>
          <w:tcPr>
            <w:tcW w:w="2127" w:type="dxa"/>
            <w:vAlign w:val="center"/>
          </w:tcPr>
          <w:p w14:paraId="5DD7D643" w14:textId="041E70B1" w:rsidR="00910072" w:rsidRPr="00780832" w:rsidRDefault="00910072" w:rsidP="00910072">
            <w:pPr>
              <w:spacing w:before="60" w:afterLines="60" w:after="144"/>
            </w:pPr>
            <w:r w:rsidRPr="007B70B0">
              <w:rPr>
                <w:lang w:eastAsia="it-IT"/>
              </w:rPr>
              <w:t>Probabilità</w:t>
            </w:r>
          </w:p>
        </w:tc>
        <w:tc>
          <w:tcPr>
            <w:tcW w:w="7937" w:type="dxa"/>
            <w:vAlign w:val="center"/>
          </w:tcPr>
          <w:p w14:paraId="3C43AE8B" w14:textId="1ED5EFC6" w:rsidR="00910072" w:rsidRPr="00780832" w:rsidRDefault="00910072" w:rsidP="00910072">
            <w:pPr>
              <w:spacing w:before="60" w:afterLines="60" w:after="144"/>
            </w:pPr>
            <w:r w:rsidRPr="007B70B0">
              <w:rPr>
                <w:lang w:eastAsia="it-IT"/>
              </w:rPr>
              <w:t>Stima della possibilità che uno scenario di rischio si verifichi.</w:t>
            </w:r>
          </w:p>
        </w:tc>
      </w:tr>
      <w:tr w:rsidR="00910072" w:rsidRPr="005C43B5" w14:paraId="51903530" w14:textId="77777777" w:rsidTr="00910072">
        <w:tc>
          <w:tcPr>
            <w:tcW w:w="2127" w:type="dxa"/>
            <w:vAlign w:val="center"/>
          </w:tcPr>
          <w:p w14:paraId="7C370822" w14:textId="105C3E9F" w:rsidR="00910072" w:rsidRPr="00780832" w:rsidRDefault="00910072" w:rsidP="00910072">
            <w:pPr>
              <w:spacing w:before="60" w:afterLines="60" w:after="144"/>
            </w:pPr>
            <w:r w:rsidRPr="007B70B0">
              <w:rPr>
                <w:lang w:eastAsia="it-IT"/>
              </w:rPr>
              <w:t>Rischio Inerente</w:t>
            </w:r>
          </w:p>
        </w:tc>
        <w:tc>
          <w:tcPr>
            <w:tcW w:w="7937" w:type="dxa"/>
            <w:vAlign w:val="center"/>
          </w:tcPr>
          <w:p w14:paraId="66400127" w14:textId="3DDB1C60" w:rsidR="00910072" w:rsidRPr="00780832" w:rsidRDefault="00910072" w:rsidP="00910072">
            <w:pPr>
              <w:spacing w:before="60" w:afterLines="60" w:after="144"/>
            </w:pPr>
            <w:r w:rsidRPr="007B70B0">
              <w:rPr>
                <w:lang w:eastAsia="it-IT"/>
              </w:rPr>
              <w:t>Livello di rischio determinato prima della considerazione delle misure di sicurezza esistenti.</w:t>
            </w:r>
          </w:p>
        </w:tc>
      </w:tr>
      <w:tr w:rsidR="00910072" w:rsidRPr="005C43B5" w14:paraId="219A6732" w14:textId="77777777" w:rsidTr="00910072">
        <w:tc>
          <w:tcPr>
            <w:tcW w:w="2127" w:type="dxa"/>
            <w:vAlign w:val="center"/>
          </w:tcPr>
          <w:p w14:paraId="3BE0EFC9" w14:textId="19DC54B6" w:rsidR="00910072" w:rsidRDefault="00910072" w:rsidP="00910072">
            <w:pPr>
              <w:spacing w:before="60" w:afterLines="60" w:after="144"/>
            </w:pPr>
            <w:r w:rsidRPr="007B70B0">
              <w:rPr>
                <w:lang w:eastAsia="it-IT"/>
              </w:rPr>
              <w:t>Rischio Residuo</w:t>
            </w:r>
          </w:p>
        </w:tc>
        <w:tc>
          <w:tcPr>
            <w:tcW w:w="7937" w:type="dxa"/>
            <w:vAlign w:val="center"/>
          </w:tcPr>
          <w:p w14:paraId="3F5BBAA0" w14:textId="34AA88AF" w:rsidR="00910072" w:rsidRDefault="00910072" w:rsidP="00910072">
            <w:pPr>
              <w:spacing w:before="60" w:afterLines="60" w:after="144"/>
            </w:pPr>
            <w:r w:rsidRPr="007B70B0">
              <w:rPr>
                <w:lang w:eastAsia="it-IT"/>
              </w:rPr>
              <w:t>Livello di rischio risultante dopo l'applicazione delle misure di sicurezza e delle azioni di trattamento.</w:t>
            </w:r>
          </w:p>
        </w:tc>
      </w:tr>
      <w:tr w:rsidR="00910072" w:rsidRPr="005C43B5" w14:paraId="79BC144C" w14:textId="77777777" w:rsidTr="00910072">
        <w:tc>
          <w:tcPr>
            <w:tcW w:w="2127" w:type="dxa"/>
            <w:vAlign w:val="center"/>
          </w:tcPr>
          <w:p w14:paraId="5E49C270" w14:textId="0D4A6EC1" w:rsidR="00910072" w:rsidRPr="00780832" w:rsidRDefault="00910072" w:rsidP="00910072">
            <w:pPr>
              <w:spacing w:before="60" w:afterLines="60" w:after="144"/>
            </w:pPr>
            <w:r w:rsidRPr="007B70B0">
              <w:rPr>
                <w:lang w:eastAsia="it-IT"/>
              </w:rPr>
              <w:t>Risk Assessment</w:t>
            </w:r>
          </w:p>
        </w:tc>
        <w:tc>
          <w:tcPr>
            <w:tcW w:w="7937" w:type="dxa"/>
            <w:vAlign w:val="center"/>
          </w:tcPr>
          <w:p w14:paraId="4EB52332" w14:textId="7B879908" w:rsidR="00910072" w:rsidRPr="00780832" w:rsidRDefault="00910072" w:rsidP="00910072">
            <w:pPr>
              <w:spacing w:before="60" w:afterLines="60" w:after="144"/>
            </w:pPr>
            <w:r w:rsidRPr="007B70B0">
              <w:rPr>
                <w:lang w:eastAsia="it-IT"/>
              </w:rPr>
              <w:t>Processo di identificazione, analisi e valutazione del rischio.</w:t>
            </w:r>
          </w:p>
        </w:tc>
      </w:tr>
      <w:tr w:rsidR="00910072" w:rsidRPr="005C43B5" w14:paraId="64800B28" w14:textId="77777777" w:rsidTr="00910072">
        <w:tc>
          <w:tcPr>
            <w:tcW w:w="2127" w:type="dxa"/>
            <w:vAlign w:val="center"/>
          </w:tcPr>
          <w:p w14:paraId="0AF5C9C2" w14:textId="1C06CD95" w:rsidR="00910072" w:rsidRPr="00780832" w:rsidRDefault="00910072" w:rsidP="00910072">
            <w:pPr>
              <w:spacing w:before="60" w:afterLines="60" w:after="144"/>
            </w:pPr>
            <w:r w:rsidRPr="007B70B0">
              <w:rPr>
                <w:lang w:eastAsia="it-IT"/>
              </w:rPr>
              <w:t>Risk Treatment</w:t>
            </w:r>
          </w:p>
        </w:tc>
        <w:tc>
          <w:tcPr>
            <w:tcW w:w="7937" w:type="dxa"/>
            <w:vAlign w:val="center"/>
          </w:tcPr>
          <w:p w14:paraId="1249C4A9" w14:textId="4C098267" w:rsidR="00910072" w:rsidRPr="00780832" w:rsidRDefault="00910072" w:rsidP="00910072">
            <w:pPr>
              <w:spacing w:before="60" w:afterLines="60" w:after="144"/>
            </w:pPr>
            <w:r w:rsidRPr="007B70B0">
              <w:rPr>
                <w:lang w:eastAsia="it-IT"/>
              </w:rPr>
              <w:t>Processo di selezione e implementazione delle opzioni di risposta al rischio.</w:t>
            </w:r>
          </w:p>
        </w:tc>
      </w:tr>
      <w:tr w:rsidR="00910072" w:rsidRPr="005C43B5" w14:paraId="6644AD6B" w14:textId="77777777" w:rsidTr="00910072">
        <w:tc>
          <w:tcPr>
            <w:tcW w:w="2127" w:type="dxa"/>
            <w:vAlign w:val="center"/>
          </w:tcPr>
          <w:p w14:paraId="4AF480E8" w14:textId="23DC88E1" w:rsidR="00910072" w:rsidRPr="00780832" w:rsidRDefault="00910072" w:rsidP="00910072">
            <w:pPr>
              <w:spacing w:before="60" w:afterLines="60" w:after="144"/>
            </w:pPr>
            <w:r w:rsidRPr="007B70B0">
              <w:rPr>
                <w:lang w:eastAsia="it-IT"/>
              </w:rPr>
              <w:t>Vulnerability Risk Assessment</w:t>
            </w:r>
          </w:p>
        </w:tc>
        <w:tc>
          <w:tcPr>
            <w:tcW w:w="7937" w:type="dxa"/>
            <w:vAlign w:val="center"/>
          </w:tcPr>
          <w:p w14:paraId="210214D5" w14:textId="5E7BE2F3" w:rsidR="00910072" w:rsidRPr="00780832" w:rsidRDefault="00910072" w:rsidP="00910072">
            <w:pPr>
              <w:spacing w:before="60" w:afterLines="60" w:after="144"/>
            </w:pPr>
            <w:r w:rsidRPr="007B70B0">
              <w:rPr>
                <w:lang w:eastAsia="it-IT"/>
              </w:rPr>
              <w:t>Applicazione della presente metodologia agli scenari di rischio derivanti da vulnerabilità tecnologiche.</w:t>
            </w:r>
          </w:p>
        </w:tc>
      </w:tr>
      <w:tr w:rsidR="00910072" w:rsidRPr="005C43B5" w14:paraId="22DB837F" w14:textId="77777777" w:rsidTr="00910072">
        <w:tc>
          <w:tcPr>
            <w:tcW w:w="2127" w:type="dxa"/>
            <w:vAlign w:val="center"/>
          </w:tcPr>
          <w:p w14:paraId="72A50D40" w14:textId="51BE5B7E" w:rsidR="00910072" w:rsidRPr="00294371" w:rsidRDefault="00910072" w:rsidP="00910072">
            <w:pPr>
              <w:spacing w:before="60" w:afterLines="60" w:after="144"/>
              <w:rPr>
                <w:lang w:val="en-US"/>
              </w:rPr>
            </w:pPr>
            <w:r w:rsidRPr="007B70B0">
              <w:rPr>
                <w:lang w:eastAsia="it-IT"/>
              </w:rPr>
              <w:t>Contromisura</w:t>
            </w:r>
          </w:p>
        </w:tc>
        <w:tc>
          <w:tcPr>
            <w:tcW w:w="7937" w:type="dxa"/>
            <w:vAlign w:val="center"/>
          </w:tcPr>
          <w:p w14:paraId="40FA334E" w14:textId="0EC8DB1A" w:rsidR="00910072" w:rsidRPr="00910072" w:rsidRDefault="00910072" w:rsidP="00910072">
            <w:pPr>
              <w:spacing w:before="60" w:afterLines="60" w:after="144"/>
            </w:pPr>
            <w:r w:rsidRPr="007B70B0">
              <w:rPr>
                <w:lang w:eastAsia="it-IT"/>
              </w:rPr>
              <w:t>Misura organizzativa, procedurale o tecnologica finalizzata a ridurre la probabilità o l'impatto di uno scenario di rischio.</w:t>
            </w:r>
          </w:p>
        </w:tc>
      </w:tr>
    </w:tbl>
    <w:p w14:paraId="4949DF0D" w14:textId="03B982EC" w:rsidR="007B70B0" w:rsidRDefault="00AC4050" w:rsidP="00910072">
      <w:pPr>
        <w:pStyle w:val="Titolo2"/>
      </w:pPr>
      <w:bookmarkStart w:id="11" w:name="_Toc238751492"/>
      <w:r w:rsidRPr="007B70B0">
        <w:rPr>
          <w:caps w:val="0"/>
        </w:rPr>
        <w:t>ACRONIMI</w:t>
      </w:r>
      <w:bookmarkEnd w:id="11"/>
    </w:p>
    <w:tbl>
      <w:tblPr>
        <w:tblStyle w:val="Grigliatabella"/>
        <w:tblW w:w="10064"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27"/>
        <w:gridCol w:w="7937"/>
      </w:tblGrid>
      <w:tr w:rsidR="00910072" w14:paraId="2BE1B93A" w14:textId="77777777" w:rsidTr="00910072">
        <w:trPr>
          <w:trHeight w:val="630"/>
          <w:tblHeader/>
        </w:trPr>
        <w:tc>
          <w:tcPr>
            <w:tcW w:w="2127" w:type="dxa"/>
            <w:vAlign w:val="center"/>
          </w:tcPr>
          <w:p w14:paraId="50DB524D" w14:textId="5E102C9F" w:rsidR="00910072" w:rsidRPr="00910072" w:rsidRDefault="00910072" w:rsidP="00910072">
            <w:pPr>
              <w:spacing w:before="60" w:afterLines="60" w:after="144"/>
              <w:rPr>
                <w:b/>
                <w:bCs/>
                <w:color w:val="C51B88" w:themeColor="accent1"/>
                <w:lang w:eastAsia="it-IT"/>
              </w:rPr>
            </w:pPr>
            <w:r w:rsidRPr="00910072">
              <w:rPr>
                <w:b/>
                <w:bCs/>
                <w:color w:val="C51B88" w:themeColor="accent1"/>
                <w:lang w:eastAsia="it-IT"/>
              </w:rPr>
              <w:t>Acronimo</w:t>
            </w:r>
          </w:p>
        </w:tc>
        <w:tc>
          <w:tcPr>
            <w:tcW w:w="7937" w:type="dxa"/>
            <w:vAlign w:val="center"/>
          </w:tcPr>
          <w:p w14:paraId="08F144BE" w14:textId="2D8CAB07" w:rsidR="00910072" w:rsidRPr="00910072" w:rsidRDefault="00910072" w:rsidP="00910072">
            <w:pPr>
              <w:spacing w:before="60" w:afterLines="60" w:after="144"/>
              <w:rPr>
                <w:b/>
                <w:bCs/>
                <w:color w:val="C51B88" w:themeColor="accent1"/>
                <w:lang w:eastAsia="it-IT"/>
              </w:rPr>
            </w:pPr>
            <w:r w:rsidRPr="00910072">
              <w:rPr>
                <w:b/>
                <w:bCs/>
                <w:color w:val="C51B88" w:themeColor="accent1"/>
                <w:lang w:eastAsia="it-IT"/>
              </w:rPr>
              <w:t>Descrizione</w:t>
            </w:r>
          </w:p>
        </w:tc>
      </w:tr>
      <w:tr w:rsidR="00910072" w:rsidRPr="005C43B5" w14:paraId="4C28731D" w14:textId="77777777" w:rsidTr="00910072">
        <w:tc>
          <w:tcPr>
            <w:tcW w:w="2127" w:type="dxa"/>
            <w:vAlign w:val="center"/>
          </w:tcPr>
          <w:p w14:paraId="04EAD494" w14:textId="0889E82A" w:rsidR="00910072" w:rsidRPr="007B70B0" w:rsidRDefault="00910072" w:rsidP="00910072">
            <w:pPr>
              <w:spacing w:before="60" w:afterLines="60" w:after="144"/>
              <w:rPr>
                <w:lang w:eastAsia="it-IT"/>
              </w:rPr>
            </w:pPr>
            <w:r w:rsidRPr="007B70B0">
              <w:rPr>
                <w:lang w:eastAsia="it-IT"/>
              </w:rPr>
              <w:t>BIA</w:t>
            </w:r>
          </w:p>
        </w:tc>
        <w:tc>
          <w:tcPr>
            <w:tcW w:w="7937" w:type="dxa"/>
            <w:vAlign w:val="center"/>
          </w:tcPr>
          <w:p w14:paraId="3FE9D7AE" w14:textId="2D9C44B6" w:rsidR="00910072" w:rsidRPr="007B70B0" w:rsidRDefault="00910072" w:rsidP="00910072">
            <w:pPr>
              <w:spacing w:before="60" w:afterLines="60" w:after="144"/>
              <w:rPr>
                <w:lang w:eastAsia="it-IT"/>
              </w:rPr>
            </w:pPr>
            <w:r w:rsidRPr="007B70B0">
              <w:rPr>
                <w:lang w:eastAsia="it-IT"/>
              </w:rPr>
              <w:t>Business Impact Analysis</w:t>
            </w:r>
          </w:p>
        </w:tc>
      </w:tr>
      <w:tr w:rsidR="00910072" w:rsidRPr="005C43B5" w14:paraId="23DA3CC3" w14:textId="77777777" w:rsidTr="00910072">
        <w:tc>
          <w:tcPr>
            <w:tcW w:w="2127" w:type="dxa"/>
            <w:vAlign w:val="center"/>
          </w:tcPr>
          <w:p w14:paraId="508C229A" w14:textId="5F04CF75" w:rsidR="00910072" w:rsidRPr="007B70B0" w:rsidRDefault="00910072" w:rsidP="00910072">
            <w:pPr>
              <w:spacing w:before="60" w:afterLines="60" w:after="144"/>
              <w:rPr>
                <w:lang w:eastAsia="it-IT"/>
              </w:rPr>
            </w:pPr>
            <w:r w:rsidRPr="007B70B0">
              <w:rPr>
                <w:lang w:eastAsia="it-IT"/>
              </w:rPr>
              <w:t>CVE</w:t>
            </w:r>
          </w:p>
        </w:tc>
        <w:tc>
          <w:tcPr>
            <w:tcW w:w="7937" w:type="dxa"/>
            <w:vAlign w:val="center"/>
          </w:tcPr>
          <w:p w14:paraId="2B184936" w14:textId="5697B76F" w:rsidR="00910072" w:rsidRPr="007B70B0" w:rsidRDefault="00910072" w:rsidP="00910072">
            <w:pPr>
              <w:spacing w:before="60" w:afterLines="60" w:after="144"/>
              <w:rPr>
                <w:lang w:eastAsia="it-IT"/>
              </w:rPr>
            </w:pPr>
            <w:r w:rsidRPr="007B70B0">
              <w:rPr>
                <w:lang w:eastAsia="it-IT"/>
              </w:rPr>
              <w:t>Common Vulnerabilities and Exposures</w:t>
            </w:r>
          </w:p>
        </w:tc>
      </w:tr>
      <w:tr w:rsidR="00910072" w:rsidRPr="005C43B5" w14:paraId="78B569CC" w14:textId="77777777" w:rsidTr="00910072">
        <w:tc>
          <w:tcPr>
            <w:tcW w:w="2127" w:type="dxa"/>
            <w:vAlign w:val="center"/>
          </w:tcPr>
          <w:p w14:paraId="4798C4CE" w14:textId="156507CD" w:rsidR="00910072" w:rsidRPr="007B70B0" w:rsidRDefault="00910072" w:rsidP="00910072">
            <w:pPr>
              <w:spacing w:before="60" w:afterLines="60" w:after="144"/>
              <w:rPr>
                <w:lang w:eastAsia="it-IT"/>
              </w:rPr>
            </w:pPr>
            <w:r w:rsidRPr="007B70B0">
              <w:rPr>
                <w:lang w:eastAsia="it-IT"/>
              </w:rPr>
              <w:t>CVSS</w:t>
            </w:r>
          </w:p>
        </w:tc>
        <w:tc>
          <w:tcPr>
            <w:tcW w:w="7937" w:type="dxa"/>
            <w:vAlign w:val="center"/>
          </w:tcPr>
          <w:p w14:paraId="4AC2FD75" w14:textId="5FE8FB38" w:rsidR="00910072" w:rsidRPr="007B70B0" w:rsidRDefault="00910072" w:rsidP="00910072">
            <w:pPr>
              <w:spacing w:before="60" w:afterLines="60" w:after="144"/>
              <w:rPr>
                <w:lang w:eastAsia="it-IT"/>
              </w:rPr>
            </w:pPr>
            <w:r w:rsidRPr="007B70B0">
              <w:rPr>
                <w:lang w:eastAsia="it-IT"/>
              </w:rPr>
              <w:t>Common Vulnerability Scoring System</w:t>
            </w:r>
          </w:p>
        </w:tc>
      </w:tr>
      <w:tr w:rsidR="00910072" w:rsidRPr="005C43B5" w14:paraId="47FF0733" w14:textId="77777777" w:rsidTr="00910072">
        <w:tc>
          <w:tcPr>
            <w:tcW w:w="2127" w:type="dxa"/>
            <w:vAlign w:val="center"/>
          </w:tcPr>
          <w:p w14:paraId="078D9598" w14:textId="07FA7295" w:rsidR="00910072" w:rsidRPr="007B70B0" w:rsidRDefault="00910072" w:rsidP="00910072">
            <w:pPr>
              <w:spacing w:before="60" w:afterLines="60" w:after="144"/>
              <w:rPr>
                <w:lang w:eastAsia="it-IT"/>
              </w:rPr>
            </w:pPr>
            <w:r w:rsidRPr="007B70B0">
              <w:rPr>
                <w:lang w:eastAsia="it-IT"/>
              </w:rPr>
              <w:t>EPSS</w:t>
            </w:r>
          </w:p>
        </w:tc>
        <w:tc>
          <w:tcPr>
            <w:tcW w:w="7937" w:type="dxa"/>
            <w:vAlign w:val="center"/>
          </w:tcPr>
          <w:p w14:paraId="5DB0A835" w14:textId="2E0A6C70" w:rsidR="00910072" w:rsidRPr="007B70B0" w:rsidRDefault="00910072" w:rsidP="00910072">
            <w:pPr>
              <w:spacing w:before="60" w:afterLines="60" w:after="144"/>
              <w:rPr>
                <w:lang w:eastAsia="it-IT"/>
              </w:rPr>
            </w:pPr>
            <w:r w:rsidRPr="007B70B0">
              <w:rPr>
                <w:lang w:eastAsia="it-IT"/>
              </w:rPr>
              <w:t>Exploit Prediction Scoring System</w:t>
            </w:r>
          </w:p>
        </w:tc>
      </w:tr>
      <w:tr w:rsidR="00910072" w:rsidRPr="002F72BB" w14:paraId="5DE93B00" w14:textId="77777777" w:rsidTr="00910072">
        <w:tc>
          <w:tcPr>
            <w:tcW w:w="2127" w:type="dxa"/>
            <w:vAlign w:val="center"/>
          </w:tcPr>
          <w:p w14:paraId="7E5487A3" w14:textId="60EEC1E7" w:rsidR="00910072" w:rsidRPr="007B70B0" w:rsidRDefault="00910072" w:rsidP="00910072">
            <w:pPr>
              <w:spacing w:before="60" w:afterLines="60" w:after="144"/>
              <w:rPr>
                <w:lang w:eastAsia="it-IT"/>
              </w:rPr>
            </w:pPr>
            <w:r w:rsidRPr="007B70B0">
              <w:rPr>
                <w:lang w:eastAsia="it-IT"/>
              </w:rPr>
              <w:t>FAIR</w:t>
            </w:r>
          </w:p>
        </w:tc>
        <w:tc>
          <w:tcPr>
            <w:tcW w:w="7937" w:type="dxa"/>
            <w:vAlign w:val="center"/>
          </w:tcPr>
          <w:p w14:paraId="0BE47653" w14:textId="4291A41E" w:rsidR="00910072" w:rsidRPr="00910072" w:rsidRDefault="00910072" w:rsidP="00910072">
            <w:pPr>
              <w:spacing w:before="60" w:afterLines="60" w:after="144"/>
              <w:rPr>
                <w:lang w:val="en-US" w:eastAsia="it-IT"/>
              </w:rPr>
            </w:pPr>
            <w:r w:rsidRPr="007B70B0">
              <w:rPr>
                <w:lang w:val="en-US" w:eastAsia="it-IT"/>
              </w:rPr>
              <w:t>Factor Analysis of Information Risk</w:t>
            </w:r>
          </w:p>
        </w:tc>
      </w:tr>
      <w:tr w:rsidR="00910072" w:rsidRPr="005C43B5" w14:paraId="20156E34" w14:textId="77777777" w:rsidTr="00910072">
        <w:tc>
          <w:tcPr>
            <w:tcW w:w="2127" w:type="dxa"/>
            <w:vAlign w:val="center"/>
          </w:tcPr>
          <w:p w14:paraId="56E26CEC" w14:textId="6851EDA2" w:rsidR="00910072" w:rsidRPr="007B70B0" w:rsidRDefault="00910072" w:rsidP="00910072">
            <w:pPr>
              <w:spacing w:before="60" w:afterLines="60" w:after="144"/>
              <w:rPr>
                <w:lang w:eastAsia="it-IT"/>
              </w:rPr>
            </w:pPr>
            <w:r w:rsidRPr="007B70B0">
              <w:rPr>
                <w:lang w:eastAsia="it-IT"/>
              </w:rPr>
              <w:t>GISO</w:t>
            </w:r>
          </w:p>
        </w:tc>
        <w:tc>
          <w:tcPr>
            <w:tcW w:w="7937" w:type="dxa"/>
            <w:vAlign w:val="center"/>
          </w:tcPr>
          <w:p w14:paraId="47798A0D" w14:textId="2A165EC8" w:rsidR="00910072" w:rsidRPr="007B70B0" w:rsidRDefault="00910072" w:rsidP="00910072">
            <w:pPr>
              <w:spacing w:before="60" w:afterLines="60" w:after="144"/>
              <w:rPr>
                <w:lang w:eastAsia="it-IT"/>
              </w:rPr>
            </w:pPr>
            <w:r w:rsidRPr="007B70B0">
              <w:rPr>
                <w:lang w:eastAsia="it-IT"/>
              </w:rPr>
              <w:t>Group Information Security Office</w:t>
            </w:r>
          </w:p>
        </w:tc>
      </w:tr>
      <w:tr w:rsidR="00910072" w:rsidRPr="005C43B5" w14:paraId="6A74FF36" w14:textId="77777777" w:rsidTr="00910072">
        <w:tc>
          <w:tcPr>
            <w:tcW w:w="2127" w:type="dxa"/>
            <w:vAlign w:val="center"/>
          </w:tcPr>
          <w:p w14:paraId="20583169" w14:textId="373EECF5" w:rsidR="00910072" w:rsidRPr="007B70B0" w:rsidRDefault="00910072" w:rsidP="00910072">
            <w:pPr>
              <w:spacing w:before="60" w:afterLines="60" w:after="144"/>
              <w:rPr>
                <w:lang w:eastAsia="it-IT"/>
              </w:rPr>
            </w:pPr>
            <w:r w:rsidRPr="007B70B0">
              <w:rPr>
                <w:lang w:eastAsia="it-IT"/>
              </w:rPr>
              <w:t>ICT</w:t>
            </w:r>
          </w:p>
        </w:tc>
        <w:tc>
          <w:tcPr>
            <w:tcW w:w="7937" w:type="dxa"/>
            <w:vAlign w:val="center"/>
          </w:tcPr>
          <w:p w14:paraId="726C5006" w14:textId="041545BB" w:rsidR="00910072" w:rsidRPr="007B70B0" w:rsidRDefault="00910072" w:rsidP="00910072">
            <w:pPr>
              <w:spacing w:before="60" w:afterLines="60" w:after="144"/>
              <w:rPr>
                <w:lang w:eastAsia="it-IT"/>
              </w:rPr>
            </w:pPr>
            <w:r w:rsidRPr="007B70B0">
              <w:rPr>
                <w:lang w:eastAsia="it-IT"/>
              </w:rPr>
              <w:t>Information and Communication Technology</w:t>
            </w:r>
          </w:p>
        </w:tc>
      </w:tr>
      <w:tr w:rsidR="00910072" w:rsidRPr="005C43B5" w14:paraId="1376C95A" w14:textId="77777777" w:rsidTr="00910072">
        <w:tc>
          <w:tcPr>
            <w:tcW w:w="2127" w:type="dxa"/>
            <w:vAlign w:val="center"/>
          </w:tcPr>
          <w:p w14:paraId="057613F9" w14:textId="3F20B86D" w:rsidR="00910072" w:rsidRPr="007B70B0" w:rsidRDefault="00910072" w:rsidP="00910072">
            <w:pPr>
              <w:spacing w:before="60" w:afterLines="60" w:after="144"/>
              <w:rPr>
                <w:lang w:eastAsia="it-IT"/>
              </w:rPr>
            </w:pPr>
            <w:r w:rsidRPr="007B70B0">
              <w:rPr>
                <w:lang w:eastAsia="it-IT"/>
              </w:rPr>
              <w:t>IRAM2</w:t>
            </w:r>
          </w:p>
        </w:tc>
        <w:tc>
          <w:tcPr>
            <w:tcW w:w="7937" w:type="dxa"/>
            <w:vAlign w:val="center"/>
          </w:tcPr>
          <w:p w14:paraId="1DE8D92D" w14:textId="65500EDA" w:rsidR="00910072" w:rsidRPr="007B70B0" w:rsidRDefault="00910072" w:rsidP="00910072">
            <w:pPr>
              <w:spacing w:before="60" w:afterLines="60" w:after="144"/>
              <w:rPr>
                <w:lang w:eastAsia="it-IT"/>
              </w:rPr>
            </w:pPr>
            <w:r w:rsidRPr="007B70B0">
              <w:rPr>
                <w:lang w:eastAsia="it-IT"/>
              </w:rPr>
              <w:t>Information Risk Assessment Methodology 2</w:t>
            </w:r>
          </w:p>
        </w:tc>
      </w:tr>
      <w:tr w:rsidR="00910072" w:rsidRPr="005C43B5" w14:paraId="7127256E" w14:textId="77777777" w:rsidTr="00910072">
        <w:tc>
          <w:tcPr>
            <w:tcW w:w="2127" w:type="dxa"/>
            <w:vAlign w:val="center"/>
          </w:tcPr>
          <w:p w14:paraId="5C7AE25E" w14:textId="4B56B88E" w:rsidR="00910072" w:rsidRPr="007B70B0" w:rsidRDefault="00910072" w:rsidP="00910072">
            <w:pPr>
              <w:spacing w:before="60" w:afterLines="60" w:after="144"/>
              <w:rPr>
                <w:lang w:eastAsia="it-IT"/>
              </w:rPr>
            </w:pPr>
            <w:r w:rsidRPr="007B70B0">
              <w:rPr>
                <w:lang w:eastAsia="it-IT"/>
              </w:rPr>
              <w:t>KEV</w:t>
            </w:r>
          </w:p>
        </w:tc>
        <w:tc>
          <w:tcPr>
            <w:tcW w:w="7937" w:type="dxa"/>
            <w:vAlign w:val="center"/>
          </w:tcPr>
          <w:p w14:paraId="714B0770" w14:textId="58F306FC" w:rsidR="00910072" w:rsidRPr="007B70B0" w:rsidRDefault="00910072" w:rsidP="00910072">
            <w:pPr>
              <w:spacing w:before="60" w:afterLines="60" w:after="144"/>
              <w:rPr>
                <w:lang w:eastAsia="it-IT"/>
              </w:rPr>
            </w:pPr>
            <w:r w:rsidRPr="007B70B0">
              <w:rPr>
                <w:lang w:eastAsia="it-IT"/>
              </w:rPr>
              <w:t>Known Exploited Vulnerabilities</w:t>
            </w:r>
          </w:p>
        </w:tc>
      </w:tr>
      <w:tr w:rsidR="00910072" w:rsidRPr="002F72BB" w14:paraId="70A020CC" w14:textId="77777777" w:rsidTr="00910072">
        <w:tc>
          <w:tcPr>
            <w:tcW w:w="2127" w:type="dxa"/>
            <w:vAlign w:val="center"/>
          </w:tcPr>
          <w:p w14:paraId="645FA6DA" w14:textId="7E5FE4DC" w:rsidR="00910072" w:rsidRPr="007B70B0" w:rsidRDefault="00910072" w:rsidP="00910072">
            <w:pPr>
              <w:spacing w:before="60" w:afterLines="60" w:after="144"/>
              <w:rPr>
                <w:lang w:eastAsia="it-IT"/>
              </w:rPr>
            </w:pPr>
            <w:r w:rsidRPr="007B70B0">
              <w:rPr>
                <w:lang w:eastAsia="it-IT"/>
              </w:rPr>
              <w:t>NIS2</w:t>
            </w:r>
          </w:p>
        </w:tc>
        <w:tc>
          <w:tcPr>
            <w:tcW w:w="7937" w:type="dxa"/>
            <w:vAlign w:val="center"/>
          </w:tcPr>
          <w:p w14:paraId="4490DD26" w14:textId="3FDBBAAB" w:rsidR="00910072" w:rsidRPr="00910072" w:rsidRDefault="00910072" w:rsidP="00910072">
            <w:pPr>
              <w:spacing w:before="60" w:afterLines="60" w:after="144"/>
              <w:rPr>
                <w:lang w:val="en-US" w:eastAsia="it-IT"/>
              </w:rPr>
            </w:pPr>
            <w:r w:rsidRPr="007B70B0">
              <w:rPr>
                <w:lang w:val="en-US" w:eastAsia="it-IT"/>
              </w:rPr>
              <w:t>Direttiva (UE) 2022/2555 Network and Information Security</w:t>
            </w:r>
          </w:p>
        </w:tc>
      </w:tr>
      <w:tr w:rsidR="00910072" w:rsidRPr="002F72BB" w:rsidDel="00E86A00" w14:paraId="04EE7447" w14:textId="5D2A9F9A" w:rsidTr="00910072">
        <w:trPr>
          <w:del w:id="12" w:author="Mariano Fumante" w:date="2026-08-28T15:58:00Z"/>
        </w:trPr>
        <w:tc>
          <w:tcPr>
            <w:tcW w:w="2127" w:type="dxa"/>
            <w:vAlign w:val="center"/>
          </w:tcPr>
          <w:p w14:paraId="1BEACADD" w14:textId="6B94F794" w:rsidR="00910072" w:rsidRPr="002F72BB" w:rsidDel="00E86A00" w:rsidRDefault="00910072" w:rsidP="00910072">
            <w:pPr>
              <w:spacing w:before="60" w:afterLines="60" w:after="144"/>
              <w:rPr>
                <w:del w:id="13" w:author="Mariano Fumante" w:date="2026-08-28T15:58:00Z" w16du:dateUtc="2026-08-28T13:58:00Z"/>
                <w:lang w:val="en-US" w:eastAsia="it-IT"/>
                <w:rPrChange w:id="14" w:author="Mariano Fumante" w:date="2026-08-28T23:31:00Z" w16du:dateUtc="2026-08-28T21:31:00Z">
                  <w:rPr>
                    <w:del w:id="15" w:author="Mariano Fumante" w:date="2026-08-28T15:58:00Z" w16du:dateUtc="2026-08-28T13:58:00Z"/>
                    <w:lang w:eastAsia="it-IT"/>
                  </w:rPr>
                </w:rPrChange>
              </w:rPr>
            </w:pPr>
            <w:commentRangeStart w:id="16"/>
            <w:commentRangeStart w:id="17"/>
            <w:del w:id="18" w:author="Mariano Fumante" w:date="2026-08-28T15:58:00Z" w16du:dateUtc="2026-08-28T13:58:00Z">
              <w:r w:rsidRPr="002F72BB" w:rsidDel="00E86A00">
                <w:rPr>
                  <w:lang w:val="en-US" w:eastAsia="it-IT"/>
                  <w:rPrChange w:id="19" w:author="Mariano Fumante" w:date="2026-08-28T23:31:00Z" w16du:dateUtc="2026-08-28T21:31:00Z">
                    <w:rPr>
                      <w:lang w:eastAsia="it-IT"/>
                    </w:rPr>
                  </w:rPrChange>
                </w:rPr>
                <w:delText>RTO</w:delText>
              </w:r>
            </w:del>
          </w:p>
        </w:tc>
        <w:tc>
          <w:tcPr>
            <w:tcW w:w="7937" w:type="dxa"/>
            <w:vAlign w:val="center"/>
          </w:tcPr>
          <w:p w14:paraId="197538DC" w14:textId="4CEAD137" w:rsidR="00910072" w:rsidRPr="002F72BB" w:rsidDel="00E86A00" w:rsidRDefault="00910072" w:rsidP="00910072">
            <w:pPr>
              <w:spacing w:before="60" w:afterLines="60" w:after="144"/>
              <w:rPr>
                <w:del w:id="20" w:author="Mariano Fumante" w:date="2026-08-28T15:58:00Z" w16du:dateUtc="2026-08-28T13:58:00Z"/>
                <w:lang w:val="en-US" w:eastAsia="it-IT"/>
                <w:rPrChange w:id="21" w:author="Mariano Fumante" w:date="2026-08-28T23:31:00Z" w16du:dateUtc="2026-08-28T21:31:00Z">
                  <w:rPr>
                    <w:del w:id="22" w:author="Mariano Fumante" w:date="2026-08-28T15:58:00Z" w16du:dateUtc="2026-08-28T13:58:00Z"/>
                    <w:lang w:eastAsia="it-IT"/>
                  </w:rPr>
                </w:rPrChange>
              </w:rPr>
            </w:pPr>
            <w:del w:id="23" w:author="Mariano Fumante" w:date="2026-08-28T15:58:00Z" w16du:dateUtc="2026-08-28T13:58:00Z">
              <w:r w:rsidRPr="002F72BB" w:rsidDel="00E86A00">
                <w:rPr>
                  <w:lang w:val="en-US" w:eastAsia="it-IT"/>
                  <w:rPrChange w:id="24" w:author="Mariano Fumante" w:date="2026-08-28T23:31:00Z" w16du:dateUtc="2026-08-28T21:31:00Z">
                    <w:rPr>
                      <w:lang w:eastAsia="it-IT"/>
                    </w:rPr>
                  </w:rPrChange>
                </w:rPr>
                <w:delText>Recovery Time Objective</w:delText>
              </w:r>
              <w:commentRangeEnd w:id="16"/>
              <w:r w:rsidR="00126162" w:rsidRPr="002F72BB" w:rsidDel="00E86A00">
                <w:rPr>
                  <w:rStyle w:val="Rimandocommento"/>
                  <w:sz w:val="18"/>
                  <w:szCs w:val="20"/>
                  <w:lang w:val="en-US" w:eastAsia="it-IT"/>
                  <w:rPrChange w:id="25" w:author="Mariano Fumante" w:date="2026-08-28T23:31:00Z" w16du:dateUtc="2026-08-28T21:31:00Z">
                    <w:rPr>
                      <w:rStyle w:val="Rimandocommento"/>
                      <w:sz w:val="18"/>
                      <w:szCs w:val="20"/>
                      <w:lang w:eastAsia="it-IT"/>
                    </w:rPr>
                  </w:rPrChange>
                </w:rPr>
                <w:commentReference w:id="16"/>
              </w:r>
              <w:commentRangeEnd w:id="17"/>
              <w:r w:rsidR="00E86A00" w:rsidRPr="002F72BB" w:rsidDel="00E86A00">
                <w:rPr>
                  <w:rStyle w:val="Rimandocommento"/>
                  <w:sz w:val="18"/>
                  <w:szCs w:val="20"/>
                  <w:lang w:val="en-US" w:eastAsia="it-IT"/>
                  <w:rPrChange w:id="26" w:author="Mariano Fumante" w:date="2026-08-28T23:31:00Z" w16du:dateUtc="2026-08-28T21:31:00Z">
                    <w:rPr>
                      <w:rStyle w:val="Rimandocommento"/>
                      <w:sz w:val="18"/>
                      <w:szCs w:val="20"/>
                      <w:lang w:eastAsia="it-IT"/>
                    </w:rPr>
                  </w:rPrChange>
                </w:rPr>
                <w:commentReference w:id="17"/>
              </w:r>
            </w:del>
          </w:p>
        </w:tc>
      </w:tr>
      <w:tr w:rsidR="00910072" w:rsidRPr="002F72BB" w:rsidDel="00E86A00" w14:paraId="4FA3839B" w14:textId="79CBC14F" w:rsidTr="00910072">
        <w:trPr>
          <w:del w:id="27" w:author="Mariano Fumante" w:date="2026-08-28T15:58:00Z"/>
        </w:trPr>
        <w:tc>
          <w:tcPr>
            <w:tcW w:w="2127" w:type="dxa"/>
            <w:vAlign w:val="center"/>
          </w:tcPr>
          <w:p w14:paraId="75703AFC" w14:textId="67690CE9" w:rsidR="00910072" w:rsidRPr="002F72BB" w:rsidDel="00E86A00" w:rsidRDefault="00910072" w:rsidP="00910072">
            <w:pPr>
              <w:spacing w:before="60" w:afterLines="60" w:after="144"/>
              <w:rPr>
                <w:del w:id="28" w:author="Mariano Fumante" w:date="2026-08-28T15:58:00Z" w16du:dateUtc="2026-08-28T13:58:00Z"/>
                <w:lang w:val="en-US" w:eastAsia="it-IT"/>
                <w:rPrChange w:id="29" w:author="Mariano Fumante" w:date="2026-08-28T23:31:00Z" w16du:dateUtc="2026-08-28T21:31:00Z">
                  <w:rPr>
                    <w:del w:id="30" w:author="Mariano Fumante" w:date="2026-08-28T15:58:00Z" w16du:dateUtc="2026-08-28T13:58:00Z"/>
                    <w:lang w:eastAsia="it-IT"/>
                  </w:rPr>
                </w:rPrChange>
              </w:rPr>
            </w:pPr>
            <w:del w:id="31" w:author="Mariano Fumante" w:date="2026-08-28T15:58:00Z" w16du:dateUtc="2026-08-28T13:58:00Z">
              <w:r w:rsidRPr="002F72BB" w:rsidDel="00E86A00">
                <w:rPr>
                  <w:lang w:val="en-US" w:eastAsia="it-IT"/>
                  <w:rPrChange w:id="32" w:author="Mariano Fumante" w:date="2026-08-28T23:31:00Z" w16du:dateUtc="2026-08-28T21:31:00Z">
                    <w:rPr>
                      <w:lang w:eastAsia="it-IT"/>
                    </w:rPr>
                  </w:rPrChange>
                </w:rPr>
                <w:delText>TLP</w:delText>
              </w:r>
            </w:del>
          </w:p>
        </w:tc>
        <w:tc>
          <w:tcPr>
            <w:tcW w:w="7937" w:type="dxa"/>
            <w:vAlign w:val="center"/>
          </w:tcPr>
          <w:p w14:paraId="6D93DA2B" w14:textId="44212FFE" w:rsidR="00910072" w:rsidRPr="002F72BB" w:rsidDel="00E86A00" w:rsidRDefault="00910072" w:rsidP="00910072">
            <w:pPr>
              <w:spacing w:before="60" w:afterLines="60" w:after="144"/>
              <w:rPr>
                <w:del w:id="33" w:author="Mariano Fumante" w:date="2026-08-28T15:58:00Z" w16du:dateUtc="2026-08-28T13:58:00Z"/>
                <w:lang w:val="en-US" w:eastAsia="it-IT"/>
                <w:rPrChange w:id="34" w:author="Mariano Fumante" w:date="2026-08-28T23:31:00Z" w16du:dateUtc="2026-08-28T21:31:00Z">
                  <w:rPr>
                    <w:del w:id="35" w:author="Mariano Fumante" w:date="2026-08-28T15:58:00Z" w16du:dateUtc="2026-08-28T13:58:00Z"/>
                    <w:lang w:eastAsia="it-IT"/>
                  </w:rPr>
                </w:rPrChange>
              </w:rPr>
            </w:pPr>
            <w:del w:id="36" w:author="Mariano Fumante" w:date="2026-08-28T15:58:00Z" w16du:dateUtc="2026-08-28T13:58:00Z">
              <w:r w:rsidRPr="002F72BB" w:rsidDel="00E86A00">
                <w:rPr>
                  <w:lang w:val="en-US" w:eastAsia="it-IT"/>
                  <w:rPrChange w:id="37" w:author="Mariano Fumante" w:date="2026-08-28T23:31:00Z" w16du:dateUtc="2026-08-28T21:31:00Z">
                    <w:rPr>
                      <w:lang w:eastAsia="it-IT"/>
                    </w:rPr>
                  </w:rPrChange>
                </w:rPr>
                <w:delText>Traffic Light Protocol</w:delText>
              </w:r>
            </w:del>
          </w:p>
        </w:tc>
      </w:tr>
    </w:tbl>
    <w:p w14:paraId="60202D21" w14:textId="77777777" w:rsidR="00910072" w:rsidRPr="002F72BB" w:rsidRDefault="00910072" w:rsidP="00910072">
      <w:pPr>
        <w:rPr>
          <w:lang w:val="en-US" w:eastAsia="it-IT"/>
          <w:rPrChange w:id="38" w:author="Mariano Fumante" w:date="2026-08-28T23:31:00Z" w16du:dateUtc="2026-08-28T21:31:00Z">
            <w:rPr>
              <w:lang w:eastAsia="it-IT"/>
            </w:rPr>
          </w:rPrChange>
        </w:rPr>
      </w:pPr>
    </w:p>
    <w:p w14:paraId="3717F7EC" w14:textId="77777777" w:rsidR="00684D45" w:rsidRPr="001D5DF7" w:rsidRDefault="00684D45" w:rsidP="009D24C3">
      <w:pPr>
        <w:pStyle w:val="Titolo1"/>
      </w:pPr>
      <w:bookmarkStart w:id="39" w:name="_Ref145326378"/>
      <w:bookmarkStart w:id="40" w:name="_Toc146876363"/>
      <w:bookmarkStart w:id="41" w:name="_Toc152748796"/>
      <w:bookmarkStart w:id="42" w:name="_Toc184833027"/>
      <w:bookmarkStart w:id="43" w:name="_Toc188290657"/>
      <w:bookmarkStart w:id="44" w:name="_Toc195020468"/>
      <w:bookmarkStart w:id="45" w:name="_Toc204175325"/>
      <w:bookmarkStart w:id="46" w:name="_Hlk145073498"/>
      <w:bookmarkStart w:id="47" w:name="_Toc226819226"/>
      <w:bookmarkStart w:id="48" w:name="_Toc238751493"/>
      <w:r w:rsidRPr="001D5DF7">
        <w:lastRenderedPageBreak/>
        <w:t>RIFERIMENTI</w:t>
      </w:r>
      <w:bookmarkEnd w:id="39"/>
      <w:bookmarkEnd w:id="40"/>
      <w:bookmarkEnd w:id="41"/>
      <w:bookmarkEnd w:id="42"/>
      <w:bookmarkEnd w:id="43"/>
      <w:bookmarkEnd w:id="44"/>
      <w:r w:rsidRPr="001D5DF7">
        <w:t xml:space="preserve"> NORMATIVI</w:t>
      </w:r>
      <w:bookmarkStart w:id="49" w:name="_Toc184833028"/>
      <w:bookmarkStart w:id="50" w:name="_Toc188290658"/>
      <w:bookmarkStart w:id="51" w:name="_Toc195020469"/>
      <w:bookmarkStart w:id="52" w:name="_Toc204175326"/>
      <w:bookmarkEnd w:id="45"/>
      <w:bookmarkEnd w:id="46"/>
      <w:bookmarkEnd w:id="47"/>
      <w:bookmarkEnd w:id="48"/>
    </w:p>
    <w:p w14:paraId="2D8EE3D0" w14:textId="77777777" w:rsidR="00684D45" w:rsidRPr="00D41A69" w:rsidRDefault="00684D45" w:rsidP="00434BD2">
      <w:pPr>
        <w:pStyle w:val="Titolo2"/>
      </w:pPr>
      <w:bookmarkStart w:id="53" w:name="_Toc226819227"/>
      <w:bookmarkStart w:id="54" w:name="_Toc238751494"/>
      <w:r w:rsidRPr="00D41A69">
        <w:t>RIFERIMENTI INTERNI</w:t>
      </w:r>
      <w:bookmarkStart w:id="55" w:name="_Hlk222135404"/>
      <w:bookmarkEnd w:id="49"/>
      <w:bookmarkEnd w:id="50"/>
      <w:bookmarkEnd w:id="51"/>
      <w:bookmarkEnd w:id="52"/>
      <w:bookmarkEnd w:id="53"/>
      <w:bookmarkEnd w:id="54"/>
    </w:p>
    <w:p w14:paraId="1D281F0A" w14:textId="77777777" w:rsidR="00A6025D" w:rsidRDefault="00A6025D" w:rsidP="00BC057D">
      <w:pPr>
        <w:pStyle w:val="Paragrafoelenco"/>
        <w:numPr>
          <w:ilvl w:val="0"/>
          <w:numId w:val="5"/>
        </w:numPr>
        <w:spacing w:before="6" w:after="6"/>
        <w:jc w:val="both"/>
      </w:pPr>
      <w:r>
        <w:t>Statuto Sociale;</w:t>
      </w:r>
    </w:p>
    <w:p w14:paraId="273B7A02" w14:textId="77777777" w:rsidR="00A6025D" w:rsidRDefault="00A6025D" w:rsidP="00BC057D">
      <w:pPr>
        <w:pStyle w:val="Paragrafoelenco"/>
        <w:numPr>
          <w:ilvl w:val="0"/>
          <w:numId w:val="5"/>
        </w:numPr>
        <w:spacing w:before="6" w:after="6"/>
        <w:jc w:val="both"/>
      </w:pPr>
      <w:r>
        <w:t>Codice Etico di Gruppo;</w:t>
      </w:r>
    </w:p>
    <w:p w14:paraId="2FC45B1F" w14:textId="77777777" w:rsidR="00A6025D" w:rsidRDefault="00A6025D" w:rsidP="00BC057D">
      <w:pPr>
        <w:pStyle w:val="Paragrafoelenco"/>
        <w:numPr>
          <w:ilvl w:val="0"/>
          <w:numId w:val="5"/>
        </w:numPr>
        <w:spacing w:before="6" w:after="6"/>
        <w:jc w:val="both"/>
      </w:pPr>
      <w:r>
        <w:t>Modello di Organizzazione, Gestione e Controllo ex D.Lgs. 231/2001;</w:t>
      </w:r>
    </w:p>
    <w:p w14:paraId="1AE8772D" w14:textId="77777777" w:rsidR="00A6025D" w:rsidRDefault="00A6025D" w:rsidP="00BC057D">
      <w:pPr>
        <w:pStyle w:val="Paragrafoelenco"/>
        <w:numPr>
          <w:ilvl w:val="0"/>
          <w:numId w:val="5"/>
        </w:numPr>
        <w:spacing w:before="6" w:after="6"/>
        <w:jc w:val="both"/>
      </w:pPr>
      <w:r>
        <w:t>Modello Organizzativo Privacy (MOP);</w:t>
      </w:r>
    </w:p>
    <w:p w14:paraId="6330B4B0" w14:textId="77777777" w:rsidR="00A6025D" w:rsidRDefault="00A6025D" w:rsidP="00BC057D">
      <w:pPr>
        <w:pStyle w:val="Paragrafoelenco"/>
        <w:numPr>
          <w:ilvl w:val="0"/>
          <w:numId w:val="5"/>
        </w:numPr>
        <w:spacing w:before="6" w:after="6"/>
        <w:jc w:val="both"/>
      </w:pPr>
      <w:r>
        <w:t>Modello Organizzativo NIS;</w:t>
      </w:r>
    </w:p>
    <w:p w14:paraId="5E90BEBE" w14:textId="77777777" w:rsidR="00A6025D" w:rsidRDefault="00A6025D" w:rsidP="00BC057D">
      <w:pPr>
        <w:pStyle w:val="Paragrafoelenco"/>
        <w:numPr>
          <w:ilvl w:val="0"/>
          <w:numId w:val="5"/>
        </w:numPr>
        <w:spacing w:before="6" w:after="6"/>
        <w:jc w:val="both"/>
      </w:pPr>
      <w:r>
        <w:t>ISM01 - Manuale della Sicurezza delle Informazioni;</w:t>
      </w:r>
    </w:p>
    <w:p w14:paraId="71F2740F" w14:textId="77777777" w:rsidR="00A6025D" w:rsidRDefault="00A6025D" w:rsidP="00BC057D">
      <w:pPr>
        <w:pStyle w:val="Paragrafoelenco"/>
        <w:numPr>
          <w:ilvl w:val="0"/>
          <w:numId w:val="5"/>
        </w:numPr>
        <w:spacing w:before="6" w:after="6"/>
        <w:jc w:val="both"/>
      </w:pPr>
      <w:r>
        <w:t>ISM07 - Piano di Patch &amp; Vulnerability Management;</w:t>
      </w:r>
    </w:p>
    <w:p w14:paraId="3472A1C8" w14:textId="77777777" w:rsidR="00A6025D" w:rsidRDefault="00A6025D" w:rsidP="00BC057D">
      <w:pPr>
        <w:pStyle w:val="Paragrafoelenco"/>
        <w:numPr>
          <w:ilvl w:val="0"/>
          <w:numId w:val="5"/>
        </w:numPr>
        <w:spacing w:before="6" w:after="6"/>
        <w:jc w:val="both"/>
      </w:pPr>
      <w:r>
        <w:t>ISM08 - Piano di Gestione e Monitoraggio del Rischio di Sicurezza Informatica;</w:t>
      </w:r>
    </w:p>
    <w:p w14:paraId="2CB53978" w14:textId="77777777" w:rsidR="00A6025D" w:rsidRDefault="00A6025D" w:rsidP="00BC057D">
      <w:pPr>
        <w:pStyle w:val="Paragrafoelenco"/>
        <w:numPr>
          <w:ilvl w:val="0"/>
          <w:numId w:val="5"/>
        </w:numPr>
        <w:spacing w:before="6" w:after="6"/>
        <w:jc w:val="both"/>
      </w:pPr>
      <w:r>
        <w:t>Policy di Business Continuity;</w:t>
      </w:r>
    </w:p>
    <w:p w14:paraId="50956637" w14:textId="3F6A72D5" w:rsidR="00684D45" w:rsidRPr="00A6025D" w:rsidRDefault="00A6025D" w:rsidP="00BC057D">
      <w:pPr>
        <w:pStyle w:val="Paragrafoelenco"/>
        <w:numPr>
          <w:ilvl w:val="0"/>
          <w:numId w:val="5"/>
        </w:numPr>
        <w:spacing w:before="6" w:after="6"/>
        <w:contextualSpacing w:val="0"/>
        <w:jc w:val="both"/>
        <w:rPr>
          <w:lang w:val="en-US"/>
        </w:rPr>
      </w:pPr>
      <w:r w:rsidRPr="00A6025D">
        <w:rPr>
          <w:lang w:val="en-US"/>
        </w:rPr>
        <w:t>Policy di Risk Management Integrato.</w:t>
      </w:r>
    </w:p>
    <w:p w14:paraId="143B902B" w14:textId="77777777" w:rsidR="00684D45" w:rsidRPr="00D41A69" w:rsidRDefault="00684D45" w:rsidP="00684D45">
      <w:pPr>
        <w:pStyle w:val="Titolo2"/>
      </w:pPr>
      <w:bookmarkStart w:id="56" w:name="_Toc184833029"/>
      <w:bookmarkStart w:id="57" w:name="_Toc188290659"/>
      <w:bookmarkStart w:id="58" w:name="_Toc195020470"/>
      <w:bookmarkStart w:id="59" w:name="_Toc204175327"/>
      <w:bookmarkStart w:id="60" w:name="_Toc226819235"/>
      <w:bookmarkStart w:id="61" w:name="_Toc238751495"/>
      <w:r w:rsidRPr="00D41A69">
        <w:t>RIFERIMENTI ESTERNI</w:t>
      </w:r>
      <w:bookmarkEnd w:id="56"/>
      <w:bookmarkEnd w:id="57"/>
      <w:bookmarkEnd w:id="58"/>
      <w:bookmarkEnd w:id="59"/>
      <w:bookmarkEnd w:id="60"/>
      <w:bookmarkEnd w:id="61"/>
    </w:p>
    <w:bookmarkEnd w:id="55"/>
    <w:p w14:paraId="2B3B89E6" w14:textId="77777777" w:rsidR="0042648C" w:rsidRDefault="0042648C" w:rsidP="00BC057D">
      <w:pPr>
        <w:pStyle w:val="Paragrafoelenco"/>
        <w:numPr>
          <w:ilvl w:val="0"/>
          <w:numId w:val="5"/>
        </w:numPr>
        <w:spacing w:before="6" w:after="6"/>
        <w:jc w:val="both"/>
      </w:pPr>
      <w:r>
        <w:t>Direttiva (UE) 2022/2555 (NIS2);</w:t>
      </w:r>
    </w:p>
    <w:p w14:paraId="26260A08" w14:textId="77777777" w:rsidR="0042648C" w:rsidRDefault="0042648C" w:rsidP="00BC057D">
      <w:pPr>
        <w:pStyle w:val="Paragrafoelenco"/>
        <w:numPr>
          <w:ilvl w:val="0"/>
          <w:numId w:val="5"/>
        </w:numPr>
        <w:spacing w:before="6" w:after="6"/>
        <w:jc w:val="both"/>
      </w:pPr>
      <w:r>
        <w:t>Decreto Legislativo 4 settembre 2024, n. 138 di recepimento della Direttiva NIS2;</w:t>
      </w:r>
    </w:p>
    <w:p w14:paraId="1C5BA7B4" w14:textId="77777777" w:rsidR="0042648C" w:rsidRDefault="0042648C" w:rsidP="00BC057D">
      <w:pPr>
        <w:pStyle w:val="Paragrafoelenco"/>
        <w:numPr>
          <w:ilvl w:val="0"/>
          <w:numId w:val="5"/>
        </w:numPr>
        <w:spacing w:before="6" w:after="6"/>
        <w:jc w:val="both"/>
      </w:pPr>
      <w:r>
        <w:t>Determinazioni e Linee Guida emanate dall'Agenzia per la Cybersicurezza Nazionale (ACN);</w:t>
      </w:r>
    </w:p>
    <w:p w14:paraId="033D7338" w14:textId="77777777" w:rsidR="0042648C" w:rsidRDefault="0042648C" w:rsidP="00BC057D">
      <w:pPr>
        <w:pStyle w:val="Paragrafoelenco"/>
        <w:numPr>
          <w:ilvl w:val="0"/>
          <w:numId w:val="5"/>
        </w:numPr>
        <w:spacing w:before="6" w:after="6"/>
        <w:jc w:val="both"/>
      </w:pPr>
      <w:r>
        <w:t>Regolamento (UE) 2022/2554 (DORA);</w:t>
      </w:r>
    </w:p>
    <w:p w14:paraId="6779E21D" w14:textId="77777777" w:rsidR="0042648C" w:rsidRDefault="0042648C" w:rsidP="00BC057D">
      <w:pPr>
        <w:pStyle w:val="Paragrafoelenco"/>
        <w:numPr>
          <w:ilvl w:val="0"/>
          <w:numId w:val="5"/>
        </w:numPr>
        <w:spacing w:before="6" w:after="6"/>
        <w:jc w:val="both"/>
      </w:pPr>
      <w:r>
        <w:t>Regolamento (UE) 2016/679 (GDPR);</w:t>
      </w:r>
    </w:p>
    <w:p w14:paraId="49E46A46" w14:textId="77777777" w:rsidR="0042648C" w:rsidRDefault="0042648C" w:rsidP="00BC057D">
      <w:pPr>
        <w:pStyle w:val="Paragrafoelenco"/>
        <w:numPr>
          <w:ilvl w:val="0"/>
          <w:numId w:val="5"/>
        </w:numPr>
        <w:spacing w:before="6" w:after="6"/>
        <w:jc w:val="both"/>
      </w:pPr>
      <w:r>
        <w:t>D.Lgs. 196/2003 e s.m.i. (Codice in materia di protezione dei dati personali);</w:t>
      </w:r>
    </w:p>
    <w:p w14:paraId="141AE178" w14:textId="7B08227B" w:rsidR="00684D45" w:rsidRDefault="0042648C" w:rsidP="00BC057D">
      <w:pPr>
        <w:pStyle w:val="Paragrafoelenco"/>
        <w:numPr>
          <w:ilvl w:val="0"/>
          <w:numId w:val="5"/>
        </w:numPr>
        <w:spacing w:before="6" w:after="6"/>
        <w:contextualSpacing w:val="0"/>
        <w:jc w:val="both"/>
      </w:pPr>
      <w:r>
        <w:t>Regolamento (UE) 2024/2847 (Cyber Resilience Act)</w:t>
      </w:r>
      <w:r w:rsidR="009F0725">
        <w:t>;</w:t>
      </w:r>
    </w:p>
    <w:p w14:paraId="688CC0F6" w14:textId="77777777" w:rsidR="009F0725" w:rsidRPr="009F0725" w:rsidRDefault="009F0725" w:rsidP="00BC057D">
      <w:pPr>
        <w:pStyle w:val="Paragrafoelenco"/>
        <w:numPr>
          <w:ilvl w:val="0"/>
          <w:numId w:val="5"/>
        </w:numPr>
        <w:spacing w:before="6" w:after="6"/>
        <w:jc w:val="both"/>
        <w:rPr>
          <w:lang w:val="en-US"/>
        </w:rPr>
      </w:pPr>
      <w:r w:rsidRPr="009F0725">
        <w:rPr>
          <w:lang w:val="en-US"/>
        </w:rPr>
        <w:t>ISO/IEC 27001:2022 Information Security Management Systems;</w:t>
      </w:r>
    </w:p>
    <w:p w14:paraId="7AD37E8C" w14:textId="77777777" w:rsidR="009F0725" w:rsidRPr="009F0725" w:rsidRDefault="009F0725" w:rsidP="00BC057D">
      <w:pPr>
        <w:pStyle w:val="Paragrafoelenco"/>
        <w:numPr>
          <w:ilvl w:val="0"/>
          <w:numId w:val="5"/>
        </w:numPr>
        <w:spacing w:before="6" w:after="6"/>
        <w:jc w:val="both"/>
        <w:rPr>
          <w:lang w:val="en-US"/>
        </w:rPr>
      </w:pPr>
      <w:r w:rsidRPr="009F0725">
        <w:rPr>
          <w:lang w:val="en-US"/>
        </w:rPr>
        <w:t>ISO/IEC 27002:2022 Information Security Controls;</w:t>
      </w:r>
    </w:p>
    <w:p w14:paraId="1EAAB141" w14:textId="77777777" w:rsidR="009F0725" w:rsidRPr="009F0725" w:rsidRDefault="009F0725" w:rsidP="00BC057D">
      <w:pPr>
        <w:pStyle w:val="Paragrafoelenco"/>
        <w:numPr>
          <w:ilvl w:val="0"/>
          <w:numId w:val="5"/>
        </w:numPr>
        <w:spacing w:before="6" w:after="6"/>
        <w:jc w:val="both"/>
        <w:rPr>
          <w:lang w:val="en-US"/>
        </w:rPr>
      </w:pPr>
      <w:r w:rsidRPr="009F0725">
        <w:rPr>
          <w:lang w:val="en-US"/>
        </w:rPr>
        <w:t>ISO/IEC 27005:2022 Information Security Risk Management;</w:t>
      </w:r>
    </w:p>
    <w:p w14:paraId="155ECFC6" w14:textId="77777777" w:rsidR="009F0725" w:rsidRDefault="009F0725" w:rsidP="00BC057D">
      <w:pPr>
        <w:pStyle w:val="Paragrafoelenco"/>
        <w:numPr>
          <w:ilvl w:val="0"/>
          <w:numId w:val="5"/>
        </w:numPr>
        <w:spacing w:before="6" w:after="6"/>
        <w:jc w:val="both"/>
      </w:pPr>
      <w:r>
        <w:t>ISO 31000:2018 Risk Management – Guidelines;</w:t>
      </w:r>
    </w:p>
    <w:p w14:paraId="7155AB81" w14:textId="77777777" w:rsidR="009F0725" w:rsidRPr="009F0725" w:rsidRDefault="009F0725" w:rsidP="00BC057D">
      <w:pPr>
        <w:pStyle w:val="Paragrafoelenco"/>
        <w:numPr>
          <w:ilvl w:val="0"/>
          <w:numId w:val="5"/>
        </w:numPr>
        <w:spacing w:before="6" w:after="6"/>
        <w:jc w:val="both"/>
        <w:rPr>
          <w:lang w:val="en-US"/>
        </w:rPr>
      </w:pPr>
      <w:r w:rsidRPr="009F0725">
        <w:rPr>
          <w:lang w:val="en-US"/>
        </w:rPr>
        <w:t>ISO 22301:2019 Security and Resilience – Business Continuity Management Systems;</w:t>
      </w:r>
    </w:p>
    <w:p w14:paraId="17146D87" w14:textId="10D7D9FB" w:rsidR="009F0725" w:rsidRDefault="009F0725" w:rsidP="00BC057D">
      <w:pPr>
        <w:pStyle w:val="Paragrafoelenco"/>
        <w:numPr>
          <w:ilvl w:val="0"/>
          <w:numId w:val="5"/>
        </w:numPr>
        <w:spacing w:before="6" w:after="6"/>
        <w:contextualSpacing w:val="0"/>
        <w:jc w:val="both"/>
      </w:pPr>
      <w:r>
        <w:t>Information Risk Assessment Methodology 2 (IRAM2), quale riferimento metodologico per la profilazione degli attori di minaccia, degli eventi di minaccia e degli scenari di rischio.</w:t>
      </w:r>
    </w:p>
    <w:p w14:paraId="5B3FC4FE" w14:textId="77777777" w:rsidR="00EE5FA7" w:rsidRPr="00C723D6" w:rsidRDefault="00EE5FA7" w:rsidP="00EE5FA7">
      <w:pPr>
        <w:pStyle w:val="Titolo1"/>
        <w:rPr>
          <w:smallCaps/>
        </w:rPr>
      </w:pPr>
      <w:bookmarkStart w:id="62" w:name="_Toc238751496"/>
      <w:r>
        <w:t>RUOLI E RESPONSABILITÀ</w:t>
      </w:r>
      <w:bookmarkEnd w:id="62"/>
    </w:p>
    <w:p w14:paraId="7D3BF794" w14:textId="77777777" w:rsidR="00226F08" w:rsidRPr="00226F08" w:rsidRDefault="00226F08" w:rsidP="00226F08">
      <w:pPr>
        <w:pStyle w:val="NormaleWeb"/>
        <w:spacing w:line="300" w:lineRule="atLeast"/>
        <w:rPr>
          <w:rFonts w:asciiTheme="majorHAnsi" w:hAnsiTheme="majorHAnsi" w:cs="Segoe UI"/>
          <w:sz w:val="18"/>
          <w:szCs w:val="18"/>
        </w:rPr>
      </w:pPr>
      <w:r w:rsidRPr="00226F08">
        <w:rPr>
          <w:rFonts w:asciiTheme="majorHAnsi" w:hAnsiTheme="majorHAnsi" w:cs="Segoe UI"/>
          <w:sz w:val="18"/>
          <w:szCs w:val="18"/>
        </w:rPr>
        <w:t>Il processo di Cyber Risk Assessment coinvolge le funzioni responsabili della gestione degli asset, dei servizi e dei processi aziendali oggetto di valutazione, nonché le strutture di sicurezza incaricate di supportare l'identificazione, l'analisi e il monitoraggio dei rischi di sicurezza informatica.</w:t>
      </w:r>
    </w:p>
    <w:p w14:paraId="0095D8DD" w14:textId="77777777" w:rsidR="00226F08" w:rsidRDefault="00226F08" w:rsidP="00226F08">
      <w:pPr>
        <w:pStyle w:val="NormaleWeb"/>
        <w:spacing w:line="300" w:lineRule="atLeast"/>
        <w:rPr>
          <w:rFonts w:asciiTheme="majorHAnsi" w:hAnsiTheme="majorHAnsi" w:cs="Segoe UI"/>
          <w:sz w:val="18"/>
          <w:szCs w:val="18"/>
        </w:rPr>
      </w:pPr>
      <w:r w:rsidRPr="00226F08">
        <w:rPr>
          <w:rFonts w:asciiTheme="majorHAnsi" w:hAnsiTheme="majorHAnsi" w:cs="Segoe UI"/>
          <w:sz w:val="18"/>
          <w:szCs w:val="18"/>
        </w:rPr>
        <w:t>Le responsabilità relative alla governance del rischio, all'approvazione del rischio residuo, alle attività di reporting e alle escalation sono disciplinate dal Piano ISM08 - Piano di Gestione e Monitoraggio del Rischio di Sicurezza Informatica. La presente Istruzione Operativa definisce esclusivamente i ruoli operativi coinvolti nell'esecuzione delle attività di Cyber Risk Assessment.</w:t>
      </w:r>
    </w:p>
    <w:tbl>
      <w:tblPr>
        <w:tblStyle w:val="Grigliatabella"/>
        <w:tblW w:w="0" w:type="auto"/>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27"/>
        <w:gridCol w:w="7851"/>
      </w:tblGrid>
      <w:tr w:rsidR="00C40D1B" w14:paraId="2164F6EA" w14:textId="77777777">
        <w:trPr>
          <w:trHeight w:val="630"/>
          <w:tblHeader/>
        </w:trPr>
        <w:tc>
          <w:tcPr>
            <w:tcW w:w="2127" w:type="dxa"/>
          </w:tcPr>
          <w:p w14:paraId="134F015C" w14:textId="77777777" w:rsidR="00C40D1B" w:rsidRPr="000B25F4" w:rsidRDefault="00C40D1B">
            <w:pPr>
              <w:spacing w:before="60" w:afterLines="60" w:after="144" w:line="276" w:lineRule="auto"/>
              <w:rPr>
                <w:b/>
                <w:bCs/>
                <w:color w:val="C51B88"/>
                <w:lang w:eastAsia="it-IT"/>
              </w:rPr>
            </w:pPr>
            <w:r w:rsidRPr="000B25F4">
              <w:rPr>
                <w:rFonts w:cs="Arial"/>
                <w:b/>
                <w:color w:val="C51B88"/>
              </w:rPr>
              <w:t>Definizione</w:t>
            </w:r>
          </w:p>
        </w:tc>
        <w:tc>
          <w:tcPr>
            <w:tcW w:w="7851" w:type="dxa"/>
          </w:tcPr>
          <w:p w14:paraId="58F3F0AD" w14:textId="77777777" w:rsidR="00C40D1B" w:rsidRPr="000B25F4" w:rsidRDefault="00C40D1B">
            <w:pPr>
              <w:spacing w:before="60" w:afterLines="60" w:after="144" w:line="276" w:lineRule="auto"/>
              <w:rPr>
                <w:color w:val="C51B88"/>
              </w:rPr>
            </w:pPr>
            <w:r w:rsidRPr="000B25F4">
              <w:rPr>
                <w:rFonts w:cs="Arial"/>
                <w:b/>
                <w:color w:val="C51B88"/>
              </w:rPr>
              <w:t>Descrizione</w:t>
            </w:r>
          </w:p>
        </w:tc>
      </w:tr>
      <w:tr w:rsidR="00FD34C2" w:rsidRPr="005C43B5" w14:paraId="7AD47DA5" w14:textId="77777777">
        <w:tc>
          <w:tcPr>
            <w:tcW w:w="2127" w:type="dxa"/>
            <w:vAlign w:val="center"/>
          </w:tcPr>
          <w:p w14:paraId="39612F39" w14:textId="4FDF30A3" w:rsidR="00FD34C2" w:rsidRPr="00780832" w:rsidRDefault="00FD34C2" w:rsidP="00FD34C2">
            <w:pPr>
              <w:spacing w:before="60" w:afterLines="60" w:after="144"/>
              <w:rPr>
                <w:rFonts w:cs="Arial"/>
                <w:lang w:val="x-none"/>
              </w:rPr>
            </w:pPr>
            <w:r w:rsidRPr="00FD34C2">
              <w:rPr>
                <w:rFonts w:asciiTheme="majorHAnsi" w:eastAsia="Times New Roman" w:hAnsiTheme="majorHAnsi" w:cs="Segoe UI"/>
                <w:szCs w:val="18"/>
                <w:lang w:eastAsia="it-IT"/>
              </w:rPr>
              <w:t>Group CISO</w:t>
            </w:r>
          </w:p>
        </w:tc>
        <w:tc>
          <w:tcPr>
            <w:tcW w:w="7851" w:type="dxa"/>
            <w:vAlign w:val="center"/>
          </w:tcPr>
          <w:p w14:paraId="605D6ABB" w14:textId="503FFE2F" w:rsidR="00FD34C2" w:rsidRPr="00A02B9B" w:rsidRDefault="00FD34C2" w:rsidP="00FD34C2">
            <w:pPr>
              <w:spacing w:before="60" w:afterLines="60" w:after="144"/>
            </w:pPr>
            <w:r w:rsidRPr="00FD34C2">
              <w:rPr>
                <w:rFonts w:asciiTheme="majorHAnsi" w:eastAsia="Times New Roman" w:hAnsiTheme="majorHAnsi" w:cs="Segoe UI"/>
                <w:szCs w:val="18"/>
                <w:lang w:eastAsia="it-IT"/>
              </w:rPr>
              <w:t>Definisce e aggiorna la metodologia di Cyber Risk Assessment, supervisiona l'applicazione della stessa e assicura la coerenza delle valutazioni effettuate a livello di Gruppo.</w:t>
            </w:r>
          </w:p>
        </w:tc>
      </w:tr>
      <w:tr w:rsidR="00FD34C2" w:rsidRPr="005C43B5" w14:paraId="51D21FA3" w14:textId="77777777">
        <w:tc>
          <w:tcPr>
            <w:tcW w:w="2127" w:type="dxa"/>
            <w:vAlign w:val="center"/>
          </w:tcPr>
          <w:p w14:paraId="44E50A7E" w14:textId="28B29CEC" w:rsidR="00FD34C2" w:rsidRPr="00780832" w:rsidRDefault="00FD34C2" w:rsidP="00FD34C2">
            <w:pPr>
              <w:spacing w:before="60" w:afterLines="60" w:after="144"/>
              <w:rPr>
                <w:rFonts w:cs="Arial"/>
              </w:rPr>
            </w:pPr>
            <w:r w:rsidRPr="00FD34C2">
              <w:rPr>
                <w:rFonts w:asciiTheme="majorHAnsi" w:eastAsia="Times New Roman" w:hAnsiTheme="majorHAnsi" w:cs="Segoe UI"/>
                <w:szCs w:val="18"/>
                <w:lang w:eastAsia="it-IT"/>
              </w:rPr>
              <w:lastRenderedPageBreak/>
              <w:t>GISO</w:t>
            </w:r>
          </w:p>
        </w:tc>
        <w:tc>
          <w:tcPr>
            <w:tcW w:w="7851" w:type="dxa"/>
            <w:vAlign w:val="center"/>
          </w:tcPr>
          <w:p w14:paraId="21D05ED0" w14:textId="5698AE56" w:rsidR="00FD34C2" w:rsidRPr="00A02B9B" w:rsidRDefault="00FD34C2" w:rsidP="00FD34C2">
            <w:pPr>
              <w:spacing w:before="60" w:afterLines="60" w:after="144"/>
            </w:pPr>
            <w:r w:rsidRPr="00FD34C2">
              <w:rPr>
                <w:rFonts w:asciiTheme="majorHAnsi" w:eastAsia="Times New Roman" w:hAnsiTheme="majorHAnsi" w:cs="Segoe UI"/>
                <w:szCs w:val="18"/>
                <w:lang w:eastAsia="it-IT"/>
              </w:rPr>
              <w:t>Supporta l'esecuzione delle attività di Cyber Risk Assessment, mantiene la tassonomia delle minacce, fornisce supporto metodologico e verifica la qualità delle valutazioni effettuate.</w:t>
            </w:r>
          </w:p>
        </w:tc>
      </w:tr>
      <w:tr w:rsidR="00FD34C2" w:rsidRPr="005C43B5" w14:paraId="35485CC7" w14:textId="77777777">
        <w:tc>
          <w:tcPr>
            <w:tcW w:w="2127" w:type="dxa"/>
            <w:vAlign w:val="center"/>
          </w:tcPr>
          <w:p w14:paraId="05149466" w14:textId="4E863606" w:rsidR="00FD34C2" w:rsidRPr="00780832" w:rsidRDefault="00FD34C2" w:rsidP="00FD34C2">
            <w:pPr>
              <w:spacing w:before="60" w:afterLines="60" w:after="144"/>
              <w:rPr>
                <w:rFonts w:cs="Arial"/>
              </w:rPr>
            </w:pPr>
            <w:r w:rsidRPr="00FD34C2">
              <w:rPr>
                <w:rFonts w:asciiTheme="majorHAnsi" w:eastAsia="Times New Roman" w:hAnsiTheme="majorHAnsi" w:cs="Segoe UI"/>
                <w:szCs w:val="18"/>
                <w:lang w:eastAsia="it-IT"/>
              </w:rPr>
              <w:t>ISM</w:t>
            </w:r>
          </w:p>
        </w:tc>
        <w:tc>
          <w:tcPr>
            <w:tcW w:w="7851" w:type="dxa"/>
            <w:vAlign w:val="center"/>
          </w:tcPr>
          <w:p w14:paraId="018DBAEA" w14:textId="01716FFE" w:rsidR="00FD34C2" w:rsidRPr="00A02B9B" w:rsidRDefault="00FD34C2" w:rsidP="00FD34C2">
            <w:pPr>
              <w:spacing w:before="60" w:afterLines="60" w:after="144"/>
            </w:pPr>
            <w:r w:rsidRPr="00FD34C2">
              <w:rPr>
                <w:rFonts w:asciiTheme="majorHAnsi" w:eastAsia="Times New Roman" w:hAnsiTheme="majorHAnsi" w:cs="Segoe UI"/>
                <w:szCs w:val="18"/>
                <w:lang w:eastAsia="it-IT"/>
              </w:rPr>
              <w:t>Coordina l'esecuzione delle valutazioni nell'ambito della società di competenza, supporta i Risk Owner nell'applicazione della metodologia e monitora l'attuazione delle azioni di trattamento del rischio.</w:t>
            </w:r>
          </w:p>
        </w:tc>
      </w:tr>
      <w:tr w:rsidR="00FD34C2" w:rsidRPr="005C43B5" w14:paraId="131F5935" w14:textId="77777777">
        <w:tc>
          <w:tcPr>
            <w:tcW w:w="2127" w:type="dxa"/>
            <w:vAlign w:val="center"/>
          </w:tcPr>
          <w:p w14:paraId="341C19DC" w14:textId="362B2576" w:rsidR="00FD34C2" w:rsidRPr="00780832" w:rsidRDefault="00FD34C2" w:rsidP="00FD34C2">
            <w:pPr>
              <w:spacing w:before="60" w:afterLines="60" w:after="144"/>
              <w:rPr>
                <w:rFonts w:cs="Arial"/>
              </w:rPr>
            </w:pPr>
            <w:r w:rsidRPr="00FD34C2">
              <w:rPr>
                <w:rFonts w:asciiTheme="majorHAnsi" w:eastAsia="Times New Roman" w:hAnsiTheme="majorHAnsi" w:cs="Segoe UI"/>
                <w:szCs w:val="18"/>
                <w:lang w:eastAsia="it-IT"/>
              </w:rPr>
              <w:t>Risk Owner</w:t>
            </w:r>
          </w:p>
        </w:tc>
        <w:tc>
          <w:tcPr>
            <w:tcW w:w="7851" w:type="dxa"/>
            <w:vAlign w:val="center"/>
          </w:tcPr>
          <w:p w14:paraId="3518CA8D" w14:textId="7861804A" w:rsidR="00FD34C2" w:rsidRPr="00A02B9B" w:rsidRDefault="00FD34C2" w:rsidP="00FD34C2">
            <w:pPr>
              <w:spacing w:before="60" w:afterLines="60" w:after="144"/>
            </w:pPr>
            <w:r w:rsidRPr="00FD34C2">
              <w:rPr>
                <w:rFonts w:asciiTheme="majorHAnsi" w:eastAsia="Times New Roman" w:hAnsiTheme="majorHAnsi" w:cs="Segoe UI"/>
                <w:szCs w:val="18"/>
                <w:lang w:eastAsia="it-IT"/>
              </w:rPr>
              <w:t>Valuta e valida gli scenari di rischio di competenza, assicura l'identificazione delle azioni di trattamento e accetta i rischi residui nei limiti delle deleghe previste dalla governance aziendale.</w:t>
            </w:r>
          </w:p>
        </w:tc>
      </w:tr>
      <w:tr w:rsidR="00FD34C2" w:rsidRPr="005C43B5" w14:paraId="40D46A78" w14:textId="77777777">
        <w:tc>
          <w:tcPr>
            <w:tcW w:w="2127" w:type="dxa"/>
            <w:vAlign w:val="center"/>
          </w:tcPr>
          <w:p w14:paraId="34ADF725" w14:textId="033FDBA9" w:rsidR="00FD34C2" w:rsidRPr="00780832" w:rsidRDefault="00FD34C2" w:rsidP="00FD34C2">
            <w:pPr>
              <w:spacing w:before="60" w:afterLines="60" w:after="144"/>
              <w:rPr>
                <w:rFonts w:cs="Arial"/>
              </w:rPr>
            </w:pPr>
            <w:r w:rsidRPr="00FD34C2">
              <w:rPr>
                <w:rFonts w:asciiTheme="majorHAnsi" w:eastAsia="Times New Roman" w:hAnsiTheme="majorHAnsi" w:cs="Segoe UI"/>
                <w:szCs w:val="18"/>
                <w:lang w:eastAsia="it-IT"/>
              </w:rPr>
              <w:t>Service Manager / Asset Owner</w:t>
            </w:r>
          </w:p>
        </w:tc>
        <w:tc>
          <w:tcPr>
            <w:tcW w:w="7851" w:type="dxa"/>
            <w:vAlign w:val="center"/>
          </w:tcPr>
          <w:p w14:paraId="10EF2112" w14:textId="34B4322D" w:rsidR="00FD34C2" w:rsidRPr="00A02B9B" w:rsidRDefault="00FD34C2" w:rsidP="00FD34C2">
            <w:pPr>
              <w:spacing w:before="60" w:afterLines="60" w:after="144"/>
            </w:pPr>
            <w:r w:rsidRPr="00FD34C2">
              <w:rPr>
                <w:rFonts w:asciiTheme="majorHAnsi" w:eastAsia="Times New Roman" w:hAnsiTheme="majorHAnsi" w:cs="Segoe UI"/>
                <w:szCs w:val="18"/>
                <w:lang w:eastAsia="it-IT"/>
              </w:rPr>
              <w:t>Fornisce le informazioni necessarie alla valutazione del rischio relativamente agli asset o ai servizi gestiti, supporta l'identificazione delle vulnerabilità e delle misure di sicurezza esistenti e attua le azioni di trattamento di competenza.</w:t>
            </w:r>
          </w:p>
        </w:tc>
      </w:tr>
      <w:tr w:rsidR="00FD34C2" w:rsidRPr="005C43B5" w14:paraId="05583753" w14:textId="77777777">
        <w:tc>
          <w:tcPr>
            <w:tcW w:w="2127" w:type="dxa"/>
            <w:vAlign w:val="center"/>
          </w:tcPr>
          <w:p w14:paraId="2070413C" w14:textId="70B3A421" w:rsidR="00FD34C2" w:rsidRPr="00780832" w:rsidRDefault="00FD34C2" w:rsidP="00FD34C2">
            <w:pPr>
              <w:spacing w:before="60" w:afterLines="60" w:after="144"/>
              <w:rPr>
                <w:rFonts w:cs="Arial"/>
              </w:rPr>
            </w:pPr>
            <w:r w:rsidRPr="00FD34C2">
              <w:rPr>
                <w:rFonts w:asciiTheme="majorHAnsi" w:eastAsia="Times New Roman" w:hAnsiTheme="majorHAnsi" w:cs="Segoe UI"/>
                <w:szCs w:val="18"/>
                <w:lang w:eastAsia="it-IT"/>
              </w:rPr>
              <w:t>Fornitori e Terze Parti</w:t>
            </w:r>
          </w:p>
        </w:tc>
        <w:tc>
          <w:tcPr>
            <w:tcW w:w="7851" w:type="dxa"/>
            <w:vAlign w:val="center"/>
          </w:tcPr>
          <w:p w14:paraId="0D8368CD" w14:textId="12E16058" w:rsidR="00FD34C2" w:rsidRPr="00A02B9B" w:rsidRDefault="00FD34C2" w:rsidP="00FD34C2">
            <w:pPr>
              <w:spacing w:before="60" w:afterLines="60" w:after="144"/>
            </w:pPr>
            <w:r w:rsidRPr="00FD34C2">
              <w:rPr>
                <w:rFonts w:asciiTheme="majorHAnsi" w:eastAsia="Times New Roman" w:hAnsiTheme="majorHAnsi" w:cs="Segoe UI"/>
                <w:szCs w:val="18"/>
                <w:lang w:eastAsia="it-IT"/>
              </w:rPr>
              <w:t>Forniscono, ove richiesto, le informazioni necessarie alla valutazione dei rischi associati ai servizi e agli asset affidati in outsourcing o erogati da soggetti esterni.</w:t>
            </w:r>
          </w:p>
        </w:tc>
      </w:tr>
    </w:tbl>
    <w:p w14:paraId="37F13071" w14:textId="77777777" w:rsidR="00EE5FA7" w:rsidRPr="008B0A3B" w:rsidRDefault="00EE5FA7" w:rsidP="00EE5FA7">
      <w:pPr>
        <w:spacing w:after="120"/>
      </w:pPr>
    </w:p>
    <w:p w14:paraId="23DF1A8B" w14:textId="227F98F0" w:rsidR="0012295D" w:rsidRDefault="008B0A3B" w:rsidP="009D24C3">
      <w:pPr>
        <w:pStyle w:val="Titolo1"/>
      </w:pPr>
      <w:bookmarkStart w:id="63" w:name="_Toc238751497"/>
      <w:r>
        <w:t>PRINCIPI METODOLOGICI</w:t>
      </w:r>
      <w:bookmarkEnd w:id="63"/>
    </w:p>
    <w:p w14:paraId="261FA939" w14:textId="77777777" w:rsidR="00972722" w:rsidRPr="00972722" w:rsidRDefault="00825C26">
      <w:r w:rsidRPr="00517C0F">
        <w:t xml:space="preserve">La metodologia di Cyber Risk Assessment adottata dal Gruppo </w:t>
      </w:r>
      <w:r w:rsidR="001E646A" w:rsidRPr="001E646A">
        <w:t>definisce un approccio strutturato, ripetibile e proporzionato per identificare, analizzare, valutare e trattare i rischi di sicurezza informatica. Essa combina i</w:t>
      </w:r>
      <w:r w:rsidRPr="00517C0F">
        <w:t xml:space="preserve"> principi della norma ISO/IEC 27005 con elementi </w:t>
      </w:r>
      <w:r w:rsidR="001E646A" w:rsidRPr="001E646A">
        <w:t>di scenario analysis e threat profiling ispirati a</w:t>
      </w:r>
      <w:r w:rsidRPr="00517C0F">
        <w:t xml:space="preserve"> IRAM2</w:t>
      </w:r>
      <w:r w:rsidR="001E646A" w:rsidRPr="001E646A">
        <w:t>, adattandoli al contesto organizzativo, tecnologico e regolamentare del Gruppo.</w:t>
      </w:r>
    </w:p>
    <w:p w14:paraId="7650967C" w14:textId="544EAE9A" w:rsidR="00517C0F" w:rsidRPr="00517C0F" w:rsidRDefault="009465C1" w:rsidP="00517C0F">
      <w:pPr>
        <w:pStyle w:val="Titolo2"/>
      </w:pPr>
      <w:bookmarkStart w:id="64" w:name="_Toc238751498"/>
      <w:r w:rsidRPr="00517C0F">
        <w:rPr>
          <w:caps w:val="0"/>
        </w:rPr>
        <w:t>METODOLOGIA RISK-BASED</w:t>
      </w:r>
      <w:bookmarkEnd w:id="64"/>
    </w:p>
    <w:p w14:paraId="42D4A2A8" w14:textId="77777777" w:rsidR="00972722" w:rsidRPr="00972722" w:rsidRDefault="00825C26">
      <w:r w:rsidRPr="00517C0F">
        <w:t xml:space="preserve">La valutazione del rischio è </w:t>
      </w:r>
      <w:r w:rsidR="005F0DE6" w:rsidRPr="005F0DE6">
        <w:t>finalizzata</w:t>
      </w:r>
      <w:r w:rsidRPr="00517C0F">
        <w:t xml:space="preserve"> a supportare decisioni informate</w:t>
      </w:r>
      <w:r w:rsidR="005F0DE6" w:rsidRPr="005F0DE6">
        <w:t>, coerenti</w:t>
      </w:r>
      <w:r w:rsidRPr="00517C0F">
        <w:t xml:space="preserve"> e proporzionate rispetto al livello di esposizione dell'organizzazione alle minacce di sicurezza informatica.</w:t>
      </w:r>
    </w:p>
    <w:p w14:paraId="3DBBF436" w14:textId="77777777" w:rsidR="00972722" w:rsidRPr="00972722" w:rsidRDefault="00825C26">
      <w:r w:rsidRPr="00517C0F">
        <w:t xml:space="preserve">Le attività di </w:t>
      </w:r>
      <w:r w:rsidR="00E62FA8" w:rsidRPr="00E62FA8">
        <w:t>risk assessment</w:t>
      </w:r>
      <w:r w:rsidRPr="00517C0F">
        <w:t xml:space="preserve"> e </w:t>
      </w:r>
      <w:r w:rsidR="00E62FA8" w:rsidRPr="00E62FA8">
        <w:t>risk treatment</w:t>
      </w:r>
      <w:r w:rsidRPr="00517C0F">
        <w:t xml:space="preserve"> sono prioritizzate sulla base del livello di rischio rilevato, concentrando </w:t>
      </w:r>
      <w:r w:rsidR="00E62FA8" w:rsidRPr="00E62FA8">
        <w:t>l'attenzione sugli scenari</w:t>
      </w:r>
      <w:r w:rsidRPr="00517C0F">
        <w:t xml:space="preserve"> che possono determinare impatti </w:t>
      </w:r>
      <w:r w:rsidR="00E62FA8" w:rsidRPr="00E62FA8">
        <w:t>significativi su</w:t>
      </w:r>
      <w:r w:rsidRPr="00517C0F">
        <w:t xml:space="preserve"> servizi, asset informativi</w:t>
      </w:r>
      <w:r w:rsidR="00E62FA8" w:rsidRPr="00E62FA8">
        <w:t xml:space="preserve">, obblighi normativi, continuità operativa e </w:t>
      </w:r>
      <w:r w:rsidRPr="00517C0F">
        <w:t>obiettivi aziendali.</w:t>
      </w:r>
    </w:p>
    <w:p w14:paraId="262F58C1" w14:textId="3FA4CECD" w:rsidR="00517C0F" w:rsidRPr="00517C0F" w:rsidRDefault="009465C1" w:rsidP="00FA2B0D">
      <w:pPr>
        <w:pStyle w:val="Titolo2"/>
      </w:pPr>
      <w:bookmarkStart w:id="65" w:name="_Toc238751499"/>
      <w:r w:rsidRPr="00517C0F">
        <w:rPr>
          <w:caps w:val="0"/>
        </w:rPr>
        <w:t>APPROCCIO ASSET-CENTRIC</w:t>
      </w:r>
      <w:bookmarkEnd w:id="65"/>
    </w:p>
    <w:p w14:paraId="4A5B50EE" w14:textId="77777777" w:rsidR="00972722" w:rsidRPr="00972722" w:rsidRDefault="00825C26">
      <w:r w:rsidRPr="00517C0F">
        <w:t>La valutazione prende avvio dall'identificazione degli asset, dei servizi</w:t>
      </w:r>
      <w:r w:rsidR="00D55C9B" w:rsidRPr="00D55C9B">
        <w:t>, dei processi</w:t>
      </w:r>
      <w:r w:rsidRPr="00517C0F">
        <w:t xml:space="preserve"> e delle informazioni che rivestono valore per l'organizzazione</w:t>
      </w:r>
      <w:r w:rsidR="00D55C9B" w:rsidRPr="00D55C9B">
        <w:t xml:space="preserve"> o che risultano rilevanti ai fini della sicurezza informatica</w:t>
      </w:r>
      <w:r w:rsidRPr="00517C0F">
        <w:t>.</w:t>
      </w:r>
    </w:p>
    <w:p w14:paraId="13A8889B" w14:textId="77777777" w:rsidR="00972722" w:rsidRPr="00972722" w:rsidRDefault="00825C26">
      <w:r w:rsidRPr="00517C0F">
        <w:t xml:space="preserve">Il rischio è determinato con riferimento allo specifico contesto dell'asset o del servizio analizzato, considerando criticità, </w:t>
      </w:r>
      <w:r w:rsidR="000455A9" w:rsidRPr="000455A9">
        <w:t>esposizione,</w:t>
      </w:r>
      <w:r w:rsidRPr="00517C0F">
        <w:t xml:space="preserve"> dipendenze</w:t>
      </w:r>
      <w:r w:rsidR="000455A9" w:rsidRPr="000455A9">
        <w:t>,</w:t>
      </w:r>
      <w:r w:rsidRPr="00517C0F">
        <w:t xml:space="preserve"> dati trattati</w:t>
      </w:r>
      <w:r w:rsidR="000455A9" w:rsidRPr="000455A9">
        <w:t xml:space="preserve">, vincoli normativi o </w:t>
      </w:r>
      <w:r w:rsidRPr="00517C0F">
        <w:t xml:space="preserve">contrattuali </w:t>
      </w:r>
      <w:r w:rsidR="000455A9" w:rsidRPr="000455A9">
        <w:t xml:space="preserve">ed esigenze </w:t>
      </w:r>
      <w:r w:rsidRPr="00517C0F">
        <w:t>di continuità operativa.</w:t>
      </w:r>
    </w:p>
    <w:p w14:paraId="712E0D60" w14:textId="62F4F574" w:rsidR="00517C0F" w:rsidRPr="00517C0F" w:rsidRDefault="009465C1" w:rsidP="00FA2B0D">
      <w:pPr>
        <w:pStyle w:val="Titolo2"/>
      </w:pPr>
      <w:bookmarkStart w:id="66" w:name="_Toc238751500"/>
      <w:r w:rsidRPr="00517C0F">
        <w:rPr>
          <w:caps w:val="0"/>
        </w:rPr>
        <w:t>APPROCCIO THREAT-DRIVEN</w:t>
      </w:r>
      <w:bookmarkEnd w:id="66"/>
    </w:p>
    <w:p w14:paraId="6F4CCF05" w14:textId="77777777" w:rsidR="00972722" w:rsidRPr="00972722" w:rsidRDefault="00825C26">
      <w:r w:rsidRPr="00517C0F">
        <w:t xml:space="preserve">L'identificazione del rischio </w:t>
      </w:r>
      <w:r w:rsidR="001B36F3" w:rsidRPr="001B36F3">
        <w:t>è effettuata</w:t>
      </w:r>
      <w:r w:rsidRPr="00517C0F">
        <w:t xml:space="preserve"> attraverso l'analisi delle minacce </w:t>
      </w:r>
      <w:r w:rsidR="001B36F3" w:rsidRPr="001B36F3">
        <w:t>applicabili agli</w:t>
      </w:r>
      <w:r w:rsidRPr="00517C0F">
        <w:t xml:space="preserve"> asset e </w:t>
      </w:r>
      <w:r w:rsidR="001B36F3" w:rsidRPr="001B36F3">
        <w:t>ai</w:t>
      </w:r>
      <w:r w:rsidRPr="00517C0F">
        <w:t xml:space="preserve"> servizi oggetto di valutazione.</w:t>
      </w:r>
    </w:p>
    <w:p w14:paraId="7CCEA543" w14:textId="77777777" w:rsidR="00972722" w:rsidRPr="00972722" w:rsidRDefault="00825C26">
      <w:r w:rsidRPr="00517C0F">
        <w:lastRenderedPageBreak/>
        <w:t xml:space="preserve">Per ciascuno scenario </w:t>
      </w:r>
      <w:r w:rsidR="00357D1C" w:rsidRPr="00357D1C">
        <w:t>sono</w:t>
      </w:r>
      <w:r w:rsidRPr="00517C0F">
        <w:t xml:space="preserve"> considerati gli attori di minaccia rilevanti, gli eventi di minaccia applicabili</w:t>
      </w:r>
      <w:r w:rsidR="00357D1C" w:rsidRPr="00357D1C">
        <w:t>,</w:t>
      </w:r>
      <w:r w:rsidRPr="00517C0F">
        <w:t xml:space="preserve"> le vulnerabilità o condizioni </w:t>
      </w:r>
      <w:r w:rsidR="00357D1C" w:rsidRPr="00357D1C">
        <w:t>di debolezza e le possibili conseguenze per l'organizzazione</w:t>
      </w:r>
      <w:r w:rsidRPr="00517C0F">
        <w:t>.</w:t>
      </w:r>
    </w:p>
    <w:p w14:paraId="152B1E58" w14:textId="77777777" w:rsidR="00972722" w:rsidRPr="00972722" w:rsidRDefault="008F7B3A">
      <w:r w:rsidRPr="008F7B3A">
        <w:t>La tassonomia degli attori di minaccia e dei Threat Event è utilizzata come riferimento comune per assicurare omogeneità nella costruzione degli scenari di rischio e nella successiva valutazione della probabilità.</w:t>
      </w:r>
    </w:p>
    <w:p w14:paraId="4CC300E3" w14:textId="0D26E5F4" w:rsidR="00517C0F" w:rsidRPr="00517C0F" w:rsidRDefault="009465C1" w:rsidP="00E401BE">
      <w:pPr>
        <w:pStyle w:val="Titolo2"/>
      </w:pPr>
      <w:bookmarkStart w:id="67" w:name="_Toc238751501"/>
      <w:r w:rsidRPr="00517C0F">
        <w:rPr>
          <w:caps w:val="0"/>
        </w:rPr>
        <w:t>VALUTAZIONE DEL RISCHIO RESIDUO</w:t>
      </w:r>
      <w:bookmarkEnd w:id="67"/>
    </w:p>
    <w:p w14:paraId="1D1124B5" w14:textId="77777777" w:rsidR="00972722" w:rsidRPr="00972722" w:rsidRDefault="00825C26">
      <w:r w:rsidRPr="00501710">
        <w:t xml:space="preserve">La metodologia </w:t>
      </w:r>
      <w:r w:rsidR="003B0ACA" w:rsidRPr="003B0ACA">
        <w:t>distingue</w:t>
      </w:r>
      <w:r w:rsidRPr="00501710">
        <w:t xml:space="preserve"> tra rischio inerente e rischio residuo</w:t>
      </w:r>
      <w:r w:rsidR="003B0ACA" w:rsidRPr="003B0ACA">
        <w:t>. Il rischio inerente rappresenta il livello di rischio prima della considerazione</w:t>
      </w:r>
      <w:r w:rsidRPr="00501710">
        <w:t xml:space="preserve"> delle misure di sicurezza</w:t>
      </w:r>
      <w:r w:rsidR="003B0ACA" w:rsidRPr="003B0ACA">
        <w:t>; il rischio residuo rappresenta il livello risultante dopo aver considerato l'efficacia delle misure</w:t>
      </w:r>
      <w:r w:rsidRPr="00501710">
        <w:t xml:space="preserve"> applicabili e </w:t>
      </w:r>
      <w:r w:rsidR="003B0ACA" w:rsidRPr="003B0ACA">
        <w:t>delle eventuali azioni</w:t>
      </w:r>
      <w:r w:rsidRPr="00501710">
        <w:t xml:space="preserve"> di trattamento.</w:t>
      </w:r>
    </w:p>
    <w:p w14:paraId="1E524DF8" w14:textId="77777777" w:rsidR="003B0ACA" w:rsidRDefault="003B0ACA">
      <w:pPr>
        <w:rPr>
          <w:kern w:val="2"/>
          <w:szCs w:val="18"/>
          <w:lang w:eastAsia="it-IT"/>
          <w14:ligatures w14:val="standardContextual"/>
        </w:rPr>
      </w:pPr>
      <w:r>
        <w:t>La determinazione del rischio residuo non deve produrre una rappresentazione eccessivamente ottimistica del rischio: le riduzioni di probabilità o di impatto devono essere motivate da misure effettivamente implementate, pertinenti allo scenario e supportate da evidenze verificabili.</w:t>
      </w:r>
    </w:p>
    <w:p w14:paraId="23435EDC" w14:textId="6444CC14" w:rsidR="003B0ACA" w:rsidRPr="00BF62FB" w:rsidRDefault="009465C1" w:rsidP="003B0ACA">
      <w:pPr>
        <w:pStyle w:val="Titolo2"/>
        <w:rPr>
          <w:rFonts w:cstheme="minorBidi"/>
          <w:kern w:val="2"/>
          <w:szCs w:val="22"/>
          <w:lang w:val="it-IT"/>
          <w14:ligatures w14:val="standardContextual"/>
        </w:rPr>
      </w:pPr>
      <w:bookmarkStart w:id="68" w:name="_Toc238751502"/>
      <w:r w:rsidRPr="00BF62FB">
        <w:rPr>
          <w:rFonts w:cstheme="minorBidi"/>
          <w:caps w:val="0"/>
          <w:lang w:val="it-IT"/>
        </w:rPr>
        <w:t>PRINCIPIO DI SEMPLICITÀ E PROPORZIONALITÀ</w:t>
      </w:r>
      <w:bookmarkEnd w:id="68"/>
    </w:p>
    <w:p w14:paraId="131FA0C7" w14:textId="77777777" w:rsidR="003B0ACA" w:rsidRDefault="003B0ACA">
      <w:pPr>
        <w:rPr>
          <w:kern w:val="2"/>
          <w:szCs w:val="18"/>
          <w:lang w:eastAsia="it-IT"/>
          <w14:ligatures w14:val="standardContextual"/>
        </w:rPr>
      </w:pPr>
      <w:r>
        <w:t>Il livello di dettaglio della valutazione deve essere proporzionato alla criticità dell'asset o del servizio, alla rilevanza dello scenario e alla disponibilità di informazioni affidabili. La metodologia privilegia criteri semplici, documentabili e coerenti, evitando complessità non necessarie che non migliorino la qualità della decisione.</w:t>
      </w:r>
    </w:p>
    <w:p w14:paraId="7DDC48E8" w14:textId="77777777" w:rsidR="0083079E" w:rsidRDefault="0083079E" w:rsidP="00E81FBA">
      <w:pPr>
        <w:pStyle w:val="Titolo1"/>
      </w:pPr>
      <w:bookmarkStart w:id="69" w:name="_Toc238751503"/>
      <w:r w:rsidRPr="0083079E">
        <w:t>MODELLO DI RIFERIMENTO</w:t>
      </w:r>
      <w:bookmarkEnd w:id="69"/>
    </w:p>
    <w:p w14:paraId="4D1C3CDB" w14:textId="77777777" w:rsidR="00972722" w:rsidRPr="00972722" w:rsidRDefault="00620FF8">
      <w:r w:rsidRPr="00620FF8">
        <w:t>Il modello di riferimento della presente metodologia è basato sulla costruzione e valutazione di scenari di rischio cyber. Lo scenario di rischio rappresenta l'unità minima di analisi attraverso la quale correlare un asset o servizio, una minaccia, una condizione di vulnerabilità e le possibili conseguenze per l'organizzazione.</w:t>
      </w:r>
    </w:p>
    <w:p w14:paraId="28C52798" w14:textId="77777777" w:rsidR="00972722" w:rsidRPr="00972722" w:rsidRDefault="00DE3F68">
      <w:r w:rsidRPr="00DE3F68">
        <w:t>Il modello consente di valutare in modo distinto la probabilità, l'impatto e il livello di rischio, fornendo una base metodologica comune per la determinazione del rischio inerente, del rischio residuo e delle conseguenti decisioni di trattamento o accettazione.</w:t>
      </w:r>
    </w:p>
    <w:p w14:paraId="6A1C27E5" w14:textId="77777777" w:rsidR="00972722" w:rsidRPr="00972722" w:rsidRDefault="00FF056D">
      <w:r w:rsidRPr="00FF056D">
        <w:t>La relazione logica di riferimento è la seguente:</w:t>
      </w:r>
    </w:p>
    <w:p w14:paraId="513DCC94" w14:textId="77777777" w:rsidR="00972722" w:rsidRPr="00972722" w:rsidRDefault="00AF33F9">
      <w:r w:rsidRPr="00AF33F9">
        <w:rPr>
          <w:b/>
          <w:bCs/>
        </w:rPr>
        <w:t>Threat Actor + Threat Event + Asset/Servizio + Vulnerabilità o condizione abilitante + Conseguenza = Risk Scenario</w:t>
      </w:r>
    </w:p>
    <w:p w14:paraId="034A3613" w14:textId="77777777" w:rsidR="00972722" w:rsidRPr="00972722" w:rsidRDefault="00825C26">
      <w:r w:rsidRPr="00FF015C">
        <w:t xml:space="preserve">Per ciascuno scenario </w:t>
      </w:r>
      <w:r w:rsidR="00E97A42" w:rsidRPr="00E97A42">
        <w:t>di rischio sono valutati</w:t>
      </w:r>
      <w:r w:rsidRPr="00FF015C">
        <w:t>:</w:t>
      </w:r>
    </w:p>
    <w:p w14:paraId="3BA26E9B" w14:textId="77777777" w:rsidR="00972722" w:rsidRDefault="007E611A" w:rsidP="00510D61">
      <w:pPr>
        <w:pStyle w:val="Paragrafoelenco"/>
        <w:numPr>
          <w:ilvl w:val="0"/>
          <w:numId w:val="7"/>
        </w:numPr>
      </w:pPr>
      <w:r w:rsidRPr="007E611A">
        <w:t>la probabilità inerente e, ove applicabile, la probabilità residua;</w:t>
      </w:r>
    </w:p>
    <w:p w14:paraId="404E0BFB" w14:textId="77777777" w:rsidR="00972722" w:rsidRDefault="00F05F66" w:rsidP="00510D61">
      <w:pPr>
        <w:pStyle w:val="Paragrafoelenco"/>
        <w:numPr>
          <w:ilvl w:val="0"/>
          <w:numId w:val="7"/>
        </w:numPr>
      </w:pPr>
      <w:r w:rsidRPr="00F05F66">
        <w:t>l'impatto inerente e, ove applicabile, l'impatto residuo;</w:t>
      </w:r>
    </w:p>
    <w:p w14:paraId="4E4ADA55" w14:textId="77777777" w:rsidR="00972722" w:rsidRDefault="00825C26" w:rsidP="00510D61">
      <w:pPr>
        <w:pStyle w:val="Paragrafoelenco"/>
        <w:numPr>
          <w:ilvl w:val="0"/>
          <w:numId w:val="7"/>
        </w:numPr>
      </w:pPr>
      <w:r w:rsidRPr="004B4F76">
        <w:t>il livello di rischio risultante dall'incrocio tra probabilità e impatto;</w:t>
      </w:r>
    </w:p>
    <w:p w14:paraId="35634A1B" w14:textId="77777777" w:rsidR="00972722" w:rsidRDefault="0055288B" w:rsidP="00510D61">
      <w:pPr>
        <w:pStyle w:val="Paragrafoelenco"/>
        <w:numPr>
          <w:ilvl w:val="0"/>
          <w:numId w:val="7"/>
        </w:numPr>
      </w:pPr>
      <w:r w:rsidRPr="0055288B">
        <w:t>la classe di rischio rappresentata nella matrice di rischio, o heat map, utilizzata per supportare prioritizzazione, escalation e decisioni di trattamento.</w:t>
      </w:r>
    </w:p>
    <w:p w14:paraId="226951FF" w14:textId="0B2872ED" w:rsidR="00972722" w:rsidRPr="00972722" w:rsidRDefault="00CC39B8">
      <w:r w:rsidRPr="00CC39B8">
        <w:t>La matrice di rischio è descritta nel capitolo dedicato alla valutazione del rischio, dove viene esplicitato l'incrocio tra probabilità e impatto e la conseguente classificazione del livello di rischio.</w:t>
      </w:r>
    </w:p>
    <w:p w14:paraId="51D135B3" w14:textId="63A72065" w:rsidR="00FF015C" w:rsidRPr="00694BC1" w:rsidRDefault="009465C1" w:rsidP="005C317A">
      <w:pPr>
        <w:pStyle w:val="Titolo2"/>
        <w:rPr>
          <w:lang w:val="it-IT"/>
        </w:rPr>
      </w:pPr>
      <w:bookmarkStart w:id="70" w:name="_Toc238751504"/>
      <w:commentRangeStart w:id="71"/>
      <w:r w:rsidRPr="00694BC1">
        <w:rPr>
          <w:caps w:val="0"/>
          <w:lang w:val="it-IT"/>
        </w:rPr>
        <w:t>STRUTTURA DELLO SCENARIO DI RISCHIO</w:t>
      </w:r>
      <w:bookmarkEnd w:id="70"/>
      <w:commentRangeEnd w:id="71"/>
      <w:r w:rsidR="00142C57" w:rsidRPr="00694BC1">
        <w:rPr>
          <w:rStyle w:val="Rimandocommento"/>
          <w:sz w:val="22"/>
          <w:szCs w:val="28"/>
          <w:lang w:val="it-IT"/>
        </w:rPr>
        <w:commentReference w:id="71"/>
      </w:r>
    </w:p>
    <w:p w14:paraId="6E284B42" w14:textId="77777777" w:rsidR="00972722" w:rsidRPr="00972722" w:rsidRDefault="0059795A">
      <w:r w:rsidRPr="0059795A">
        <w:lastRenderedPageBreak/>
        <w:t xml:space="preserve">L'unità fondamentale della metodologia è lo </w:t>
      </w:r>
      <w:r w:rsidRPr="0059795A">
        <w:rPr>
          <w:b/>
          <w:bCs/>
        </w:rPr>
        <w:t>scenario di rischio</w:t>
      </w:r>
      <w:r w:rsidRPr="0059795A">
        <w:t>, costruito a partire da un evento di minaccia applicato a uno specifico asset, servizio o contesto operativo.</w:t>
      </w:r>
    </w:p>
    <w:p w14:paraId="4A0C42FB" w14:textId="77777777" w:rsidR="00972722" w:rsidRPr="00972722" w:rsidRDefault="009A30D5">
      <w:r w:rsidRPr="009A30D5">
        <w:t>Lo</w:t>
      </w:r>
      <w:r w:rsidRPr="00FF015C">
        <w:t xml:space="preserve"> scenario descrive una situazione nella quale </w:t>
      </w:r>
      <w:r w:rsidRPr="009A30D5">
        <w:t xml:space="preserve">una </w:t>
      </w:r>
      <w:r w:rsidRPr="00FF015C">
        <w:t xml:space="preserve">minaccia può sfruttare una vulnerabilità o una condizione </w:t>
      </w:r>
      <w:r w:rsidRPr="009A30D5">
        <w:t>abilitante</w:t>
      </w:r>
      <w:r w:rsidRPr="00FF015C">
        <w:t xml:space="preserve"> generando </w:t>
      </w:r>
      <w:r w:rsidRPr="009A30D5">
        <w:t>conseguenze negative</w:t>
      </w:r>
      <w:r w:rsidRPr="00FF015C">
        <w:t xml:space="preserve"> per </w:t>
      </w:r>
      <w:r w:rsidRPr="009A30D5">
        <w:t>la riservatezza, l'integrità, la disponibilità, la continuità operativa o altri profili di impatto rilevanti</w:t>
      </w:r>
      <w:r w:rsidRPr="00FF015C">
        <w:t>.</w:t>
      </w:r>
    </w:p>
    <w:p w14:paraId="1161B187" w14:textId="77777777" w:rsidR="00FF015C" w:rsidRDefault="00FF015C" w:rsidP="00FF015C">
      <w:r w:rsidRPr="00FF015C">
        <w:t>Ogni scenario di rischio è descritto mediante i seguenti elementi:</w:t>
      </w:r>
    </w:p>
    <w:tbl>
      <w:tblPr>
        <w:tblStyle w:val="Grigliatabella"/>
        <w:tblW w:w="10064"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27"/>
        <w:gridCol w:w="7937"/>
      </w:tblGrid>
      <w:tr w:rsidR="00694BC1" w14:paraId="0D1C5713" w14:textId="77777777" w:rsidTr="00694BC1">
        <w:trPr>
          <w:trHeight w:val="630"/>
          <w:tblHeader/>
        </w:trPr>
        <w:tc>
          <w:tcPr>
            <w:tcW w:w="2127" w:type="dxa"/>
            <w:vAlign w:val="center"/>
          </w:tcPr>
          <w:p w14:paraId="1753B3F7" w14:textId="27EC0740" w:rsidR="00694BC1" w:rsidRPr="00694BC1" w:rsidRDefault="00694BC1" w:rsidP="00694BC1">
            <w:pPr>
              <w:spacing w:before="60" w:afterLines="60" w:after="144"/>
              <w:rPr>
                <w:rFonts w:cs="Arial"/>
                <w:b/>
                <w:color w:val="C51B88" w:themeColor="accent1"/>
              </w:rPr>
            </w:pPr>
            <w:r w:rsidRPr="00694BC1">
              <w:rPr>
                <w:b/>
                <w:bCs/>
                <w:color w:val="C51B88" w:themeColor="accent1"/>
              </w:rPr>
              <w:t>Elemento</w:t>
            </w:r>
          </w:p>
        </w:tc>
        <w:tc>
          <w:tcPr>
            <w:tcW w:w="7937" w:type="dxa"/>
            <w:vAlign w:val="center"/>
          </w:tcPr>
          <w:p w14:paraId="012BBF09" w14:textId="24DEF0C7" w:rsidR="00694BC1" w:rsidRPr="00694BC1" w:rsidRDefault="00694BC1" w:rsidP="00694BC1">
            <w:pPr>
              <w:spacing w:before="60" w:afterLines="60" w:after="144"/>
              <w:rPr>
                <w:rFonts w:cs="Arial"/>
                <w:b/>
                <w:color w:val="C51B88" w:themeColor="accent1"/>
              </w:rPr>
            </w:pPr>
            <w:r w:rsidRPr="00694BC1">
              <w:rPr>
                <w:b/>
                <w:bCs/>
                <w:color w:val="C51B88" w:themeColor="accent1"/>
              </w:rPr>
              <w:t>Descrizione</w:t>
            </w:r>
          </w:p>
        </w:tc>
      </w:tr>
      <w:tr w:rsidR="00694BC1" w:rsidRPr="005C43B5" w14:paraId="0A031179" w14:textId="77777777" w:rsidTr="00694BC1">
        <w:tc>
          <w:tcPr>
            <w:tcW w:w="2127" w:type="dxa"/>
            <w:vAlign w:val="center"/>
          </w:tcPr>
          <w:p w14:paraId="52543A35" w14:textId="17C7C38F" w:rsidR="00694BC1" w:rsidRPr="00FD34C2" w:rsidRDefault="00694BC1" w:rsidP="00694BC1">
            <w:pPr>
              <w:spacing w:before="60" w:afterLines="60" w:after="144"/>
              <w:rPr>
                <w:rFonts w:asciiTheme="majorHAnsi" w:eastAsia="Times New Roman" w:hAnsiTheme="majorHAnsi" w:cs="Segoe UI"/>
                <w:szCs w:val="18"/>
                <w:lang w:eastAsia="it-IT"/>
              </w:rPr>
            </w:pPr>
            <w:r w:rsidRPr="00FF015C">
              <w:t>Asset o Servizio</w:t>
            </w:r>
          </w:p>
        </w:tc>
        <w:tc>
          <w:tcPr>
            <w:tcW w:w="7937" w:type="dxa"/>
            <w:vAlign w:val="center"/>
          </w:tcPr>
          <w:p w14:paraId="0449D59B" w14:textId="65A60071" w:rsidR="00694BC1" w:rsidRPr="00FD34C2" w:rsidRDefault="00694BC1" w:rsidP="00694BC1">
            <w:pPr>
              <w:spacing w:before="60" w:afterLines="60" w:after="144"/>
              <w:rPr>
                <w:rFonts w:asciiTheme="majorHAnsi" w:eastAsia="Times New Roman" w:hAnsiTheme="majorHAnsi" w:cs="Segoe UI"/>
                <w:szCs w:val="18"/>
                <w:lang w:eastAsia="it-IT"/>
              </w:rPr>
            </w:pPr>
            <w:r w:rsidRPr="00FF015C">
              <w:t>Asset, servizio, sistema, applicazione o informazione oggetto dell'analisi</w:t>
            </w:r>
          </w:p>
        </w:tc>
      </w:tr>
      <w:tr w:rsidR="00694BC1" w:rsidRPr="005C43B5" w14:paraId="34DCE215" w14:textId="77777777" w:rsidTr="00694BC1">
        <w:tc>
          <w:tcPr>
            <w:tcW w:w="2127" w:type="dxa"/>
            <w:vAlign w:val="center"/>
          </w:tcPr>
          <w:p w14:paraId="30C25665" w14:textId="2C6BD16F" w:rsidR="00694BC1" w:rsidRPr="00FD34C2" w:rsidRDefault="00694BC1" w:rsidP="00694BC1">
            <w:pPr>
              <w:spacing w:before="60" w:afterLines="60" w:after="144"/>
              <w:rPr>
                <w:rFonts w:asciiTheme="majorHAnsi" w:eastAsia="Times New Roman" w:hAnsiTheme="majorHAnsi" w:cs="Segoe UI"/>
                <w:szCs w:val="18"/>
                <w:lang w:eastAsia="it-IT"/>
              </w:rPr>
            </w:pPr>
            <w:r w:rsidRPr="00FF015C">
              <w:t>Attore di Minaccia</w:t>
            </w:r>
          </w:p>
        </w:tc>
        <w:tc>
          <w:tcPr>
            <w:tcW w:w="7937" w:type="dxa"/>
            <w:vAlign w:val="center"/>
          </w:tcPr>
          <w:p w14:paraId="2A792195" w14:textId="3F4E55C2" w:rsidR="00694BC1" w:rsidRPr="00FD34C2" w:rsidRDefault="00694BC1" w:rsidP="00694BC1">
            <w:pPr>
              <w:spacing w:before="60" w:afterLines="60" w:after="144"/>
              <w:rPr>
                <w:rFonts w:asciiTheme="majorHAnsi" w:eastAsia="Times New Roman" w:hAnsiTheme="majorHAnsi" w:cs="Segoe UI"/>
                <w:szCs w:val="18"/>
                <w:lang w:eastAsia="it-IT"/>
              </w:rPr>
            </w:pPr>
            <w:r w:rsidRPr="00FF015C">
              <w:t>Soggetto, interno o esterno, intenzionale o accidentale, potenzialmente responsabile dell'evento</w:t>
            </w:r>
          </w:p>
        </w:tc>
      </w:tr>
      <w:tr w:rsidR="00694BC1" w:rsidRPr="005C43B5" w14:paraId="0CE2F45D" w14:textId="77777777" w:rsidTr="00694BC1">
        <w:tc>
          <w:tcPr>
            <w:tcW w:w="2127" w:type="dxa"/>
            <w:vAlign w:val="center"/>
          </w:tcPr>
          <w:p w14:paraId="49A1A9DA" w14:textId="3B3CC36D" w:rsidR="00694BC1" w:rsidRPr="00FD34C2" w:rsidRDefault="00694BC1" w:rsidP="00694BC1">
            <w:pPr>
              <w:spacing w:before="60" w:afterLines="60" w:after="144"/>
              <w:rPr>
                <w:rFonts w:asciiTheme="majorHAnsi" w:eastAsia="Times New Roman" w:hAnsiTheme="majorHAnsi" w:cs="Segoe UI"/>
                <w:szCs w:val="18"/>
                <w:lang w:eastAsia="it-IT"/>
              </w:rPr>
            </w:pPr>
            <w:r w:rsidRPr="00FF015C">
              <w:t>Evento di Minaccia</w:t>
            </w:r>
          </w:p>
        </w:tc>
        <w:tc>
          <w:tcPr>
            <w:tcW w:w="7937" w:type="dxa"/>
            <w:vAlign w:val="center"/>
          </w:tcPr>
          <w:p w14:paraId="59FDFD11" w14:textId="2521FF2C" w:rsidR="00694BC1" w:rsidRPr="00FD34C2" w:rsidRDefault="00694BC1" w:rsidP="00694BC1">
            <w:pPr>
              <w:spacing w:before="60" w:afterLines="60" w:after="144"/>
              <w:rPr>
                <w:rFonts w:asciiTheme="majorHAnsi" w:eastAsia="Times New Roman" w:hAnsiTheme="majorHAnsi" w:cs="Segoe UI"/>
                <w:szCs w:val="18"/>
                <w:lang w:eastAsia="it-IT"/>
              </w:rPr>
            </w:pPr>
            <w:r w:rsidRPr="00FF015C">
              <w:t>Evento che può compromettere la sicurezza dell'asset o del servizio</w:t>
            </w:r>
          </w:p>
        </w:tc>
      </w:tr>
      <w:tr w:rsidR="00694BC1" w:rsidRPr="005C43B5" w14:paraId="00890823" w14:textId="77777777" w:rsidTr="00694BC1">
        <w:tc>
          <w:tcPr>
            <w:tcW w:w="2127" w:type="dxa"/>
            <w:vAlign w:val="center"/>
          </w:tcPr>
          <w:p w14:paraId="73028EA3" w14:textId="2446F4E8" w:rsidR="00694BC1" w:rsidRPr="00FD34C2" w:rsidRDefault="00694BC1" w:rsidP="00694BC1">
            <w:pPr>
              <w:spacing w:before="60" w:afterLines="60" w:after="144"/>
              <w:rPr>
                <w:rFonts w:asciiTheme="majorHAnsi" w:eastAsia="Times New Roman" w:hAnsiTheme="majorHAnsi" w:cs="Segoe UI"/>
                <w:szCs w:val="18"/>
                <w:lang w:eastAsia="it-IT"/>
              </w:rPr>
            </w:pPr>
            <w:r w:rsidRPr="00FF015C">
              <w:t>Vulnerabilità</w:t>
            </w:r>
          </w:p>
        </w:tc>
        <w:tc>
          <w:tcPr>
            <w:tcW w:w="7937" w:type="dxa"/>
            <w:vAlign w:val="center"/>
          </w:tcPr>
          <w:p w14:paraId="44270777" w14:textId="512E2B6B" w:rsidR="00694BC1" w:rsidRPr="00FD34C2" w:rsidRDefault="00694BC1" w:rsidP="00694BC1">
            <w:pPr>
              <w:spacing w:before="60" w:afterLines="60" w:after="144"/>
              <w:rPr>
                <w:rFonts w:asciiTheme="majorHAnsi" w:eastAsia="Times New Roman" w:hAnsiTheme="majorHAnsi" w:cs="Segoe UI"/>
                <w:szCs w:val="18"/>
                <w:lang w:eastAsia="it-IT"/>
              </w:rPr>
            </w:pPr>
            <w:r w:rsidRPr="00FF015C">
              <w:t>Debolezza o condizione che può favorire il verificarsi dell'evento</w:t>
            </w:r>
          </w:p>
        </w:tc>
      </w:tr>
      <w:tr w:rsidR="00694BC1" w:rsidRPr="005C43B5" w14:paraId="13D3D5E4" w14:textId="77777777" w:rsidTr="00694BC1">
        <w:tc>
          <w:tcPr>
            <w:tcW w:w="2127" w:type="dxa"/>
            <w:vAlign w:val="center"/>
          </w:tcPr>
          <w:p w14:paraId="0AA7E42F" w14:textId="7344781E" w:rsidR="00694BC1" w:rsidRPr="00FD34C2" w:rsidRDefault="00694BC1" w:rsidP="00694BC1">
            <w:pPr>
              <w:spacing w:before="60" w:afterLines="60" w:after="144"/>
              <w:rPr>
                <w:rFonts w:asciiTheme="majorHAnsi" w:eastAsia="Times New Roman" w:hAnsiTheme="majorHAnsi" w:cs="Segoe UI"/>
                <w:szCs w:val="18"/>
                <w:lang w:eastAsia="it-IT"/>
              </w:rPr>
            </w:pPr>
            <w:r w:rsidRPr="00FF015C">
              <w:t>Conseguenza</w:t>
            </w:r>
          </w:p>
        </w:tc>
        <w:tc>
          <w:tcPr>
            <w:tcW w:w="7937" w:type="dxa"/>
            <w:vAlign w:val="center"/>
          </w:tcPr>
          <w:p w14:paraId="65E9A761" w14:textId="24C10558" w:rsidR="00694BC1" w:rsidRPr="00FD34C2" w:rsidRDefault="00694BC1" w:rsidP="00694BC1">
            <w:pPr>
              <w:spacing w:before="60" w:afterLines="60" w:after="144"/>
              <w:rPr>
                <w:rFonts w:asciiTheme="majorHAnsi" w:eastAsia="Times New Roman" w:hAnsiTheme="majorHAnsi" w:cs="Segoe UI"/>
                <w:szCs w:val="18"/>
                <w:lang w:eastAsia="it-IT"/>
              </w:rPr>
            </w:pPr>
            <w:r w:rsidRPr="00FF015C">
              <w:t>Effetto potenziale sull'organizzazione</w:t>
            </w:r>
          </w:p>
        </w:tc>
      </w:tr>
      <w:tr w:rsidR="00694BC1" w:rsidRPr="005C43B5" w14:paraId="455DE7E4" w14:textId="77777777" w:rsidTr="00694BC1">
        <w:tc>
          <w:tcPr>
            <w:tcW w:w="2127" w:type="dxa"/>
            <w:vAlign w:val="center"/>
          </w:tcPr>
          <w:p w14:paraId="20928E91" w14:textId="1BF6D0EB" w:rsidR="00694BC1" w:rsidRPr="00FD34C2" w:rsidRDefault="00694BC1" w:rsidP="00694BC1">
            <w:pPr>
              <w:spacing w:before="60" w:afterLines="60" w:after="144"/>
              <w:rPr>
                <w:rFonts w:asciiTheme="majorHAnsi" w:eastAsia="Times New Roman" w:hAnsiTheme="majorHAnsi" w:cs="Segoe UI"/>
                <w:szCs w:val="18"/>
                <w:lang w:eastAsia="it-IT"/>
              </w:rPr>
            </w:pPr>
            <w:r w:rsidRPr="00FF015C">
              <w:t>Impatti</w:t>
            </w:r>
          </w:p>
        </w:tc>
        <w:tc>
          <w:tcPr>
            <w:tcW w:w="7937" w:type="dxa"/>
            <w:vAlign w:val="center"/>
          </w:tcPr>
          <w:p w14:paraId="31740ABF" w14:textId="66B999F1" w:rsidR="00694BC1" w:rsidRPr="00FD34C2" w:rsidRDefault="00694BC1" w:rsidP="00694BC1">
            <w:pPr>
              <w:spacing w:before="60" w:afterLines="60" w:after="144"/>
              <w:rPr>
                <w:rFonts w:asciiTheme="majorHAnsi" w:eastAsia="Times New Roman" w:hAnsiTheme="majorHAnsi" w:cs="Segoe UI"/>
                <w:szCs w:val="18"/>
                <w:lang w:eastAsia="it-IT"/>
              </w:rPr>
            </w:pPr>
            <w:r w:rsidRPr="00FF015C">
              <w:t>Conseguenze sulla riservatezza, integrità, disponibilità, aspetti economici, normativi, operativi o reputazionali</w:t>
            </w:r>
          </w:p>
        </w:tc>
      </w:tr>
    </w:tbl>
    <w:p w14:paraId="02A29953" w14:textId="77777777" w:rsidR="00FF015C" w:rsidRDefault="00FF015C" w:rsidP="00FF015C">
      <w:r w:rsidRPr="00FF015C">
        <w:t>A titolo esemplificativo:</w:t>
      </w:r>
    </w:p>
    <w:tbl>
      <w:tblPr>
        <w:tblStyle w:val="Grigliatabella"/>
        <w:tblW w:w="10064"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27"/>
        <w:gridCol w:w="7937"/>
      </w:tblGrid>
      <w:tr w:rsidR="00A663C0" w:rsidRPr="00694BC1" w14:paraId="68705D06" w14:textId="77777777" w:rsidTr="00A663C0">
        <w:trPr>
          <w:trHeight w:val="630"/>
          <w:tblHeader/>
        </w:trPr>
        <w:tc>
          <w:tcPr>
            <w:tcW w:w="2127" w:type="dxa"/>
            <w:vAlign w:val="center"/>
          </w:tcPr>
          <w:p w14:paraId="2E7361B4" w14:textId="7AB206A5" w:rsidR="00A663C0" w:rsidRPr="00A663C0" w:rsidRDefault="00A663C0" w:rsidP="00A663C0">
            <w:pPr>
              <w:spacing w:before="60" w:afterLines="60" w:after="144"/>
              <w:rPr>
                <w:b/>
                <w:bCs/>
                <w:color w:val="C51B88" w:themeColor="accent1"/>
              </w:rPr>
            </w:pPr>
            <w:r w:rsidRPr="00A663C0">
              <w:rPr>
                <w:b/>
                <w:bCs/>
                <w:color w:val="C51B88" w:themeColor="accent1"/>
              </w:rPr>
              <w:t>Elemento</w:t>
            </w:r>
          </w:p>
        </w:tc>
        <w:tc>
          <w:tcPr>
            <w:tcW w:w="7937" w:type="dxa"/>
            <w:vAlign w:val="center"/>
          </w:tcPr>
          <w:p w14:paraId="1B77F4F5" w14:textId="1AB5DBDC" w:rsidR="00A663C0" w:rsidRPr="00A663C0" w:rsidRDefault="00A663C0" w:rsidP="00A663C0">
            <w:pPr>
              <w:spacing w:before="60" w:afterLines="60" w:after="144"/>
              <w:rPr>
                <w:b/>
                <w:bCs/>
                <w:color w:val="C51B88" w:themeColor="accent1"/>
              </w:rPr>
            </w:pPr>
            <w:r w:rsidRPr="00A663C0">
              <w:rPr>
                <w:b/>
                <w:bCs/>
                <w:color w:val="C51B88" w:themeColor="accent1"/>
              </w:rPr>
              <w:t>Esempio</w:t>
            </w:r>
          </w:p>
        </w:tc>
      </w:tr>
      <w:tr w:rsidR="00A663C0" w:rsidRPr="00FD34C2" w14:paraId="107C5E60" w14:textId="77777777" w:rsidTr="00A663C0">
        <w:tc>
          <w:tcPr>
            <w:tcW w:w="2127" w:type="dxa"/>
            <w:vAlign w:val="center"/>
          </w:tcPr>
          <w:p w14:paraId="1C0F118E" w14:textId="4DC03A66" w:rsidR="00A663C0" w:rsidRPr="00FF015C" w:rsidRDefault="00A663C0" w:rsidP="00A663C0">
            <w:pPr>
              <w:spacing w:before="60" w:afterLines="60" w:after="144"/>
            </w:pPr>
            <w:r w:rsidRPr="00FF015C">
              <w:t>Asset</w:t>
            </w:r>
          </w:p>
        </w:tc>
        <w:tc>
          <w:tcPr>
            <w:tcW w:w="7937" w:type="dxa"/>
            <w:vAlign w:val="center"/>
          </w:tcPr>
          <w:p w14:paraId="092144B0" w14:textId="628D2CBA" w:rsidR="00A663C0" w:rsidRPr="00FF015C" w:rsidRDefault="00A663C0" w:rsidP="00A663C0">
            <w:pPr>
              <w:spacing w:before="60" w:afterLines="60" w:after="144"/>
            </w:pPr>
            <w:r w:rsidRPr="00FF015C">
              <w:t>Portale Clienti</w:t>
            </w:r>
          </w:p>
        </w:tc>
      </w:tr>
      <w:tr w:rsidR="00A663C0" w:rsidRPr="00FD34C2" w14:paraId="21E56E4F" w14:textId="77777777" w:rsidTr="00A663C0">
        <w:tc>
          <w:tcPr>
            <w:tcW w:w="2127" w:type="dxa"/>
            <w:vAlign w:val="center"/>
          </w:tcPr>
          <w:p w14:paraId="5985D2B7" w14:textId="5CF9B4F5" w:rsidR="00A663C0" w:rsidRPr="00FF015C" w:rsidRDefault="00A663C0" w:rsidP="00A663C0">
            <w:pPr>
              <w:spacing w:before="60" w:afterLines="60" w:after="144"/>
            </w:pPr>
            <w:r w:rsidRPr="00FF015C">
              <w:t>Attore di Minaccia</w:t>
            </w:r>
          </w:p>
        </w:tc>
        <w:tc>
          <w:tcPr>
            <w:tcW w:w="7937" w:type="dxa"/>
            <w:vAlign w:val="center"/>
          </w:tcPr>
          <w:p w14:paraId="7DF1A213" w14:textId="72A00F97" w:rsidR="00A663C0" w:rsidRPr="00FF015C" w:rsidRDefault="00A663C0" w:rsidP="00A663C0">
            <w:pPr>
              <w:spacing w:before="60" w:afterLines="60" w:after="144"/>
            </w:pPr>
            <w:r w:rsidRPr="00FF015C">
              <w:t>Cybercrime organizzato</w:t>
            </w:r>
          </w:p>
        </w:tc>
      </w:tr>
      <w:tr w:rsidR="00A663C0" w:rsidRPr="00FD34C2" w14:paraId="1BE08C02" w14:textId="77777777" w:rsidTr="00A663C0">
        <w:tc>
          <w:tcPr>
            <w:tcW w:w="2127" w:type="dxa"/>
            <w:vAlign w:val="center"/>
          </w:tcPr>
          <w:p w14:paraId="1809EC23" w14:textId="018305FA" w:rsidR="00A663C0" w:rsidRPr="00FF015C" w:rsidRDefault="00A663C0" w:rsidP="00A663C0">
            <w:pPr>
              <w:spacing w:before="60" w:afterLines="60" w:after="144"/>
            </w:pPr>
            <w:r w:rsidRPr="00FF015C">
              <w:t>Evento di Minaccia</w:t>
            </w:r>
          </w:p>
        </w:tc>
        <w:tc>
          <w:tcPr>
            <w:tcW w:w="7937" w:type="dxa"/>
            <w:vAlign w:val="center"/>
          </w:tcPr>
          <w:p w14:paraId="4FB4C9B0" w14:textId="1A88ED83" w:rsidR="00A663C0" w:rsidRPr="00FF015C" w:rsidRDefault="00A663C0" w:rsidP="00A663C0">
            <w:pPr>
              <w:spacing w:before="60" w:afterLines="60" w:after="144"/>
            </w:pPr>
            <w:r w:rsidRPr="00FF015C">
              <w:t>Ransomware</w:t>
            </w:r>
          </w:p>
        </w:tc>
      </w:tr>
      <w:tr w:rsidR="00A663C0" w:rsidRPr="00FD34C2" w14:paraId="72AC468F" w14:textId="77777777" w:rsidTr="00A663C0">
        <w:tc>
          <w:tcPr>
            <w:tcW w:w="2127" w:type="dxa"/>
            <w:vAlign w:val="center"/>
          </w:tcPr>
          <w:p w14:paraId="5C20FC1F" w14:textId="120C7C15" w:rsidR="00A663C0" w:rsidRPr="00FF015C" w:rsidRDefault="00A663C0" w:rsidP="00A663C0">
            <w:pPr>
              <w:spacing w:before="60" w:afterLines="60" w:after="144"/>
            </w:pPr>
            <w:r w:rsidRPr="00FF015C">
              <w:t>Vulnerabilità</w:t>
            </w:r>
          </w:p>
        </w:tc>
        <w:tc>
          <w:tcPr>
            <w:tcW w:w="7937" w:type="dxa"/>
            <w:vAlign w:val="center"/>
          </w:tcPr>
          <w:p w14:paraId="78751F07" w14:textId="0400E72B" w:rsidR="00A663C0" w:rsidRPr="00FF015C" w:rsidRDefault="00A663C0" w:rsidP="00A663C0">
            <w:pPr>
              <w:spacing w:before="60" w:afterLines="60" w:after="144"/>
            </w:pPr>
            <w:r w:rsidRPr="00FF015C">
              <w:t>Sistema non aggiornato</w:t>
            </w:r>
          </w:p>
        </w:tc>
      </w:tr>
      <w:tr w:rsidR="00A663C0" w:rsidRPr="00FD34C2" w14:paraId="7D5A299D" w14:textId="77777777" w:rsidTr="00A663C0">
        <w:tc>
          <w:tcPr>
            <w:tcW w:w="2127" w:type="dxa"/>
            <w:vAlign w:val="center"/>
          </w:tcPr>
          <w:p w14:paraId="3908F581" w14:textId="31B11AED" w:rsidR="00A663C0" w:rsidRPr="00FF015C" w:rsidRDefault="00A663C0" w:rsidP="00A663C0">
            <w:pPr>
              <w:spacing w:before="60" w:afterLines="60" w:after="144"/>
            </w:pPr>
            <w:r w:rsidRPr="00FF015C">
              <w:t>Conseguenza</w:t>
            </w:r>
          </w:p>
        </w:tc>
        <w:tc>
          <w:tcPr>
            <w:tcW w:w="7937" w:type="dxa"/>
            <w:vAlign w:val="center"/>
          </w:tcPr>
          <w:p w14:paraId="27BF2A29" w14:textId="7262BE10" w:rsidR="00A663C0" w:rsidRPr="00FF015C" w:rsidRDefault="00A663C0" w:rsidP="00A663C0">
            <w:pPr>
              <w:spacing w:before="60" w:afterLines="60" w:after="144"/>
            </w:pPr>
            <w:r w:rsidRPr="00FF015C">
              <w:t>Interruzione del servizio e compromissione dei dati</w:t>
            </w:r>
          </w:p>
        </w:tc>
      </w:tr>
    </w:tbl>
    <w:p w14:paraId="327DFFAF" w14:textId="77777777" w:rsidR="00A663C0" w:rsidRPr="00FF015C" w:rsidRDefault="00A663C0" w:rsidP="00FF015C"/>
    <w:p w14:paraId="388247A3" w14:textId="222CECF3" w:rsidR="00FF015C" w:rsidRPr="00DA22DA" w:rsidRDefault="009465C1" w:rsidP="00A663C0">
      <w:pPr>
        <w:pStyle w:val="Titolo2"/>
        <w:rPr>
          <w:lang w:val="it-IT"/>
        </w:rPr>
      </w:pPr>
      <w:bookmarkStart w:id="72" w:name="_Toc238751505"/>
      <w:r w:rsidRPr="00DA22DA">
        <w:rPr>
          <w:caps w:val="0"/>
          <w:lang w:val="it-IT"/>
        </w:rPr>
        <w:t>RELAZIONE TRA THREAT EVENT E RISK SCENARIO</w:t>
      </w:r>
      <w:bookmarkEnd w:id="72"/>
    </w:p>
    <w:p w14:paraId="1BAEF493" w14:textId="77777777" w:rsidR="00972722" w:rsidRPr="00972722" w:rsidRDefault="00FF6FE6">
      <w:r w:rsidRPr="00FF6FE6">
        <w:t xml:space="preserve">Ai fini della metodologia è necessario distinguere chiaramente tra </w:t>
      </w:r>
      <w:r w:rsidRPr="00FF6FE6">
        <w:rPr>
          <w:b/>
          <w:bCs/>
        </w:rPr>
        <w:t>Threat Event</w:t>
      </w:r>
      <w:r w:rsidRPr="00FF6FE6">
        <w:t xml:space="preserve"> e </w:t>
      </w:r>
      <w:r w:rsidRPr="00FF6FE6">
        <w:rPr>
          <w:b/>
          <w:bCs/>
        </w:rPr>
        <w:t>Risk Scenario</w:t>
      </w:r>
      <w:r w:rsidRPr="00FF6FE6">
        <w:t>, in quanto i due concetti hanno finalità diverse nel processo di valutazione.</w:t>
      </w:r>
    </w:p>
    <w:p w14:paraId="0C43978E" w14:textId="77777777" w:rsidR="00972722" w:rsidRPr="00972722" w:rsidRDefault="00C37012">
      <w:r w:rsidRPr="00C37012">
        <w:t>Il</w:t>
      </w:r>
      <w:r w:rsidRPr="00FF015C">
        <w:t xml:space="preserve"> </w:t>
      </w:r>
      <w:r w:rsidRPr="00FF015C">
        <w:rPr>
          <w:b/>
          <w:bCs/>
        </w:rPr>
        <w:t>Threat Event</w:t>
      </w:r>
      <w:r w:rsidRPr="00FF015C">
        <w:t xml:space="preserve"> rappresenta una categoria di evento </w:t>
      </w:r>
      <w:r w:rsidRPr="00C37012">
        <w:t>potenzialmente dannoso, definita nella tassonomia comune adottata dal Gruppo</w:t>
      </w:r>
      <w:r w:rsidRPr="00FF015C">
        <w:t>.</w:t>
      </w:r>
    </w:p>
    <w:p w14:paraId="67682D6C" w14:textId="77777777" w:rsidR="00972722" w:rsidRPr="00972722" w:rsidRDefault="000B1DC0">
      <w:r w:rsidRPr="000B1DC0">
        <w:t>Il</w:t>
      </w:r>
      <w:r w:rsidRPr="00FF015C">
        <w:t xml:space="preserve"> </w:t>
      </w:r>
      <w:r w:rsidRPr="00FF015C">
        <w:rPr>
          <w:b/>
          <w:bCs/>
        </w:rPr>
        <w:t>Risk Scenario</w:t>
      </w:r>
      <w:r w:rsidRPr="00FF015C">
        <w:t xml:space="preserve"> rappresenta invece l'applicazione concreta di un Threat Event </w:t>
      </w:r>
      <w:r w:rsidRPr="000B1DC0">
        <w:t>a</w:t>
      </w:r>
      <w:r w:rsidRPr="00FF015C">
        <w:t xml:space="preserve"> uno specifico asset</w:t>
      </w:r>
      <w:r w:rsidRPr="000B1DC0">
        <w:t>,</w:t>
      </w:r>
      <w:r w:rsidRPr="00FF015C">
        <w:t xml:space="preserve"> servizio</w:t>
      </w:r>
      <w:r w:rsidRPr="000B1DC0">
        <w:t xml:space="preserve"> o </w:t>
      </w:r>
      <w:r w:rsidRPr="00FF015C">
        <w:t xml:space="preserve">contesto operativo, </w:t>
      </w:r>
      <w:r w:rsidRPr="000B1DC0">
        <w:t xml:space="preserve">tenendo conto dell'attore o della fonte di minaccia, </w:t>
      </w:r>
      <w:r w:rsidRPr="00FF015C">
        <w:t xml:space="preserve">delle vulnerabilità </w:t>
      </w:r>
      <w:r w:rsidRPr="000B1DC0">
        <w:t>o condizioni abilitanti</w:t>
      </w:r>
      <w:r w:rsidRPr="00FF015C">
        <w:t xml:space="preserve"> e delle possibili conseguenze.</w:t>
      </w:r>
    </w:p>
    <w:p w14:paraId="5FA33A31" w14:textId="77777777" w:rsidR="00972722" w:rsidRPr="00972722" w:rsidRDefault="00825C26">
      <w:r w:rsidRPr="00FF015C">
        <w:lastRenderedPageBreak/>
        <w:t xml:space="preserve">Un medesimo Threat Event può quindi generare scenari di rischio </w:t>
      </w:r>
      <w:r w:rsidR="0048581A" w:rsidRPr="0048581A">
        <w:t xml:space="preserve">differenti </w:t>
      </w:r>
      <w:r w:rsidRPr="00FF015C">
        <w:t xml:space="preserve">in funzione </w:t>
      </w:r>
      <w:r w:rsidR="0048581A" w:rsidRPr="0048581A">
        <w:t>dell'asset coinvolto, del contesto operativo, dell'esposizione, della criticità e</w:t>
      </w:r>
      <w:r w:rsidRPr="00FF015C">
        <w:t xml:space="preserve"> delle misure di sicurezza presenti.</w:t>
      </w:r>
    </w:p>
    <w:p w14:paraId="1252DA5B" w14:textId="2A3E0800" w:rsidR="00FF015C" w:rsidRPr="00FF015C" w:rsidRDefault="009465C1" w:rsidP="00DA22DA">
      <w:pPr>
        <w:pStyle w:val="Titolo2"/>
      </w:pPr>
      <w:bookmarkStart w:id="73" w:name="_Toc238751506"/>
      <w:r w:rsidRPr="00FF015C">
        <w:rPr>
          <w:caps w:val="0"/>
        </w:rPr>
        <w:t>ATTRIBUTI DEL RISCHIO</w:t>
      </w:r>
      <w:bookmarkEnd w:id="73"/>
    </w:p>
    <w:p w14:paraId="2FC9402E" w14:textId="77777777" w:rsidR="00972722" w:rsidRPr="00972722" w:rsidRDefault="00825C26">
      <w:r w:rsidRPr="00FF015C">
        <w:t xml:space="preserve">Per garantire uniformità nelle valutazioni a livello di Gruppo, ogni scenario di rischio è analizzato considerando </w:t>
      </w:r>
      <w:r w:rsidR="009B5124" w:rsidRPr="009B5124">
        <w:t>le</w:t>
      </w:r>
      <w:r w:rsidRPr="00FF015C">
        <w:t xml:space="preserve"> dimensioni</w:t>
      </w:r>
      <w:r w:rsidR="009B5124" w:rsidRPr="009B5124">
        <w:t xml:space="preserve"> necessarie a determinare probabilità, impatto e livello di rischio.</w:t>
      </w:r>
    </w:p>
    <w:p w14:paraId="0F3C7B0B" w14:textId="77777777" w:rsidR="00FF015C" w:rsidRPr="00FF015C" w:rsidRDefault="00FF015C" w:rsidP="00510D61">
      <w:pPr>
        <w:numPr>
          <w:ilvl w:val="0"/>
          <w:numId w:val="8"/>
        </w:numPr>
      </w:pPr>
      <w:r w:rsidRPr="00FF015C">
        <w:t>Riservatezza (Confidentiality);</w:t>
      </w:r>
    </w:p>
    <w:p w14:paraId="1E490B82" w14:textId="77777777" w:rsidR="00FF015C" w:rsidRPr="00FF015C" w:rsidRDefault="00FF015C" w:rsidP="00510D61">
      <w:pPr>
        <w:numPr>
          <w:ilvl w:val="0"/>
          <w:numId w:val="8"/>
        </w:numPr>
      </w:pPr>
      <w:r w:rsidRPr="00FF015C">
        <w:t>Integrità (Integrity);</w:t>
      </w:r>
    </w:p>
    <w:p w14:paraId="734B4663" w14:textId="77777777" w:rsidR="00FF015C" w:rsidRPr="00FF015C" w:rsidRDefault="00FF015C" w:rsidP="00510D61">
      <w:pPr>
        <w:numPr>
          <w:ilvl w:val="0"/>
          <w:numId w:val="8"/>
        </w:numPr>
      </w:pPr>
      <w:r w:rsidRPr="00FF015C">
        <w:t>Disponibilità (Availability);</w:t>
      </w:r>
    </w:p>
    <w:p w14:paraId="29D84974" w14:textId="77777777" w:rsidR="00FF015C" w:rsidRPr="00FF015C" w:rsidRDefault="00FF015C" w:rsidP="00510D61">
      <w:pPr>
        <w:numPr>
          <w:ilvl w:val="0"/>
          <w:numId w:val="8"/>
        </w:numPr>
      </w:pPr>
      <w:r w:rsidRPr="00FF015C">
        <w:t>Impatto economico;</w:t>
      </w:r>
    </w:p>
    <w:p w14:paraId="69869E36" w14:textId="77777777" w:rsidR="00FF015C" w:rsidRPr="00FF015C" w:rsidRDefault="00FF015C" w:rsidP="00510D61">
      <w:pPr>
        <w:numPr>
          <w:ilvl w:val="0"/>
          <w:numId w:val="8"/>
        </w:numPr>
      </w:pPr>
      <w:r w:rsidRPr="00FF015C">
        <w:t>Impatto operativo;</w:t>
      </w:r>
    </w:p>
    <w:p w14:paraId="6C706ADC" w14:textId="77777777" w:rsidR="00FF015C" w:rsidRPr="00FF015C" w:rsidRDefault="00FF015C" w:rsidP="00510D61">
      <w:pPr>
        <w:numPr>
          <w:ilvl w:val="0"/>
          <w:numId w:val="8"/>
        </w:numPr>
      </w:pPr>
      <w:r w:rsidRPr="00FF015C">
        <w:t>Impatto normativo e regolamentare;</w:t>
      </w:r>
    </w:p>
    <w:p w14:paraId="2FC073AF" w14:textId="77777777" w:rsidR="00FF015C" w:rsidRPr="00FF015C" w:rsidRDefault="00FF015C" w:rsidP="00510D61">
      <w:pPr>
        <w:numPr>
          <w:ilvl w:val="0"/>
          <w:numId w:val="8"/>
        </w:numPr>
      </w:pPr>
      <w:r w:rsidRPr="00FF015C">
        <w:t>Impatto reputazionale.</w:t>
      </w:r>
    </w:p>
    <w:p w14:paraId="04F413E1" w14:textId="77777777" w:rsidR="00972722" w:rsidRPr="00972722" w:rsidRDefault="00825C26">
      <w:r w:rsidRPr="00FF015C">
        <w:t>Le modalità di attribuzione della probabilità, dell'impatto</w:t>
      </w:r>
      <w:r w:rsidR="00A031DC" w:rsidRPr="00A031DC">
        <w:t>,</w:t>
      </w:r>
      <w:r w:rsidRPr="00FF015C">
        <w:t xml:space="preserve"> del livello di rischio </w:t>
      </w:r>
      <w:r w:rsidR="00A031DC" w:rsidRPr="00A031DC">
        <w:t xml:space="preserve">e della classe rappresentata nella matrice di rischio </w:t>
      </w:r>
      <w:r w:rsidRPr="00FF015C">
        <w:t>sono descritte nei capitoli successivi.</w:t>
      </w:r>
    </w:p>
    <w:p w14:paraId="7238D582" w14:textId="2F61A440" w:rsidR="0083079E" w:rsidRPr="0083079E" w:rsidRDefault="0083079E" w:rsidP="00A44A58">
      <w:pPr>
        <w:pStyle w:val="Titolo1"/>
      </w:pPr>
      <w:bookmarkStart w:id="74" w:name="_Toc238751507"/>
      <w:r w:rsidRPr="0083079E">
        <w:t>TASSONOMIA DEI THREAT ACTOR</w:t>
      </w:r>
      <w:bookmarkEnd w:id="74"/>
    </w:p>
    <w:p w14:paraId="333465B5" w14:textId="77777777" w:rsidR="00D07833" w:rsidRPr="00D07833" w:rsidRDefault="00D07833" w:rsidP="00D07833">
      <w:r w:rsidRPr="00D07833">
        <w:t>Al fine di garantire uniformità nelle attività di Cyber Risk Assessment, il Gruppo adotta una tassonomia standardizzata dei Threat Actor utilizzabile per la costruzione e la valutazione degli scenari di rischio.</w:t>
      </w:r>
    </w:p>
    <w:p w14:paraId="7C2E9935" w14:textId="72C927A1" w:rsidR="00D07833" w:rsidRPr="00D07833" w:rsidRDefault="00D07833" w:rsidP="00D07833">
      <w:r w:rsidRPr="00D07833">
        <w:t xml:space="preserve">La classificazione dei Threat Actor consente di identificare in modo coerente l'origine delle minacce e supporta la valutazione della probabilità di accadimento degli scenari di rischio. La tassonomia è ispirata ai principi di threat profiling previsti dalle metodologie di riferimento per il risk assessment basato sugli scenari e costituisce parte integrante della presente metodologia.  </w:t>
      </w:r>
    </w:p>
    <w:p w14:paraId="22B878E5" w14:textId="2CEB8803" w:rsidR="00D07833" w:rsidRDefault="009465C1" w:rsidP="00894F64">
      <w:pPr>
        <w:pStyle w:val="Titolo2"/>
      </w:pPr>
      <w:bookmarkStart w:id="75" w:name="_Toc238751508"/>
      <w:r w:rsidRPr="00D07833">
        <w:rPr>
          <w:caps w:val="0"/>
        </w:rPr>
        <w:t>CLASSIFICAZIONE DEI THREAT ACTOR</w:t>
      </w:r>
      <w:bookmarkEnd w:id="75"/>
    </w:p>
    <w:tbl>
      <w:tblPr>
        <w:tblStyle w:val="Grigliatabella"/>
        <w:tblW w:w="9923"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60"/>
        <w:gridCol w:w="2694"/>
        <w:gridCol w:w="5669"/>
      </w:tblGrid>
      <w:tr w:rsidR="007F65B9" w14:paraId="68E1085D" w14:textId="77777777" w:rsidTr="00F016CB">
        <w:trPr>
          <w:trHeight w:val="630"/>
          <w:tblHeader/>
        </w:trPr>
        <w:tc>
          <w:tcPr>
            <w:tcW w:w="1560" w:type="dxa"/>
            <w:vAlign w:val="center"/>
          </w:tcPr>
          <w:p w14:paraId="10EEC18D" w14:textId="6B499E4A" w:rsidR="007F65B9" w:rsidRPr="007F65B9" w:rsidRDefault="007F65B9" w:rsidP="007F65B9">
            <w:pPr>
              <w:spacing w:before="60" w:afterLines="60" w:after="144"/>
              <w:rPr>
                <w:b/>
                <w:bCs/>
                <w:color w:val="C51B88" w:themeColor="accent1"/>
              </w:rPr>
            </w:pPr>
            <w:r w:rsidRPr="007F65B9">
              <w:rPr>
                <w:b/>
                <w:bCs/>
                <w:color w:val="C51B88" w:themeColor="accent1"/>
              </w:rPr>
              <w:t>Codice</w:t>
            </w:r>
          </w:p>
        </w:tc>
        <w:tc>
          <w:tcPr>
            <w:tcW w:w="2694" w:type="dxa"/>
            <w:vAlign w:val="center"/>
          </w:tcPr>
          <w:p w14:paraId="3283E7A9" w14:textId="024A6124" w:rsidR="007F65B9" w:rsidRPr="007F65B9" w:rsidRDefault="007F65B9" w:rsidP="007F65B9">
            <w:pPr>
              <w:spacing w:before="60" w:afterLines="60" w:after="144"/>
              <w:rPr>
                <w:b/>
                <w:bCs/>
                <w:color w:val="C51B88" w:themeColor="accent1"/>
              </w:rPr>
            </w:pPr>
            <w:r w:rsidRPr="007F65B9">
              <w:rPr>
                <w:b/>
                <w:bCs/>
                <w:color w:val="C51B88" w:themeColor="accent1"/>
              </w:rPr>
              <w:t>Threat Actor</w:t>
            </w:r>
          </w:p>
        </w:tc>
        <w:tc>
          <w:tcPr>
            <w:tcW w:w="5669" w:type="dxa"/>
            <w:vAlign w:val="center"/>
          </w:tcPr>
          <w:p w14:paraId="095B0308" w14:textId="7A7D570D" w:rsidR="007F65B9" w:rsidRPr="007F65B9" w:rsidRDefault="007F65B9" w:rsidP="007F65B9">
            <w:pPr>
              <w:spacing w:before="60" w:afterLines="60" w:after="144"/>
              <w:rPr>
                <w:b/>
                <w:bCs/>
                <w:color w:val="C51B88" w:themeColor="accent1"/>
              </w:rPr>
            </w:pPr>
            <w:r w:rsidRPr="007F65B9">
              <w:rPr>
                <w:b/>
                <w:bCs/>
                <w:color w:val="C51B88" w:themeColor="accent1"/>
              </w:rPr>
              <w:t>Descrizione</w:t>
            </w:r>
          </w:p>
        </w:tc>
      </w:tr>
      <w:tr w:rsidR="007F65B9" w:rsidRPr="005C43B5" w14:paraId="242E1FEF" w14:textId="77777777" w:rsidTr="00F016CB">
        <w:tc>
          <w:tcPr>
            <w:tcW w:w="1560" w:type="dxa"/>
            <w:vAlign w:val="center"/>
          </w:tcPr>
          <w:p w14:paraId="5C252641" w14:textId="358177AD" w:rsidR="007F65B9" w:rsidRPr="00FF015C" w:rsidRDefault="007F65B9" w:rsidP="007F65B9">
            <w:pPr>
              <w:spacing w:before="60" w:afterLines="60" w:after="144"/>
            </w:pPr>
            <w:r w:rsidRPr="00D07833">
              <w:t>TA-01</w:t>
            </w:r>
          </w:p>
        </w:tc>
        <w:tc>
          <w:tcPr>
            <w:tcW w:w="2694" w:type="dxa"/>
            <w:vAlign w:val="center"/>
          </w:tcPr>
          <w:p w14:paraId="18397E08" w14:textId="42D8EC42" w:rsidR="007F65B9" w:rsidRPr="00FF015C" w:rsidRDefault="007F65B9" w:rsidP="007F65B9">
            <w:pPr>
              <w:spacing w:before="60" w:afterLines="60" w:after="144"/>
            </w:pPr>
            <w:r w:rsidRPr="00D07833">
              <w:t>Nation State / APT</w:t>
            </w:r>
          </w:p>
        </w:tc>
        <w:tc>
          <w:tcPr>
            <w:tcW w:w="5669" w:type="dxa"/>
            <w:vAlign w:val="center"/>
          </w:tcPr>
          <w:p w14:paraId="70A4BA64" w14:textId="16EC7399" w:rsidR="007F65B9" w:rsidRPr="00FF015C" w:rsidRDefault="007F65B9" w:rsidP="007F65B9">
            <w:pPr>
              <w:spacing w:before="60" w:afterLines="60" w:after="144"/>
            </w:pPr>
            <w:r w:rsidRPr="00D07833">
              <w:t>Attori altamente organizzati, generalmente riconducibili a Stati nazionali o gruppi sponsorizzati da governi, dotati di elevate capacità tecniche, risorse significative e obiettivi strategici o geopolitici.</w:t>
            </w:r>
          </w:p>
        </w:tc>
      </w:tr>
      <w:tr w:rsidR="007F65B9" w:rsidRPr="005C43B5" w14:paraId="5B162268" w14:textId="77777777" w:rsidTr="00F016CB">
        <w:tc>
          <w:tcPr>
            <w:tcW w:w="1560" w:type="dxa"/>
            <w:vAlign w:val="center"/>
          </w:tcPr>
          <w:p w14:paraId="0B27148C" w14:textId="081B8356" w:rsidR="007F65B9" w:rsidRPr="00FF015C" w:rsidRDefault="007F65B9" w:rsidP="007F65B9">
            <w:pPr>
              <w:spacing w:before="60" w:afterLines="60" w:after="144"/>
            </w:pPr>
            <w:r w:rsidRPr="00D07833">
              <w:t>TA-02</w:t>
            </w:r>
          </w:p>
        </w:tc>
        <w:tc>
          <w:tcPr>
            <w:tcW w:w="2694" w:type="dxa"/>
            <w:vAlign w:val="center"/>
          </w:tcPr>
          <w:p w14:paraId="754BFD32" w14:textId="228A2A0C" w:rsidR="007F65B9" w:rsidRPr="00FF015C" w:rsidRDefault="007F65B9" w:rsidP="007F65B9">
            <w:pPr>
              <w:spacing w:before="60" w:afterLines="60" w:after="144"/>
            </w:pPr>
            <w:r w:rsidRPr="00D07833">
              <w:t>Cybercrime</w:t>
            </w:r>
          </w:p>
        </w:tc>
        <w:tc>
          <w:tcPr>
            <w:tcW w:w="5669" w:type="dxa"/>
            <w:vAlign w:val="center"/>
          </w:tcPr>
          <w:p w14:paraId="7F3D6C29" w14:textId="297BE3DB" w:rsidR="007F65B9" w:rsidRPr="00FF015C" w:rsidRDefault="007F65B9" w:rsidP="007F65B9">
            <w:pPr>
              <w:spacing w:before="60" w:afterLines="60" w:after="144"/>
            </w:pPr>
            <w:r w:rsidRPr="00D07833">
              <w:t>Gruppi criminali organizzati o singoli attaccanti motivati principalmente da finalità economiche, quali estorsione, frode, furto di informazioni o compromissione di sistemi.</w:t>
            </w:r>
          </w:p>
        </w:tc>
      </w:tr>
      <w:tr w:rsidR="007F65B9" w:rsidRPr="005C43B5" w14:paraId="6EAB0E0E" w14:textId="77777777" w:rsidTr="00F016CB">
        <w:tc>
          <w:tcPr>
            <w:tcW w:w="1560" w:type="dxa"/>
            <w:vAlign w:val="center"/>
          </w:tcPr>
          <w:p w14:paraId="3A97F605" w14:textId="10E105B4" w:rsidR="007F65B9" w:rsidRPr="00FF015C" w:rsidRDefault="007F65B9" w:rsidP="007F65B9">
            <w:pPr>
              <w:spacing w:before="60" w:afterLines="60" w:after="144"/>
            </w:pPr>
            <w:r w:rsidRPr="00D07833">
              <w:t>TA-03</w:t>
            </w:r>
          </w:p>
        </w:tc>
        <w:tc>
          <w:tcPr>
            <w:tcW w:w="2694" w:type="dxa"/>
            <w:vAlign w:val="center"/>
          </w:tcPr>
          <w:p w14:paraId="72C5FA80" w14:textId="23A48643" w:rsidR="007F65B9" w:rsidRPr="00FF015C" w:rsidRDefault="007F65B9" w:rsidP="007F65B9">
            <w:pPr>
              <w:spacing w:before="60" w:afterLines="60" w:after="144"/>
            </w:pPr>
            <w:r w:rsidRPr="00D07833">
              <w:t>Hacktivist</w:t>
            </w:r>
          </w:p>
        </w:tc>
        <w:tc>
          <w:tcPr>
            <w:tcW w:w="5669" w:type="dxa"/>
            <w:vAlign w:val="center"/>
          </w:tcPr>
          <w:p w14:paraId="3027F4CA" w14:textId="79BF70D5" w:rsidR="007F65B9" w:rsidRPr="00FF015C" w:rsidRDefault="007F65B9" w:rsidP="007F65B9">
            <w:pPr>
              <w:spacing w:before="60" w:afterLines="60" w:after="144"/>
            </w:pPr>
            <w:r w:rsidRPr="00D07833">
              <w:t>Individui o gruppi motivati da ragioni ideologiche, politiche o sociali che conducono azioni volte a influenzare l'opinione pubblica, interrompere servizi o divulgare informazioni.</w:t>
            </w:r>
          </w:p>
        </w:tc>
      </w:tr>
      <w:tr w:rsidR="007F65B9" w:rsidRPr="005C43B5" w14:paraId="4F62B3D2" w14:textId="77777777" w:rsidTr="00F016CB">
        <w:tc>
          <w:tcPr>
            <w:tcW w:w="1560" w:type="dxa"/>
            <w:vAlign w:val="center"/>
          </w:tcPr>
          <w:p w14:paraId="3BDF89FB" w14:textId="405899EF" w:rsidR="007F65B9" w:rsidRPr="00FF015C" w:rsidRDefault="007F65B9" w:rsidP="007F65B9">
            <w:pPr>
              <w:spacing w:before="60" w:afterLines="60" w:after="144"/>
            </w:pPr>
            <w:r w:rsidRPr="00D07833">
              <w:lastRenderedPageBreak/>
              <w:t>TA-04</w:t>
            </w:r>
          </w:p>
        </w:tc>
        <w:tc>
          <w:tcPr>
            <w:tcW w:w="2694" w:type="dxa"/>
            <w:vAlign w:val="center"/>
          </w:tcPr>
          <w:p w14:paraId="09BD3D86" w14:textId="221637B9" w:rsidR="007F65B9" w:rsidRPr="00FF015C" w:rsidRDefault="007F65B9" w:rsidP="007F65B9">
            <w:pPr>
              <w:spacing w:before="60" w:afterLines="60" w:after="144"/>
            </w:pPr>
            <w:r w:rsidRPr="00D07833">
              <w:t>Competitor</w:t>
            </w:r>
          </w:p>
        </w:tc>
        <w:tc>
          <w:tcPr>
            <w:tcW w:w="5669" w:type="dxa"/>
            <w:vAlign w:val="center"/>
          </w:tcPr>
          <w:p w14:paraId="3BEE0144" w14:textId="49647C23" w:rsidR="007F65B9" w:rsidRPr="00FF015C" w:rsidRDefault="007F65B9" w:rsidP="007F65B9">
            <w:pPr>
              <w:spacing w:before="60" w:afterLines="60" w:after="144"/>
            </w:pPr>
            <w:r w:rsidRPr="00D07833">
              <w:t>Organizzazioni o soggetti che perseguono vantaggi competitivi mediante attività di spionaggio industriale, acquisizione illecita di informazioni o compromissione di asset strategici.</w:t>
            </w:r>
          </w:p>
        </w:tc>
      </w:tr>
      <w:tr w:rsidR="007F65B9" w:rsidRPr="005C43B5" w14:paraId="1D030C52" w14:textId="77777777" w:rsidTr="00F016CB">
        <w:tc>
          <w:tcPr>
            <w:tcW w:w="1560" w:type="dxa"/>
            <w:vAlign w:val="center"/>
          </w:tcPr>
          <w:p w14:paraId="53B228B0" w14:textId="2EFB32F1" w:rsidR="007F65B9" w:rsidRPr="00FF015C" w:rsidRDefault="007F65B9" w:rsidP="007F65B9">
            <w:pPr>
              <w:spacing w:before="60" w:afterLines="60" w:after="144"/>
            </w:pPr>
            <w:r w:rsidRPr="00D07833">
              <w:t>TA-05</w:t>
            </w:r>
          </w:p>
        </w:tc>
        <w:tc>
          <w:tcPr>
            <w:tcW w:w="2694" w:type="dxa"/>
            <w:vAlign w:val="center"/>
          </w:tcPr>
          <w:p w14:paraId="74CFC7EB" w14:textId="75DE146D" w:rsidR="007F65B9" w:rsidRPr="00FF015C" w:rsidRDefault="007F65B9" w:rsidP="007F65B9">
            <w:pPr>
              <w:spacing w:before="60" w:afterLines="60" w:after="144"/>
            </w:pPr>
            <w:r w:rsidRPr="00D07833">
              <w:t>Insider Malevolo</w:t>
            </w:r>
          </w:p>
        </w:tc>
        <w:tc>
          <w:tcPr>
            <w:tcW w:w="5669" w:type="dxa"/>
            <w:vAlign w:val="center"/>
          </w:tcPr>
          <w:p w14:paraId="6235765C" w14:textId="63C2815F" w:rsidR="007F65B9" w:rsidRPr="00FF015C" w:rsidRDefault="007F65B9" w:rsidP="007F65B9">
            <w:pPr>
              <w:spacing w:before="60" w:afterLines="60" w:after="144"/>
            </w:pPr>
            <w:r w:rsidRPr="00D07833">
              <w:t>Dipendenti, collaboratori o soggetti autorizzati che agiscono intenzionalmente per arrecare danno all'organizzazione o ottenere un vantaggio personale.</w:t>
            </w:r>
          </w:p>
        </w:tc>
      </w:tr>
      <w:tr w:rsidR="007F65B9" w:rsidRPr="005C43B5" w14:paraId="73BF7FE3" w14:textId="77777777" w:rsidTr="00F016CB">
        <w:tc>
          <w:tcPr>
            <w:tcW w:w="1560" w:type="dxa"/>
            <w:vAlign w:val="center"/>
          </w:tcPr>
          <w:p w14:paraId="0103EC91" w14:textId="37EA0961" w:rsidR="007F65B9" w:rsidRPr="00FF015C" w:rsidRDefault="007F65B9" w:rsidP="007F65B9">
            <w:pPr>
              <w:spacing w:before="60" w:afterLines="60" w:after="144"/>
            </w:pPr>
            <w:r w:rsidRPr="00D07833">
              <w:t>TA-06</w:t>
            </w:r>
          </w:p>
        </w:tc>
        <w:tc>
          <w:tcPr>
            <w:tcW w:w="2694" w:type="dxa"/>
            <w:vAlign w:val="center"/>
          </w:tcPr>
          <w:p w14:paraId="0E973159" w14:textId="2876AF59" w:rsidR="007F65B9" w:rsidRPr="00FF015C" w:rsidRDefault="007F65B9" w:rsidP="007F65B9">
            <w:pPr>
              <w:spacing w:before="60" w:afterLines="60" w:after="144"/>
            </w:pPr>
            <w:r w:rsidRPr="00D07833">
              <w:t>Insider Negligente</w:t>
            </w:r>
          </w:p>
        </w:tc>
        <w:tc>
          <w:tcPr>
            <w:tcW w:w="5669" w:type="dxa"/>
            <w:vAlign w:val="center"/>
          </w:tcPr>
          <w:p w14:paraId="594CDF6D" w14:textId="6C31AC64" w:rsidR="007F65B9" w:rsidRPr="00FF015C" w:rsidRDefault="007F65B9" w:rsidP="007F65B9">
            <w:pPr>
              <w:spacing w:before="60" w:afterLines="60" w:after="144"/>
            </w:pPr>
            <w:r w:rsidRPr="00D07833">
              <w:t>Dipendenti, collaboratori o utenti autorizzati che causano incidenti di sicurezza a seguito di errori, negligenze, comportamenti non conformi o mancata osservanza delle procedure.</w:t>
            </w:r>
          </w:p>
        </w:tc>
      </w:tr>
      <w:tr w:rsidR="007F65B9" w:rsidRPr="005C43B5" w14:paraId="2D82614F" w14:textId="77777777" w:rsidTr="00F016CB">
        <w:tc>
          <w:tcPr>
            <w:tcW w:w="1560" w:type="dxa"/>
            <w:vAlign w:val="center"/>
          </w:tcPr>
          <w:p w14:paraId="07830234" w14:textId="48AF67F9" w:rsidR="007F65B9" w:rsidRPr="00FF015C" w:rsidRDefault="007F65B9" w:rsidP="007F65B9">
            <w:pPr>
              <w:spacing w:before="60" w:afterLines="60" w:after="144"/>
            </w:pPr>
            <w:r w:rsidRPr="00D07833">
              <w:t>TA-07</w:t>
            </w:r>
          </w:p>
        </w:tc>
        <w:tc>
          <w:tcPr>
            <w:tcW w:w="2694" w:type="dxa"/>
            <w:vAlign w:val="center"/>
          </w:tcPr>
          <w:p w14:paraId="47F83046" w14:textId="0C3487D0" w:rsidR="007F65B9" w:rsidRPr="00FF015C" w:rsidRDefault="007F65B9" w:rsidP="007F65B9">
            <w:pPr>
              <w:spacing w:before="60" w:afterLines="60" w:after="144"/>
            </w:pPr>
            <w:r w:rsidRPr="00D07833">
              <w:t>Terza Parte</w:t>
            </w:r>
          </w:p>
        </w:tc>
        <w:tc>
          <w:tcPr>
            <w:tcW w:w="5669" w:type="dxa"/>
            <w:vAlign w:val="center"/>
          </w:tcPr>
          <w:p w14:paraId="1760CDCA" w14:textId="564AED8F" w:rsidR="007F65B9" w:rsidRPr="00FF015C" w:rsidRDefault="007F65B9" w:rsidP="007F65B9">
            <w:pPr>
              <w:spacing w:before="60" w:afterLines="60" w:after="144"/>
            </w:pPr>
            <w:r w:rsidRPr="00D07833">
              <w:t>Fornitori, partner, outsourcer o altri soggetti esterni che possono contribuire direttamente o indirettamente all'insorgenza di uno scenario di rischio.</w:t>
            </w:r>
          </w:p>
        </w:tc>
      </w:tr>
      <w:tr w:rsidR="007F65B9" w:rsidRPr="005C43B5" w14:paraId="328FE56A" w14:textId="77777777" w:rsidTr="00F016CB">
        <w:tc>
          <w:tcPr>
            <w:tcW w:w="1560" w:type="dxa"/>
            <w:vAlign w:val="center"/>
          </w:tcPr>
          <w:p w14:paraId="6A4CF221" w14:textId="13886D3B" w:rsidR="007F65B9" w:rsidRPr="00FF015C" w:rsidRDefault="007F65B9" w:rsidP="007F65B9">
            <w:pPr>
              <w:spacing w:before="60" w:afterLines="60" w:after="144"/>
            </w:pPr>
            <w:r w:rsidRPr="00D07833">
              <w:t>TA-08</w:t>
            </w:r>
          </w:p>
        </w:tc>
        <w:tc>
          <w:tcPr>
            <w:tcW w:w="2694" w:type="dxa"/>
            <w:vAlign w:val="center"/>
          </w:tcPr>
          <w:p w14:paraId="24F1D8E5" w14:textId="73D32195" w:rsidR="007F65B9" w:rsidRPr="00FF015C" w:rsidRDefault="007F65B9" w:rsidP="007F65B9">
            <w:pPr>
              <w:spacing w:before="60" w:afterLines="60" w:after="144"/>
            </w:pPr>
            <w:r w:rsidRPr="00D07833">
              <w:t>Opportunistic Attacker</w:t>
            </w:r>
          </w:p>
        </w:tc>
        <w:tc>
          <w:tcPr>
            <w:tcW w:w="5669" w:type="dxa"/>
            <w:vAlign w:val="center"/>
          </w:tcPr>
          <w:p w14:paraId="6D1A9B29" w14:textId="05BC5754" w:rsidR="007F65B9" w:rsidRPr="00FF015C" w:rsidRDefault="007F65B9" w:rsidP="007F65B9">
            <w:pPr>
              <w:spacing w:before="60" w:afterLines="60" w:after="144"/>
            </w:pPr>
            <w:r w:rsidRPr="00D07833">
              <w:t>Attaccanti non specializzati che sfruttano vulnerabilità note, errori di configurazione o opportunità facilmente individuabili senza uno specifico interesse verso il bersaglio.</w:t>
            </w:r>
          </w:p>
        </w:tc>
      </w:tr>
      <w:tr w:rsidR="007F65B9" w:rsidRPr="005C43B5" w14:paraId="6B05129A" w14:textId="77777777" w:rsidTr="00F016CB">
        <w:tc>
          <w:tcPr>
            <w:tcW w:w="1560" w:type="dxa"/>
            <w:vAlign w:val="center"/>
          </w:tcPr>
          <w:p w14:paraId="45F9B460" w14:textId="256EF148" w:rsidR="007F65B9" w:rsidRPr="00FF015C" w:rsidRDefault="007F65B9" w:rsidP="007F65B9">
            <w:pPr>
              <w:spacing w:before="60" w:afterLines="60" w:after="144"/>
            </w:pPr>
            <w:r w:rsidRPr="00D07833">
              <w:t>TA-09</w:t>
            </w:r>
          </w:p>
        </w:tc>
        <w:tc>
          <w:tcPr>
            <w:tcW w:w="2694" w:type="dxa"/>
            <w:vAlign w:val="center"/>
          </w:tcPr>
          <w:p w14:paraId="1789A271" w14:textId="2C2B20BD" w:rsidR="007F65B9" w:rsidRPr="00FF015C" w:rsidRDefault="007F65B9" w:rsidP="007F65B9">
            <w:pPr>
              <w:spacing w:before="60" w:afterLines="60" w:after="144"/>
            </w:pPr>
            <w:r w:rsidRPr="00D07833">
              <w:t>Guasto Tecnologico</w:t>
            </w:r>
          </w:p>
        </w:tc>
        <w:tc>
          <w:tcPr>
            <w:tcW w:w="5669" w:type="dxa"/>
            <w:vAlign w:val="center"/>
          </w:tcPr>
          <w:p w14:paraId="16297B2E" w14:textId="0D93B460" w:rsidR="007F65B9" w:rsidRPr="00FF015C" w:rsidRDefault="007F65B9" w:rsidP="007F65B9">
            <w:pPr>
              <w:spacing w:before="60" w:afterLines="60" w:after="144"/>
            </w:pPr>
            <w:r w:rsidRPr="00D07833">
              <w:t>Malfunzionamenti hardware, software, infrastrutturali o di rete che possono causare indisponibilità, perdita o alterazione di informazioni e servizi.</w:t>
            </w:r>
          </w:p>
        </w:tc>
      </w:tr>
      <w:tr w:rsidR="007F65B9" w:rsidRPr="005C43B5" w14:paraId="30AEFF81" w14:textId="77777777" w:rsidTr="00F016CB">
        <w:tc>
          <w:tcPr>
            <w:tcW w:w="1560" w:type="dxa"/>
            <w:vAlign w:val="center"/>
          </w:tcPr>
          <w:p w14:paraId="6E5E2545" w14:textId="767B85D0" w:rsidR="007F65B9" w:rsidRPr="00FF015C" w:rsidRDefault="007F65B9" w:rsidP="007F65B9">
            <w:pPr>
              <w:spacing w:before="60" w:afterLines="60" w:after="144"/>
            </w:pPr>
            <w:r w:rsidRPr="00D07833">
              <w:t>TA-10</w:t>
            </w:r>
          </w:p>
        </w:tc>
        <w:tc>
          <w:tcPr>
            <w:tcW w:w="2694" w:type="dxa"/>
            <w:vAlign w:val="center"/>
          </w:tcPr>
          <w:p w14:paraId="2CC8ADAC" w14:textId="7BC96C94" w:rsidR="007F65B9" w:rsidRPr="00FF015C" w:rsidRDefault="007F65B9" w:rsidP="007F65B9">
            <w:pPr>
              <w:spacing w:before="60" w:afterLines="60" w:after="144"/>
            </w:pPr>
            <w:r w:rsidRPr="00D07833">
              <w:t>Evento Naturale</w:t>
            </w:r>
          </w:p>
        </w:tc>
        <w:tc>
          <w:tcPr>
            <w:tcW w:w="5669" w:type="dxa"/>
            <w:vAlign w:val="center"/>
          </w:tcPr>
          <w:p w14:paraId="29BB5EA7" w14:textId="795758E2" w:rsidR="007F65B9" w:rsidRPr="00FF015C" w:rsidRDefault="007F65B9" w:rsidP="007F65B9">
            <w:pPr>
              <w:spacing w:before="60" w:afterLines="60" w:after="144"/>
            </w:pPr>
            <w:r w:rsidRPr="00D07833">
              <w:t>Eventi fisici o ambientali quali incendi, allagamenti, eventi meteorologici estremi, terremoti o altre cause naturali che possono compromettere la disponibilità o l'integrità degli asset.</w:t>
            </w:r>
          </w:p>
        </w:tc>
      </w:tr>
    </w:tbl>
    <w:p w14:paraId="2EC082A6" w14:textId="77777777" w:rsidR="00894F64" w:rsidRPr="008260AE" w:rsidRDefault="00894F64" w:rsidP="00894F64">
      <w:pPr>
        <w:rPr>
          <w:lang w:eastAsia="it-IT"/>
        </w:rPr>
      </w:pPr>
    </w:p>
    <w:p w14:paraId="58FCC99E" w14:textId="4D72794D" w:rsidR="00D07833" w:rsidRPr="00D07833" w:rsidRDefault="009465C1" w:rsidP="007F65B9">
      <w:pPr>
        <w:pStyle w:val="Titolo2"/>
      </w:pPr>
      <w:bookmarkStart w:id="76" w:name="_Toc238751509"/>
      <w:r w:rsidRPr="00D07833">
        <w:rPr>
          <w:caps w:val="0"/>
        </w:rPr>
        <w:t>UTILIZZO DELLA TASSONOMIA</w:t>
      </w:r>
      <w:bookmarkEnd w:id="76"/>
    </w:p>
    <w:p w14:paraId="74CF9E38" w14:textId="77777777" w:rsidR="00D07833" w:rsidRPr="00D07833" w:rsidRDefault="00D07833" w:rsidP="00D07833">
      <w:r w:rsidRPr="00D07833">
        <w:t>Per ciascuno scenario di rischio deve essere identificato almeno un Threat Actor appartenente alle categorie sopra riportate.</w:t>
      </w:r>
    </w:p>
    <w:p w14:paraId="5BF5B2CB" w14:textId="77777777" w:rsidR="00D07833" w:rsidRPr="00D07833" w:rsidRDefault="00D07833" w:rsidP="00D07833">
      <w:r w:rsidRPr="00D07833">
        <w:t>Qualora uno scenario sia riconducibile a più categorie di Threat Actor, deve essere selezionata la categoria prevalente in relazione alla causa principale dello scenario analizzato.</w:t>
      </w:r>
    </w:p>
    <w:p w14:paraId="7BD8F7AD" w14:textId="77777777" w:rsidR="00D07833" w:rsidRPr="00D07833" w:rsidRDefault="00D07833" w:rsidP="00D07833">
      <w:r w:rsidRPr="00D07833">
        <w:t>L'identificazione del Threat Actor costituisce un elemento di supporto alla valutazione della probabilità dello scenario di rischio e alla definizione delle strategie di trattamento più adeguate.</w:t>
      </w:r>
    </w:p>
    <w:p w14:paraId="009F536D" w14:textId="7EA991DB" w:rsidR="0083079E" w:rsidRDefault="0083079E" w:rsidP="00A44A58">
      <w:pPr>
        <w:pStyle w:val="Titolo1"/>
      </w:pPr>
      <w:bookmarkStart w:id="77" w:name="_Toc238751510"/>
      <w:r w:rsidRPr="0083079E">
        <w:t>TASSONOMIA DEI THREAT EVENT</w:t>
      </w:r>
      <w:bookmarkEnd w:id="77"/>
    </w:p>
    <w:p w14:paraId="6C9C150A" w14:textId="77777777" w:rsidR="00B14D86" w:rsidRPr="00B14D86" w:rsidRDefault="00B14D86" w:rsidP="00B14D86">
      <w:pPr>
        <w:spacing w:before="100" w:beforeAutospacing="1" w:after="100" w:afterAutospacing="1" w:line="300" w:lineRule="atLeast"/>
        <w:rPr>
          <w:rFonts w:asciiTheme="majorHAnsi" w:eastAsia="Times New Roman" w:hAnsiTheme="majorHAnsi" w:cs="Segoe UI"/>
          <w:szCs w:val="18"/>
          <w:lang w:eastAsia="it-IT"/>
        </w:rPr>
      </w:pPr>
      <w:r w:rsidRPr="00B14D86">
        <w:rPr>
          <w:rFonts w:asciiTheme="majorHAnsi" w:eastAsia="Times New Roman" w:hAnsiTheme="majorHAnsi" w:cs="Segoe UI"/>
          <w:szCs w:val="18"/>
          <w:lang w:eastAsia="it-IT"/>
        </w:rPr>
        <w:t xml:space="preserve">Ai fini della presente metodologia, un </w:t>
      </w:r>
      <w:r w:rsidRPr="00B14D86">
        <w:rPr>
          <w:rFonts w:asciiTheme="majorHAnsi" w:eastAsia="Times New Roman" w:hAnsiTheme="majorHAnsi" w:cs="Segoe UI"/>
          <w:b/>
          <w:bCs/>
          <w:szCs w:val="18"/>
          <w:lang w:eastAsia="it-IT"/>
        </w:rPr>
        <w:t>Threat Event</w:t>
      </w:r>
      <w:r w:rsidRPr="00B14D86">
        <w:rPr>
          <w:rFonts w:asciiTheme="majorHAnsi" w:eastAsia="Times New Roman" w:hAnsiTheme="majorHAnsi" w:cs="Segoe UI"/>
          <w:szCs w:val="18"/>
          <w:lang w:eastAsia="it-IT"/>
        </w:rPr>
        <w:t xml:space="preserve"> rappresenta una categoria di evento che può compromettere la riservatezza, l'integrità o la disponibilità di informazioni, asset, sistemi o servizi dell'organizzazione.</w:t>
      </w:r>
    </w:p>
    <w:p w14:paraId="3AE01EF6" w14:textId="77777777" w:rsidR="00B14D86" w:rsidRPr="00B14D86" w:rsidRDefault="00B14D86" w:rsidP="00B14D86">
      <w:pPr>
        <w:spacing w:before="100" w:beforeAutospacing="1" w:after="100" w:afterAutospacing="1" w:line="300" w:lineRule="atLeast"/>
        <w:rPr>
          <w:rFonts w:asciiTheme="majorHAnsi" w:eastAsia="Times New Roman" w:hAnsiTheme="majorHAnsi" w:cs="Segoe UI"/>
          <w:szCs w:val="18"/>
          <w:lang w:eastAsia="it-IT"/>
        </w:rPr>
      </w:pPr>
      <w:r w:rsidRPr="00B14D86">
        <w:rPr>
          <w:rFonts w:asciiTheme="majorHAnsi" w:eastAsia="Times New Roman" w:hAnsiTheme="majorHAnsi" w:cs="Segoe UI"/>
          <w:szCs w:val="18"/>
          <w:lang w:eastAsia="it-IT"/>
        </w:rPr>
        <w:t>La tassonomia dei Threat Event costituisce il riferimento comune utilizzato nell'ambito delle attività di Cyber Risk Assessment per garantire uniformità nell'identificazione, classificazione e valutazione dei rischi di sicurezza informatica.</w:t>
      </w:r>
    </w:p>
    <w:p w14:paraId="4310A6CC" w14:textId="77777777" w:rsidR="00B14D86" w:rsidRPr="00B14D86" w:rsidRDefault="00B14D86" w:rsidP="00B14D86">
      <w:pPr>
        <w:spacing w:before="100" w:beforeAutospacing="1" w:after="100" w:afterAutospacing="1" w:line="300" w:lineRule="atLeast"/>
        <w:rPr>
          <w:rFonts w:asciiTheme="majorHAnsi" w:eastAsia="Times New Roman" w:hAnsiTheme="majorHAnsi" w:cs="Segoe UI"/>
          <w:szCs w:val="18"/>
          <w:lang w:eastAsia="it-IT"/>
        </w:rPr>
      </w:pPr>
      <w:r w:rsidRPr="00B14D86">
        <w:rPr>
          <w:rFonts w:asciiTheme="majorHAnsi" w:eastAsia="Times New Roman" w:hAnsiTheme="majorHAnsi" w:cs="Segoe UI"/>
          <w:szCs w:val="18"/>
          <w:lang w:eastAsia="it-IT"/>
        </w:rPr>
        <w:lastRenderedPageBreak/>
        <w:t xml:space="preserve">Nell'ambito della presente metodologia, i Threat Event descrivono </w:t>
      </w:r>
      <w:r w:rsidRPr="00B14D86">
        <w:rPr>
          <w:rFonts w:asciiTheme="majorHAnsi" w:eastAsia="Times New Roman" w:hAnsiTheme="majorHAnsi" w:cs="Segoe UI"/>
          <w:b/>
          <w:bCs/>
          <w:szCs w:val="18"/>
          <w:lang w:eastAsia="it-IT"/>
        </w:rPr>
        <w:t>l'evento potenzialmente dannoso</w:t>
      </w:r>
      <w:r w:rsidRPr="00B14D86">
        <w:rPr>
          <w:rFonts w:asciiTheme="majorHAnsi" w:eastAsia="Times New Roman" w:hAnsiTheme="majorHAnsi" w:cs="Segoe UI"/>
          <w:szCs w:val="18"/>
          <w:lang w:eastAsia="it-IT"/>
        </w:rPr>
        <w:t xml:space="preserve"> che può verificarsi a seguito dell'azione di un attore di minaccia o del verificarsi di una causa accidentale o ambientale. I Threat Event non devono essere confusi con i vettori di attacco, le vulnerabilità o le misure di sicurezza, che costituiscono elementi distinti dello scenario di rischio.</w:t>
      </w:r>
    </w:p>
    <w:p w14:paraId="70DBBB5F" w14:textId="77777777" w:rsidR="00B14D86" w:rsidRPr="00B14D86" w:rsidRDefault="00B14D86" w:rsidP="00B14D86">
      <w:pPr>
        <w:spacing w:before="100" w:beforeAutospacing="1" w:after="100" w:afterAutospacing="1" w:line="300" w:lineRule="atLeast"/>
        <w:rPr>
          <w:rFonts w:asciiTheme="majorHAnsi" w:eastAsia="Times New Roman" w:hAnsiTheme="majorHAnsi" w:cs="Segoe UI"/>
          <w:szCs w:val="18"/>
          <w:lang w:eastAsia="it-IT"/>
        </w:rPr>
      </w:pPr>
      <w:r w:rsidRPr="00B14D86">
        <w:rPr>
          <w:rFonts w:asciiTheme="majorHAnsi" w:eastAsia="Times New Roman" w:hAnsiTheme="majorHAnsi" w:cs="Segoe UI"/>
          <w:szCs w:val="18"/>
          <w:lang w:eastAsia="it-IT"/>
        </w:rPr>
        <w:t>La tassonomia è strutturata in categorie omogenee che raggruppano eventi caratterizzati da modalità operative, effetti e obiettivi analoghi. Per ciascun Cyber Risk Assessment devono essere considerati tutti i Threat Event applicabili al contesto dell'asset o del servizio oggetto di analisi.</w:t>
      </w:r>
    </w:p>
    <w:p w14:paraId="38B00E7E" w14:textId="77777777" w:rsidR="00B14D86" w:rsidRPr="00B14D86" w:rsidRDefault="00B14D86" w:rsidP="00B14D86">
      <w:pPr>
        <w:spacing w:before="100" w:beforeAutospacing="1" w:after="100" w:afterAutospacing="1" w:line="300" w:lineRule="atLeast"/>
        <w:rPr>
          <w:rFonts w:asciiTheme="majorHAnsi" w:eastAsia="Times New Roman" w:hAnsiTheme="majorHAnsi" w:cs="Segoe UI"/>
          <w:szCs w:val="18"/>
          <w:lang w:eastAsia="it-IT"/>
        </w:rPr>
      </w:pPr>
      <w:r w:rsidRPr="00B14D86">
        <w:rPr>
          <w:rFonts w:asciiTheme="majorHAnsi" w:eastAsia="Times New Roman" w:hAnsiTheme="majorHAnsi" w:cs="Segoe UI"/>
          <w:szCs w:val="18"/>
          <w:lang w:eastAsia="it-IT"/>
        </w:rPr>
        <w:t>L'utilizzo di una tassonomia comune consente inoltre di favorire la correlazione tra i processi di Cyber Risk Management, Vulnerability Management, Threat Intelligence, Incident Management, Business Continuity e Third Party Risk Management, assicurando coerenza nella rappresentazione del rischio a livello di Gruppo.</w:t>
      </w:r>
    </w:p>
    <w:p w14:paraId="5F2F1B5C" w14:textId="66C6B0D2" w:rsidR="00F016CB" w:rsidRPr="00F016CB" w:rsidRDefault="009465C1" w:rsidP="00F016CB">
      <w:pPr>
        <w:pStyle w:val="Titolo2"/>
      </w:pPr>
      <w:bookmarkStart w:id="78" w:name="_Toc238751511"/>
      <w:r w:rsidRPr="00F016CB">
        <w:rPr>
          <w:caps w:val="0"/>
        </w:rPr>
        <w:t>THREAT EVENT INTENZIONALI</w:t>
      </w:r>
      <w:bookmarkEnd w:id="78"/>
    </w:p>
    <w:p w14:paraId="2D3984EB" w14:textId="77777777" w:rsidR="00F016CB" w:rsidRDefault="00F016CB" w:rsidP="00F016CB">
      <w:r w:rsidRPr="00F016CB">
        <w:t>I Threat Event intenzionali derivano dall'azione deliberata di soggetti interni o esterni che perseguono finalità fraudolente, economiche, ideologiche, estorsive o di sabotaggio.</w:t>
      </w:r>
    </w:p>
    <w:tbl>
      <w:tblPr>
        <w:tblStyle w:val="Grigliatabella"/>
        <w:tblW w:w="8860"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39"/>
        <w:gridCol w:w="1652"/>
        <w:gridCol w:w="5669"/>
      </w:tblGrid>
      <w:tr w:rsidR="0013189A" w14:paraId="66BE2D38" w14:textId="77777777" w:rsidTr="0013189A">
        <w:trPr>
          <w:trHeight w:val="630"/>
          <w:tblHeader/>
        </w:trPr>
        <w:tc>
          <w:tcPr>
            <w:tcW w:w="1539" w:type="dxa"/>
            <w:vAlign w:val="center"/>
          </w:tcPr>
          <w:p w14:paraId="5FFBAD85" w14:textId="35D9CD19" w:rsidR="0013189A" w:rsidRPr="0013189A" w:rsidRDefault="0013189A" w:rsidP="00F016CB">
            <w:pPr>
              <w:spacing w:before="60" w:afterLines="60" w:after="144"/>
              <w:rPr>
                <w:b/>
                <w:bCs/>
                <w:color w:val="C51B88" w:themeColor="accent1"/>
              </w:rPr>
            </w:pPr>
            <w:r w:rsidRPr="0013189A">
              <w:rPr>
                <w:b/>
                <w:bCs/>
                <w:color w:val="C51B88" w:themeColor="accent1"/>
              </w:rPr>
              <w:t>Codice</w:t>
            </w:r>
          </w:p>
        </w:tc>
        <w:tc>
          <w:tcPr>
            <w:tcW w:w="1652" w:type="dxa"/>
            <w:vAlign w:val="center"/>
          </w:tcPr>
          <w:p w14:paraId="553CBC94" w14:textId="7F9E0E05" w:rsidR="0013189A" w:rsidRPr="0013189A" w:rsidRDefault="0013189A" w:rsidP="00F016CB">
            <w:pPr>
              <w:spacing w:before="60" w:afterLines="60" w:after="144"/>
              <w:rPr>
                <w:b/>
                <w:bCs/>
                <w:color w:val="C51B88" w:themeColor="accent1"/>
              </w:rPr>
            </w:pPr>
            <w:r w:rsidRPr="0013189A">
              <w:rPr>
                <w:b/>
                <w:bCs/>
                <w:color w:val="C51B88" w:themeColor="accent1"/>
              </w:rPr>
              <w:t>Threat Event</w:t>
            </w:r>
          </w:p>
        </w:tc>
        <w:tc>
          <w:tcPr>
            <w:tcW w:w="5669" w:type="dxa"/>
            <w:vAlign w:val="center"/>
          </w:tcPr>
          <w:p w14:paraId="161B5DDF" w14:textId="6D8CE321" w:rsidR="0013189A" w:rsidRPr="0013189A" w:rsidRDefault="0013189A" w:rsidP="00F016CB">
            <w:pPr>
              <w:spacing w:before="60" w:afterLines="60" w:after="144"/>
              <w:rPr>
                <w:b/>
                <w:bCs/>
                <w:color w:val="C51B88" w:themeColor="accent1"/>
              </w:rPr>
            </w:pPr>
            <w:r w:rsidRPr="0013189A">
              <w:rPr>
                <w:b/>
                <w:bCs/>
                <w:color w:val="C51B88" w:themeColor="accent1"/>
              </w:rPr>
              <w:t>Descrizione</w:t>
            </w:r>
          </w:p>
        </w:tc>
      </w:tr>
      <w:tr w:rsidR="0013189A" w:rsidRPr="005C43B5" w14:paraId="5F69D070" w14:textId="77777777" w:rsidTr="0013189A">
        <w:tc>
          <w:tcPr>
            <w:tcW w:w="1539" w:type="dxa"/>
            <w:vAlign w:val="center"/>
          </w:tcPr>
          <w:p w14:paraId="003A2ECC" w14:textId="50F25901" w:rsidR="0013189A" w:rsidRPr="00D07833" w:rsidRDefault="0013189A" w:rsidP="00F016CB">
            <w:pPr>
              <w:spacing w:before="60" w:afterLines="60" w:after="144"/>
            </w:pPr>
            <w:r w:rsidRPr="00F016CB">
              <w:t>TE-01</w:t>
            </w:r>
          </w:p>
        </w:tc>
        <w:tc>
          <w:tcPr>
            <w:tcW w:w="1652" w:type="dxa"/>
            <w:vAlign w:val="center"/>
          </w:tcPr>
          <w:p w14:paraId="5321FDAF" w14:textId="7C4D6A7B" w:rsidR="0013189A" w:rsidRPr="00D07833" w:rsidRDefault="0013189A" w:rsidP="00F016CB">
            <w:pPr>
              <w:spacing w:before="60" w:afterLines="60" w:after="144"/>
            </w:pPr>
            <w:r w:rsidRPr="00F016CB">
              <w:t>Accesso non autorizzato</w:t>
            </w:r>
          </w:p>
        </w:tc>
        <w:tc>
          <w:tcPr>
            <w:tcW w:w="5669" w:type="dxa"/>
            <w:vAlign w:val="center"/>
          </w:tcPr>
          <w:p w14:paraId="5A0DF78B" w14:textId="40FAD8D6" w:rsidR="0013189A" w:rsidRPr="00D07833" w:rsidRDefault="0013189A" w:rsidP="00F016CB">
            <w:pPr>
              <w:spacing w:before="60" w:afterLines="60" w:after="144"/>
            </w:pPr>
            <w:r w:rsidRPr="00F016CB">
              <w:t>Accesso abusivo a sistemi, applicazioni o informazioni mediante utilizzo improprio di credenziali, privilegi o vulnerabilità.</w:t>
            </w:r>
          </w:p>
        </w:tc>
      </w:tr>
      <w:tr w:rsidR="0013189A" w:rsidRPr="005C43B5" w14:paraId="56D3D2F7" w14:textId="77777777" w:rsidTr="0013189A">
        <w:tc>
          <w:tcPr>
            <w:tcW w:w="1539" w:type="dxa"/>
            <w:vAlign w:val="center"/>
          </w:tcPr>
          <w:p w14:paraId="42F37F2F" w14:textId="725D4FCC" w:rsidR="0013189A" w:rsidRPr="00D07833" w:rsidRDefault="0013189A" w:rsidP="00F016CB">
            <w:pPr>
              <w:spacing w:before="60" w:afterLines="60" w:after="144"/>
            </w:pPr>
            <w:r w:rsidRPr="00F016CB">
              <w:t>TE-02</w:t>
            </w:r>
          </w:p>
        </w:tc>
        <w:tc>
          <w:tcPr>
            <w:tcW w:w="1652" w:type="dxa"/>
            <w:vAlign w:val="center"/>
          </w:tcPr>
          <w:p w14:paraId="12630512" w14:textId="00CB3EF2" w:rsidR="0013189A" w:rsidRPr="00D07833" w:rsidRDefault="0013189A" w:rsidP="00F016CB">
            <w:pPr>
              <w:spacing w:before="60" w:afterLines="60" w:after="144"/>
            </w:pPr>
            <w:r w:rsidRPr="00F016CB">
              <w:t>Malware</w:t>
            </w:r>
          </w:p>
        </w:tc>
        <w:tc>
          <w:tcPr>
            <w:tcW w:w="5669" w:type="dxa"/>
            <w:vAlign w:val="center"/>
          </w:tcPr>
          <w:p w14:paraId="7BC63297" w14:textId="103A8AE1" w:rsidR="0013189A" w:rsidRPr="00D07833" w:rsidRDefault="0013189A" w:rsidP="00F016CB">
            <w:pPr>
              <w:spacing w:before="60" w:afterLines="60" w:after="144"/>
            </w:pPr>
            <w:r w:rsidRPr="00F016CB">
              <w:t>Installazione o esecuzione di software malevolo finalizzato alla compromissione di sistemi o dati.</w:t>
            </w:r>
          </w:p>
        </w:tc>
      </w:tr>
      <w:tr w:rsidR="0013189A" w:rsidRPr="005C43B5" w14:paraId="5142EC2E" w14:textId="77777777" w:rsidTr="0013189A">
        <w:tc>
          <w:tcPr>
            <w:tcW w:w="1539" w:type="dxa"/>
            <w:vAlign w:val="center"/>
          </w:tcPr>
          <w:p w14:paraId="17017BF5" w14:textId="30EE9FB9" w:rsidR="0013189A" w:rsidRPr="00D07833" w:rsidRDefault="0013189A" w:rsidP="00F016CB">
            <w:pPr>
              <w:spacing w:before="60" w:afterLines="60" w:after="144"/>
            </w:pPr>
            <w:r w:rsidRPr="00F016CB">
              <w:t>TE-03</w:t>
            </w:r>
          </w:p>
        </w:tc>
        <w:tc>
          <w:tcPr>
            <w:tcW w:w="1652" w:type="dxa"/>
            <w:vAlign w:val="center"/>
          </w:tcPr>
          <w:p w14:paraId="2EFD2253" w14:textId="4D725436" w:rsidR="0013189A" w:rsidRPr="00D07833" w:rsidRDefault="0013189A" w:rsidP="00F016CB">
            <w:pPr>
              <w:spacing w:before="60" w:afterLines="60" w:after="144"/>
            </w:pPr>
            <w:r w:rsidRPr="00F016CB">
              <w:t>Ransomware</w:t>
            </w:r>
          </w:p>
        </w:tc>
        <w:tc>
          <w:tcPr>
            <w:tcW w:w="5669" w:type="dxa"/>
            <w:vAlign w:val="center"/>
          </w:tcPr>
          <w:p w14:paraId="401A8618" w14:textId="36156F33" w:rsidR="0013189A" w:rsidRPr="00D07833" w:rsidRDefault="0013189A" w:rsidP="00F016CB">
            <w:pPr>
              <w:spacing w:before="60" w:afterLines="60" w:after="144"/>
            </w:pPr>
            <w:r w:rsidRPr="00F016CB">
              <w:t>Compromissione finalizzata alla cifratura dei sistemi, con o senza esfiltrazione delle informazioni.</w:t>
            </w:r>
          </w:p>
        </w:tc>
      </w:tr>
      <w:tr w:rsidR="0013189A" w:rsidRPr="005C43B5" w14:paraId="5A36EA61" w14:textId="77777777" w:rsidTr="0013189A">
        <w:tc>
          <w:tcPr>
            <w:tcW w:w="1539" w:type="dxa"/>
            <w:vAlign w:val="center"/>
          </w:tcPr>
          <w:p w14:paraId="281FB6D6" w14:textId="6F57D5EF" w:rsidR="0013189A" w:rsidRPr="00D07833" w:rsidRDefault="0013189A" w:rsidP="00F016CB">
            <w:pPr>
              <w:spacing w:before="60" w:afterLines="60" w:after="144"/>
            </w:pPr>
            <w:r w:rsidRPr="00F016CB">
              <w:t>TE-04</w:t>
            </w:r>
          </w:p>
        </w:tc>
        <w:tc>
          <w:tcPr>
            <w:tcW w:w="1652" w:type="dxa"/>
            <w:vAlign w:val="center"/>
          </w:tcPr>
          <w:p w14:paraId="63B6077B" w14:textId="17B72CEF" w:rsidR="0013189A" w:rsidRPr="00D07833" w:rsidRDefault="0013189A" w:rsidP="00F016CB">
            <w:pPr>
              <w:spacing w:before="60" w:afterLines="60" w:after="144"/>
            </w:pPr>
            <w:r w:rsidRPr="00F016CB">
              <w:t>Data Breach</w:t>
            </w:r>
          </w:p>
        </w:tc>
        <w:tc>
          <w:tcPr>
            <w:tcW w:w="5669" w:type="dxa"/>
            <w:vAlign w:val="center"/>
          </w:tcPr>
          <w:p w14:paraId="5949EE6C" w14:textId="69439115" w:rsidR="0013189A" w:rsidRPr="00D07833" w:rsidRDefault="0013189A" w:rsidP="00F016CB">
            <w:pPr>
              <w:spacing w:before="60" w:afterLines="60" w:after="144"/>
            </w:pPr>
            <w:r w:rsidRPr="00F016CB">
              <w:t>Accesso, divulgazione o sottrazione non autorizzata di dati o informazioni.</w:t>
            </w:r>
          </w:p>
        </w:tc>
      </w:tr>
      <w:tr w:rsidR="0013189A" w:rsidRPr="005C43B5" w14:paraId="12AF7F48" w14:textId="77777777" w:rsidTr="0013189A">
        <w:tc>
          <w:tcPr>
            <w:tcW w:w="1539" w:type="dxa"/>
            <w:vAlign w:val="center"/>
          </w:tcPr>
          <w:p w14:paraId="4902EE91" w14:textId="6021BEAD" w:rsidR="0013189A" w:rsidRPr="00D07833" w:rsidRDefault="0013189A" w:rsidP="00F016CB">
            <w:pPr>
              <w:spacing w:before="60" w:afterLines="60" w:after="144"/>
            </w:pPr>
            <w:r w:rsidRPr="00F016CB">
              <w:t>TE-05</w:t>
            </w:r>
          </w:p>
        </w:tc>
        <w:tc>
          <w:tcPr>
            <w:tcW w:w="1652" w:type="dxa"/>
            <w:vAlign w:val="center"/>
          </w:tcPr>
          <w:p w14:paraId="1087037A" w14:textId="099CC9D8" w:rsidR="0013189A" w:rsidRPr="00D07833" w:rsidRDefault="0013189A" w:rsidP="00F016CB">
            <w:pPr>
              <w:spacing w:before="60" w:afterLines="60" w:after="144"/>
            </w:pPr>
            <w:r w:rsidRPr="00F016CB">
              <w:t>Data Manipulation</w:t>
            </w:r>
          </w:p>
        </w:tc>
        <w:tc>
          <w:tcPr>
            <w:tcW w:w="5669" w:type="dxa"/>
            <w:vAlign w:val="center"/>
          </w:tcPr>
          <w:p w14:paraId="269D133F" w14:textId="5EF81286" w:rsidR="0013189A" w:rsidRPr="00D07833" w:rsidRDefault="0013189A" w:rsidP="00F016CB">
            <w:pPr>
              <w:spacing w:before="60" w:afterLines="60" w:after="144"/>
            </w:pPr>
            <w:r w:rsidRPr="00F016CB">
              <w:t>Alterazione, modifica o distruzione non autorizzata di dati o informazioni.</w:t>
            </w:r>
          </w:p>
        </w:tc>
      </w:tr>
      <w:tr w:rsidR="0013189A" w:rsidRPr="005C43B5" w14:paraId="07C89538" w14:textId="77777777" w:rsidTr="0013189A">
        <w:tc>
          <w:tcPr>
            <w:tcW w:w="1539" w:type="dxa"/>
            <w:vAlign w:val="center"/>
          </w:tcPr>
          <w:p w14:paraId="6068A754" w14:textId="6DEB7B37" w:rsidR="0013189A" w:rsidRPr="00D07833" w:rsidRDefault="0013189A" w:rsidP="00F016CB">
            <w:pPr>
              <w:spacing w:before="60" w:afterLines="60" w:after="144"/>
            </w:pPr>
            <w:r w:rsidRPr="00F016CB">
              <w:t>TE-06</w:t>
            </w:r>
          </w:p>
        </w:tc>
        <w:tc>
          <w:tcPr>
            <w:tcW w:w="1652" w:type="dxa"/>
            <w:vAlign w:val="center"/>
          </w:tcPr>
          <w:p w14:paraId="29E82758" w14:textId="7DE2D354" w:rsidR="0013189A" w:rsidRPr="00F016CB" w:rsidRDefault="0013189A" w:rsidP="00F016CB">
            <w:pPr>
              <w:spacing w:before="60" w:afterLines="60" w:after="144"/>
              <w:rPr>
                <w:lang w:val="en-US"/>
              </w:rPr>
            </w:pPr>
            <w:r w:rsidRPr="00F016CB">
              <w:rPr>
                <w:lang w:val="en-US"/>
              </w:rPr>
              <w:t>Denial of Service (DoS/DDoS)</w:t>
            </w:r>
          </w:p>
        </w:tc>
        <w:tc>
          <w:tcPr>
            <w:tcW w:w="5669" w:type="dxa"/>
            <w:vAlign w:val="center"/>
          </w:tcPr>
          <w:p w14:paraId="4A3A2F0A" w14:textId="01D24284" w:rsidR="0013189A" w:rsidRPr="00D07833" w:rsidRDefault="0013189A" w:rsidP="00F016CB">
            <w:pPr>
              <w:spacing w:before="60" w:afterLines="60" w:after="144"/>
            </w:pPr>
            <w:r w:rsidRPr="00F016CB">
              <w:t>Interruzione o degrado della disponibilità di sistemi o servizi.</w:t>
            </w:r>
          </w:p>
        </w:tc>
      </w:tr>
      <w:tr w:rsidR="0013189A" w:rsidRPr="005C43B5" w14:paraId="6AFC6D95" w14:textId="77777777" w:rsidTr="0013189A">
        <w:tc>
          <w:tcPr>
            <w:tcW w:w="1539" w:type="dxa"/>
            <w:vAlign w:val="center"/>
          </w:tcPr>
          <w:p w14:paraId="1017ED49" w14:textId="7A4E854F" w:rsidR="0013189A" w:rsidRPr="00D07833" w:rsidRDefault="0013189A" w:rsidP="00F016CB">
            <w:pPr>
              <w:spacing w:before="60" w:afterLines="60" w:after="144"/>
            </w:pPr>
            <w:r w:rsidRPr="00F016CB">
              <w:t>TE-07</w:t>
            </w:r>
          </w:p>
        </w:tc>
        <w:tc>
          <w:tcPr>
            <w:tcW w:w="1652" w:type="dxa"/>
            <w:vAlign w:val="center"/>
          </w:tcPr>
          <w:p w14:paraId="00F6BD00" w14:textId="315D3338" w:rsidR="0013189A" w:rsidRPr="00D07833" w:rsidRDefault="0013189A" w:rsidP="00F016CB">
            <w:pPr>
              <w:spacing w:before="60" w:afterLines="60" w:after="144"/>
            </w:pPr>
            <w:r w:rsidRPr="00F016CB">
              <w:t>Supply Chain Attack</w:t>
            </w:r>
          </w:p>
        </w:tc>
        <w:tc>
          <w:tcPr>
            <w:tcW w:w="5669" w:type="dxa"/>
            <w:vAlign w:val="center"/>
          </w:tcPr>
          <w:p w14:paraId="14BD5450" w14:textId="5F82BE23" w:rsidR="0013189A" w:rsidRPr="00D07833" w:rsidRDefault="0013189A" w:rsidP="00F016CB">
            <w:pPr>
              <w:spacing w:before="60" w:afterLines="60" w:after="144"/>
            </w:pPr>
            <w:r w:rsidRPr="00F016CB">
              <w:t>Compromissione veicolata tramite fornitori, partner, software o servizi di terze parti.</w:t>
            </w:r>
          </w:p>
        </w:tc>
      </w:tr>
      <w:tr w:rsidR="0013189A" w:rsidRPr="005C43B5" w14:paraId="2CEE07A5" w14:textId="77777777" w:rsidTr="0013189A">
        <w:tc>
          <w:tcPr>
            <w:tcW w:w="1539" w:type="dxa"/>
            <w:vAlign w:val="center"/>
          </w:tcPr>
          <w:p w14:paraId="481D3F5C" w14:textId="35C539E7" w:rsidR="0013189A" w:rsidRPr="00D07833" w:rsidRDefault="0013189A" w:rsidP="00F016CB">
            <w:pPr>
              <w:spacing w:before="60" w:afterLines="60" w:after="144"/>
            </w:pPr>
            <w:r w:rsidRPr="00F016CB">
              <w:t>TE-08</w:t>
            </w:r>
          </w:p>
        </w:tc>
        <w:tc>
          <w:tcPr>
            <w:tcW w:w="1652" w:type="dxa"/>
            <w:vAlign w:val="center"/>
          </w:tcPr>
          <w:p w14:paraId="25148F54" w14:textId="6A4B300D" w:rsidR="0013189A" w:rsidRPr="00D07833" w:rsidRDefault="0013189A" w:rsidP="00F016CB">
            <w:pPr>
              <w:spacing w:before="60" w:afterLines="60" w:after="144"/>
            </w:pPr>
            <w:r w:rsidRPr="00F016CB">
              <w:t>Frode Informatica</w:t>
            </w:r>
          </w:p>
        </w:tc>
        <w:tc>
          <w:tcPr>
            <w:tcW w:w="5669" w:type="dxa"/>
            <w:vAlign w:val="center"/>
          </w:tcPr>
          <w:p w14:paraId="20CB5A5E" w14:textId="617F5A75" w:rsidR="0013189A" w:rsidRPr="00D07833" w:rsidRDefault="0013189A" w:rsidP="00F016CB">
            <w:pPr>
              <w:spacing w:before="60" w:afterLines="60" w:after="144"/>
            </w:pPr>
            <w:r w:rsidRPr="00F016CB">
              <w:t>Utilizzo fraudolento di sistemi, identità digitali o informazioni aziendali per ottenere vantaggi economici o operativi.</w:t>
            </w:r>
          </w:p>
        </w:tc>
      </w:tr>
      <w:tr w:rsidR="0013189A" w:rsidRPr="005C43B5" w14:paraId="1D4B7B98" w14:textId="77777777" w:rsidTr="0013189A">
        <w:tc>
          <w:tcPr>
            <w:tcW w:w="1539" w:type="dxa"/>
            <w:vAlign w:val="center"/>
          </w:tcPr>
          <w:p w14:paraId="40D514B6" w14:textId="6DBE1E61" w:rsidR="0013189A" w:rsidRPr="00D07833" w:rsidRDefault="0013189A" w:rsidP="00F016CB">
            <w:pPr>
              <w:spacing w:before="60" w:afterLines="60" w:after="144"/>
            </w:pPr>
            <w:r w:rsidRPr="00F016CB">
              <w:t>TE-09</w:t>
            </w:r>
          </w:p>
        </w:tc>
        <w:tc>
          <w:tcPr>
            <w:tcW w:w="1652" w:type="dxa"/>
            <w:vAlign w:val="center"/>
          </w:tcPr>
          <w:p w14:paraId="4988678D" w14:textId="31A07450" w:rsidR="0013189A" w:rsidRPr="00D07833" w:rsidRDefault="0013189A" w:rsidP="00F016CB">
            <w:pPr>
              <w:spacing w:before="60" w:afterLines="60" w:after="144"/>
            </w:pPr>
            <w:r w:rsidRPr="00F016CB">
              <w:t>Compromissione di Sistemi AI</w:t>
            </w:r>
          </w:p>
        </w:tc>
        <w:tc>
          <w:tcPr>
            <w:tcW w:w="5669" w:type="dxa"/>
            <w:vAlign w:val="center"/>
          </w:tcPr>
          <w:p w14:paraId="10F97979" w14:textId="739AEB50" w:rsidR="0013189A" w:rsidRPr="00D07833" w:rsidRDefault="0013189A" w:rsidP="00F016CB">
            <w:pPr>
              <w:spacing w:before="60" w:afterLines="60" w:after="144"/>
            </w:pPr>
            <w:r w:rsidRPr="00F016CB">
              <w:t>Compromissione di sistemi basati su Intelligenza Artificiale mediante tecniche quali prompt injection, model poisoning o data poisoning.</w:t>
            </w:r>
          </w:p>
        </w:tc>
      </w:tr>
    </w:tbl>
    <w:p w14:paraId="164E241B" w14:textId="77777777" w:rsidR="00F016CB" w:rsidRDefault="00F016CB" w:rsidP="00F016CB"/>
    <w:p w14:paraId="2133234B" w14:textId="77777777" w:rsidR="00F016CB" w:rsidRDefault="00F016CB" w:rsidP="00F016CB"/>
    <w:p w14:paraId="7C69E9B5" w14:textId="77777777" w:rsidR="00F016CB" w:rsidRPr="00F016CB" w:rsidRDefault="00F016CB" w:rsidP="00F016CB"/>
    <w:p w14:paraId="21688D7D" w14:textId="6D8BED35" w:rsidR="00F016CB" w:rsidRPr="00F016CB" w:rsidRDefault="009465C1" w:rsidP="0013189A">
      <w:pPr>
        <w:pStyle w:val="Titolo2"/>
      </w:pPr>
      <w:bookmarkStart w:id="79" w:name="_Toc238751512"/>
      <w:r w:rsidRPr="00F016CB">
        <w:rPr>
          <w:caps w:val="0"/>
        </w:rPr>
        <w:lastRenderedPageBreak/>
        <w:t>THREAT EVENT ACCIDENTALI</w:t>
      </w:r>
      <w:bookmarkEnd w:id="79"/>
    </w:p>
    <w:p w14:paraId="4308AFFA" w14:textId="77777777" w:rsidR="00F016CB" w:rsidRDefault="00F016CB" w:rsidP="00F016CB">
      <w:r w:rsidRPr="00F016CB">
        <w:t>I Threat Event accidentali derivano da errori umani, malfunzionamenti o condizioni operative non intenzionali che possono compromettere la sicurezza o la continuità dei servizi.</w:t>
      </w:r>
    </w:p>
    <w:tbl>
      <w:tblPr>
        <w:tblStyle w:val="Grigliatabella"/>
        <w:tblW w:w="8860"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39"/>
        <w:gridCol w:w="1652"/>
        <w:gridCol w:w="5669"/>
      </w:tblGrid>
      <w:tr w:rsidR="0013189A" w14:paraId="2A1263A8" w14:textId="77777777">
        <w:trPr>
          <w:trHeight w:val="630"/>
          <w:tblHeader/>
        </w:trPr>
        <w:tc>
          <w:tcPr>
            <w:tcW w:w="1539" w:type="dxa"/>
            <w:vAlign w:val="center"/>
          </w:tcPr>
          <w:p w14:paraId="711CE335" w14:textId="77777777" w:rsidR="0013189A" w:rsidRPr="0013189A" w:rsidRDefault="0013189A">
            <w:pPr>
              <w:spacing w:before="60" w:afterLines="60" w:after="144"/>
              <w:rPr>
                <w:b/>
                <w:bCs/>
                <w:color w:val="C51B88" w:themeColor="accent1"/>
              </w:rPr>
            </w:pPr>
            <w:r w:rsidRPr="0013189A">
              <w:rPr>
                <w:b/>
                <w:bCs/>
                <w:color w:val="C51B88" w:themeColor="accent1"/>
              </w:rPr>
              <w:t>Codice</w:t>
            </w:r>
          </w:p>
        </w:tc>
        <w:tc>
          <w:tcPr>
            <w:tcW w:w="1652" w:type="dxa"/>
            <w:vAlign w:val="center"/>
          </w:tcPr>
          <w:p w14:paraId="7C455532" w14:textId="77777777" w:rsidR="0013189A" w:rsidRPr="0013189A" w:rsidRDefault="0013189A">
            <w:pPr>
              <w:spacing w:before="60" w:afterLines="60" w:after="144"/>
              <w:rPr>
                <w:b/>
                <w:bCs/>
                <w:color w:val="C51B88" w:themeColor="accent1"/>
              </w:rPr>
            </w:pPr>
            <w:r w:rsidRPr="0013189A">
              <w:rPr>
                <w:b/>
                <w:bCs/>
                <w:color w:val="C51B88" w:themeColor="accent1"/>
              </w:rPr>
              <w:t>Threat Event</w:t>
            </w:r>
          </w:p>
        </w:tc>
        <w:tc>
          <w:tcPr>
            <w:tcW w:w="5669" w:type="dxa"/>
            <w:vAlign w:val="center"/>
          </w:tcPr>
          <w:p w14:paraId="0AE26391" w14:textId="77777777" w:rsidR="0013189A" w:rsidRPr="0013189A" w:rsidRDefault="0013189A">
            <w:pPr>
              <w:spacing w:before="60" w:afterLines="60" w:after="144"/>
              <w:rPr>
                <w:b/>
                <w:bCs/>
                <w:color w:val="C51B88" w:themeColor="accent1"/>
              </w:rPr>
            </w:pPr>
            <w:r w:rsidRPr="0013189A">
              <w:rPr>
                <w:b/>
                <w:bCs/>
                <w:color w:val="C51B88" w:themeColor="accent1"/>
              </w:rPr>
              <w:t>Descrizione</w:t>
            </w:r>
          </w:p>
        </w:tc>
      </w:tr>
      <w:tr w:rsidR="007131C8" w:rsidRPr="005C43B5" w14:paraId="3BDAC129" w14:textId="77777777">
        <w:tc>
          <w:tcPr>
            <w:tcW w:w="1539" w:type="dxa"/>
            <w:vAlign w:val="center"/>
          </w:tcPr>
          <w:p w14:paraId="1E85DD6E" w14:textId="7386CBE5" w:rsidR="007131C8" w:rsidRPr="00D07833" w:rsidRDefault="007131C8" w:rsidP="007131C8">
            <w:pPr>
              <w:spacing w:before="60" w:afterLines="60" w:after="144"/>
            </w:pPr>
            <w:r w:rsidRPr="00F016CB">
              <w:t>TE-10</w:t>
            </w:r>
          </w:p>
        </w:tc>
        <w:tc>
          <w:tcPr>
            <w:tcW w:w="1652" w:type="dxa"/>
            <w:vAlign w:val="center"/>
          </w:tcPr>
          <w:p w14:paraId="108C7DAF" w14:textId="2C9FA01E" w:rsidR="007131C8" w:rsidRPr="00D07833" w:rsidRDefault="007131C8" w:rsidP="007131C8">
            <w:pPr>
              <w:spacing w:before="60" w:afterLines="60" w:after="144"/>
            </w:pPr>
            <w:r w:rsidRPr="00F016CB">
              <w:t>Errore Umano</w:t>
            </w:r>
          </w:p>
        </w:tc>
        <w:tc>
          <w:tcPr>
            <w:tcW w:w="5669" w:type="dxa"/>
            <w:vAlign w:val="center"/>
          </w:tcPr>
          <w:p w14:paraId="78BE694E" w14:textId="4123D412" w:rsidR="007131C8" w:rsidRPr="00D07833" w:rsidRDefault="007131C8" w:rsidP="007131C8">
            <w:pPr>
              <w:spacing w:before="60" w:afterLines="60" w:after="144"/>
            </w:pPr>
            <w:r w:rsidRPr="00F016CB">
              <w:t>Errore involontario commesso dal personale durante attività operative, amministrative o tecniche.</w:t>
            </w:r>
          </w:p>
        </w:tc>
      </w:tr>
      <w:tr w:rsidR="007131C8" w:rsidRPr="005C43B5" w14:paraId="688EA632" w14:textId="77777777">
        <w:tc>
          <w:tcPr>
            <w:tcW w:w="1539" w:type="dxa"/>
            <w:vAlign w:val="center"/>
          </w:tcPr>
          <w:p w14:paraId="5231040E" w14:textId="04D54EE8" w:rsidR="007131C8" w:rsidRPr="00D07833" w:rsidRDefault="007131C8" w:rsidP="007131C8">
            <w:pPr>
              <w:spacing w:before="60" w:afterLines="60" w:after="144"/>
            </w:pPr>
            <w:r w:rsidRPr="00F016CB">
              <w:t>TE-11</w:t>
            </w:r>
          </w:p>
        </w:tc>
        <w:tc>
          <w:tcPr>
            <w:tcW w:w="1652" w:type="dxa"/>
            <w:vAlign w:val="center"/>
          </w:tcPr>
          <w:p w14:paraId="3D7575D6" w14:textId="7EE8DFBB" w:rsidR="007131C8" w:rsidRPr="00D07833" w:rsidRDefault="007131C8" w:rsidP="007131C8">
            <w:pPr>
              <w:spacing w:before="60" w:afterLines="60" w:after="144"/>
            </w:pPr>
            <w:r w:rsidRPr="00F016CB">
              <w:t>Errore di Configurazione</w:t>
            </w:r>
          </w:p>
        </w:tc>
        <w:tc>
          <w:tcPr>
            <w:tcW w:w="5669" w:type="dxa"/>
            <w:vAlign w:val="center"/>
          </w:tcPr>
          <w:p w14:paraId="5E366A08" w14:textId="03208C6A" w:rsidR="007131C8" w:rsidRPr="00D07833" w:rsidRDefault="007131C8" w:rsidP="007131C8">
            <w:pPr>
              <w:spacing w:before="60" w:afterLines="60" w:after="144"/>
            </w:pPr>
            <w:r w:rsidRPr="00F016CB">
              <w:t>Configurazione errata di sistemi, applicazioni o infrastrutture che determina esposizioni o interruzioni di servizio.</w:t>
            </w:r>
          </w:p>
        </w:tc>
      </w:tr>
      <w:tr w:rsidR="007131C8" w:rsidRPr="005C43B5" w14:paraId="122D0421" w14:textId="77777777">
        <w:tc>
          <w:tcPr>
            <w:tcW w:w="1539" w:type="dxa"/>
            <w:vAlign w:val="center"/>
          </w:tcPr>
          <w:p w14:paraId="438ABE94" w14:textId="209A195F" w:rsidR="007131C8" w:rsidRPr="00D07833" w:rsidRDefault="007131C8" w:rsidP="007131C8">
            <w:pPr>
              <w:spacing w:before="60" w:afterLines="60" w:after="144"/>
            </w:pPr>
            <w:r w:rsidRPr="00F016CB">
              <w:t>TE-12</w:t>
            </w:r>
          </w:p>
        </w:tc>
        <w:tc>
          <w:tcPr>
            <w:tcW w:w="1652" w:type="dxa"/>
            <w:vAlign w:val="center"/>
          </w:tcPr>
          <w:p w14:paraId="3CBE1B9E" w14:textId="7C99B985" w:rsidR="007131C8" w:rsidRPr="00D07833" w:rsidRDefault="007131C8" w:rsidP="007131C8">
            <w:pPr>
              <w:spacing w:before="60" w:afterLines="60" w:after="144"/>
            </w:pPr>
            <w:r w:rsidRPr="00F016CB">
              <w:t>Guasto Tecnologico</w:t>
            </w:r>
          </w:p>
        </w:tc>
        <w:tc>
          <w:tcPr>
            <w:tcW w:w="5669" w:type="dxa"/>
            <w:vAlign w:val="center"/>
          </w:tcPr>
          <w:p w14:paraId="64364CCB" w14:textId="3330F160" w:rsidR="007131C8" w:rsidRPr="00D07833" w:rsidRDefault="007131C8" w:rsidP="007131C8">
            <w:pPr>
              <w:spacing w:before="60" w:afterLines="60" w:after="144"/>
            </w:pPr>
            <w:r w:rsidRPr="00F016CB">
              <w:t>Malfunzionamento hardware, software o infrastrutturale che compromette la disponibilità o l'affidabilità dei servizi.</w:t>
            </w:r>
          </w:p>
        </w:tc>
      </w:tr>
    </w:tbl>
    <w:p w14:paraId="3BA9CAE6" w14:textId="77777777" w:rsidR="0013189A" w:rsidRDefault="0013189A" w:rsidP="00F016CB"/>
    <w:p w14:paraId="2B631E34" w14:textId="50722799" w:rsidR="00F016CB" w:rsidRPr="007131C8" w:rsidRDefault="009465C1" w:rsidP="007131C8">
      <w:pPr>
        <w:pStyle w:val="Titolo2"/>
        <w:rPr>
          <w:lang w:val="it-IT"/>
        </w:rPr>
      </w:pPr>
      <w:bookmarkStart w:id="80" w:name="_Toc238751513"/>
      <w:r w:rsidRPr="007131C8">
        <w:rPr>
          <w:caps w:val="0"/>
          <w:lang w:val="it-IT"/>
        </w:rPr>
        <w:t>THREAT EVENT AMBIENTALI ED ESTERNI</w:t>
      </w:r>
      <w:bookmarkEnd w:id="80"/>
    </w:p>
    <w:p w14:paraId="148A7DC5" w14:textId="77777777" w:rsidR="00F016CB" w:rsidRDefault="00F016CB" w:rsidP="00F016CB">
      <w:r w:rsidRPr="00F016CB">
        <w:t>I Threat Event ambientali ed esterni derivano da eventi fisici, naturali o da cause esterne all'organizzazione che possono compromettere la continuità operativa o l'erogazione dei servizi.</w:t>
      </w:r>
    </w:p>
    <w:tbl>
      <w:tblPr>
        <w:tblStyle w:val="Grigliatabella"/>
        <w:tblW w:w="8860"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39"/>
        <w:gridCol w:w="1652"/>
        <w:gridCol w:w="5669"/>
      </w:tblGrid>
      <w:tr w:rsidR="007131C8" w14:paraId="30DE9D51" w14:textId="77777777">
        <w:trPr>
          <w:trHeight w:val="630"/>
          <w:tblHeader/>
        </w:trPr>
        <w:tc>
          <w:tcPr>
            <w:tcW w:w="1539" w:type="dxa"/>
            <w:vAlign w:val="center"/>
          </w:tcPr>
          <w:p w14:paraId="4AAD90EF" w14:textId="77777777" w:rsidR="007131C8" w:rsidRPr="0013189A" w:rsidRDefault="007131C8">
            <w:pPr>
              <w:spacing w:before="60" w:afterLines="60" w:after="144"/>
              <w:rPr>
                <w:b/>
                <w:bCs/>
                <w:color w:val="C51B88" w:themeColor="accent1"/>
              </w:rPr>
            </w:pPr>
            <w:r w:rsidRPr="0013189A">
              <w:rPr>
                <w:b/>
                <w:bCs/>
                <w:color w:val="C51B88" w:themeColor="accent1"/>
              </w:rPr>
              <w:t>Codice</w:t>
            </w:r>
          </w:p>
        </w:tc>
        <w:tc>
          <w:tcPr>
            <w:tcW w:w="1652" w:type="dxa"/>
            <w:vAlign w:val="center"/>
          </w:tcPr>
          <w:p w14:paraId="7F9E00F4" w14:textId="77777777" w:rsidR="007131C8" w:rsidRPr="0013189A" w:rsidRDefault="007131C8">
            <w:pPr>
              <w:spacing w:before="60" w:afterLines="60" w:after="144"/>
              <w:rPr>
                <w:b/>
                <w:bCs/>
                <w:color w:val="C51B88" w:themeColor="accent1"/>
              </w:rPr>
            </w:pPr>
            <w:r w:rsidRPr="0013189A">
              <w:rPr>
                <w:b/>
                <w:bCs/>
                <w:color w:val="C51B88" w:themeColor="accent1"/>
              </w:rPr>
              <w:t>Threat Event</w:t>
            </w:r>
          </w:p>
        </w:tc>
        <w:tc>
          <w:tcPr>
            <w:tcW w:w="5669" w:type="dxa"/>
            <w:vAlign w:val="center"/>
          </w:tcPr>
          <w:p w14:paraId="6B979290" w14:textId="77777777" w:rsidR="007131C8" w:rsidRPr="0013189A" w:rsidRDefault="007131C8">
            <w:pPr>
              <w:spacing w:before="60" w:afterLines="60" w:after="144"/>
              <w:rPr>
                <w:b/>
                <w:bCs/>
                <w:color w:val="C51B88" w:themeColor="accent1"/>
              </w:rPr>
            </w:pPr>
            <w:r w:rsidRPr="0013189A">
              <w:rPr>
                <w:b/>
                <w:bCs/>
                <w:color w:val="C51B88" w:themeColor="accent1"/>
              </w:rPr>
              <w:t>Descrizione</w:t>
            </w:r>
          </w:p>
        </w:tc>
      </w:tr>
      <w:tr w:rsidR="007131C8" w:rsidRPr="005C43B5" w14:paraId="2399AEC4" w14:textId="77777777">
        <w:tc>
          <w:tcPr>
            <w:tcW w:w="1539" w:type="dxa"/>
            <w:vAlign w:val="center"/>
          </w:tcPr>
          <w:p w14:paraId="674601C4" w14:textId="5B7596A5" w:rsidR="007131C8" w:rsidRPr="00D07833" w:rsidRDefault="007131C8" w:rsidP="007131C8">
            <w:pPr>
              <w:spacing w:before="60" w:afterLines="60" w:after="144"/>
            </w:pPr>
            <w:r w:rsidRPr="00F016CB">
              <w:t>TE-13</w:t>
            </w:r>
          </w:p>
        </w:tc>
        <w:tc>
          <w:tcPr>
            <w:tcW w:w="1652" w:type="dxa"/>
            <w:vAlign w:val="center"/>
          </w:tcPr>
          <w:p w14:paraId="03BEB823" w14:textId="13CE01AD" w:rsidR="007131C8" w:rsidRPr="00D07833" w:rsidRDefault="007131C8" w:rsidP="007131C8">
            <w:pPr>
              <w:spacing w:before="60" w:afterLines="60" w:after="144"/>
            </w:pPr>
            <w:r w:rsidRPr="00F016CB">
              <w:t>Evento Naturale</w:t>
            </w:r>
          </w:p>
        </w:tc>
        <w:tc>
          <w:tcPr>
            <w:tcW w:w="5669" w:type="dxa"/>
            <w:vAlign w:val="center"/>
          </w:tcPr>
          <w:p w14:paraId="46AADAD3" w14:textId="19B5C44A" w:rsidR="007131C8" w:rsidRPr="00D07833" w:rsidRDefault="007131C8" w:rsidP="007131C8">
            <w:pPr>
              <w:spacing w:before="60" w:afterLines="60" w:after="144"/>
            </w:pPr>
            <w:r w:rsidRPr="00F016CB">
              <w:t>Evento ambientale o naturale che compromette la disponibilità di sedi, infrastrutture o servizi.</w:t>
            </w:r>
          </w:p>
        </w:tc>
      </w:tr>
      <w:tr w:rsidR="007131C8" w:rsidRPr="005C43B5" w14:paraId="5CF125AC" w14:textId="77777777">
        <w:tc>
          <w:tcPr>
            <w:tcW w:w="1539" w:type="dxa"/>
            <w:vAlign w:val="center"/>
          </w:tcPr>
          <w:p w14:paraId="59D24E13" w14:textId="180362A6" w:rsidR="007131C8" w:rsidRPr="00D07833" w:rsidRDefault="007131C8" w:rsidP="007131C8">
            <w:pPr>
              <w:spacing w:before="60" w:afterLines="60" w:after="144"/>
            </w:pPr>
            <w:r w:rsidRPr="00F016CB">
              <w:t>TE-14</w:t>
            </w:r>
          </w:p>
        </w:tc>
        <w:tc>
          <w:tcPr>
            <w:tcW w:w="1652" w:type="dxa"/>
            <w:vAlign w:val="center"/>
          </w:tcPr>
          <w:p w14:paraId="740A0392" w14:textId="054310B6" w:rsidR="007131C8" w:rsidRPr="00D07833" w:rsidRDefault="007131C8" w:rsidP="007131C8">
            <w:pPr>
              <w:spacing w:before="60" w:afterLines="60" w:after="144"/>
            </w:pPr>
            <w:r w:rsidRPr="00F016CB">
              <w:t>Indisponibilità di Terze Parti Critiche</w:t>
            </w:r>
          </w:p>
        </w:tc>
        <w:tc>
          <w:tcPr>
            <w:tcW w:w="5669" w:type="dxa"/>
            <w:vAlign w:val="center"/>
          </w:tcPr>
          <w:p w14:paraId="3F37DB9F" w14:textId="79537DB4" w:rsidR="007131C8" w:rsidRPr="00D07833" w:rsidRDefault="007131C8" w:rsidP="007131C8">
            <w:pPr>
              <w:spacing w:before="60" w:afterLines="60" w:after="144"/>
            </w:pPr>
            <w:r w:rsidRPr="00F016CB">
              <w:t>Interruzione o degrado dei servizi forniti da soggetti esterni essenziali per l'erogazione del servizio.</w:t>
            </w:r>
          </w:p>
        </w:tc>
      </w:tr>
      <w:tr w:rsidR="007131C8" w:rsidRPr="005C43B5" w14:paraId="74A74F82" w14:textId="77777777">
        <w:tc>
          <w:tcPr>
            <w:tcW w:w="1539" w:type="dxa"/>
            <w:vAlign w:val="center"/>
          </w:tcPr>
          <w:p w14:paraId="2A3F1931" w14:textId="0D16D9C4" w:rsidR="007131C8" w:rsidRPr="00D07833" w:rsidRDefault="007131C8" w:rsidP="007131C8">
            <w:pPr>
              <w:spacing w:before="60" w:afterLines="60" w:after="144"/>
            </w:pPr>
            <w:r w:rsidRPr="00F016CB">
              <w:t>TE-15</w:t>
            </w:r>
          </w:p>
        </w:tc>
        <w:tc>
          <w:tcPr>
            <w:tcW w:w="1652" w:type="dxa"/>
            <w:vAlign w:val="center"/>
          </w:tcPr>
          <w:p w14:paraId="51B6413F" w14:textId="468855A1" w:rsidR="007131C8" w:rsidRPr="00D07833" w:rsidRDefault="007131C8" w:rsidP="007131C8">
            <w:pPr>
              <w:spacing w:before="60" w:afterLines="60" w:after="144"/>
            </w:pPr>
            <w:r w:rsidRPr="00F016CB">
              <w:t>Indisponibilità del Personale Essenziale</w:t>
            </w:r>
          </w:p>
        </w:tc>
        <w:tc>
          <w:tcPr>
            <w:tcW w:w="5669" w:type="dxa"/>
            <w:vAlign w:val="center"/>
          </w:tcPr>
          <w:p w14:paraId="57F1DC8F" w14:textId="687B4B28" w:rsidR="007131C8" w:rsidRPr="00D07833" w:rsidRDefault="007131C8" w:rsidP="007131C8">
            <w:pPr>
              <w:spacing w:before="60" w:afterLines="60" w:after="144"/>
            </w:pPr>
            <w:r w:rsidRPr="00F016CB">
              <w:t>Assenza prolungata o improvvisa di personale chiave necessario per il funzionamento dei processi critici.</w:t>
            </w:r>
          </w:p>
        </w:tc>
      </w:tr>
    </w:tbl>
    <w:p w14:paraId="45AF0E33" w14:textId="77777777" w:rsidR="007131C8" w:rsidRDefault="007131C8" w:rsidP="00F016CB"/>
    <w:p w14:paraId="307E3349" w14:textId="070F931A" w:rsidR="0083079E" w:rsidRDefault="0083079E" w:rsidP="00323886">
      <w:pPr>
        <w:pStyle w:val="Titolo1"/>
      </w:pPr>
      <w:bookmarkStart w:id="81" w:name="_Toc238751514"/>
      <w:r w:rsidRPr="0083079E">
        <w:t>VALUTAZIONE DELLA PROBABILITÀ</w:t>
      </w:r>
      <w:r w:rsidR="0060660A">
        <w:t xml:space="preserve"> INERENTE</w:t>
      </w:r>
      <w:bookmarkEnd w:id="81"/>
    </w:p>
    <w:p w14:paraId="5DFB78AF" w14:textId="5BA2E7A7" w:rsidR="007169B7" w:rsidRPr="007169B7" w:rsidRDefault="009465C1" w:rsidP="007169B7">
      <w:pPr>
        <w:pStyle w:val="Titolo2"/>
      </w:pPr>
      <w:bookmarkStart w:id="82" w:name="_Toc238751515"/>
      <w:r w:rsidRPr="007169B7">
        <w:rPr>
          <w:caps w:val="0"/>
        </w:rPr>
        <w:t>PRINCIPI GENERALI</w:t>
      </w:r>
      <w:bookmarkEnd w:id="82"/>
    </w:p>
    <w:p w14:paraId="1351B8FA" w14:textId="77777777" w:rsidR="007169B7" w:rsidRPr="007169B7" w:rsidRDefault="007169B7" w:rsidP="007169B7">
      <w:r w:rsidRPr="007169B7">
        <w:t>La probabilità rappresenta la stima della possibilità che uno specifico scenario di rischio si verifichi nel contesto oggetto di valutazione.</w:t>
      </w:r>
    </w:p>
    <w:p w14:paraId="41321BC6" w14:textId="77777777" w:rsidR="007169B7" w:rsidRPr="007169B7" w:rsidRDefault="007169B7" w:rsidP="007169B7">
      <w:r w:rsidRPr="007169B7">
        <w:t>La valutazione è effettuata con riferimento al singolo scenario di rischio, tenendo conto:</w:t>
      </w:r>
    </w:p>
    <w:p w14:paraId="3A604350" w14:textId="77777777" w:rsidR="007169B7" w:rsidRPr="007169B7" w:rsidRDefault="007169B7" w:rsidP="00510D61">
      <w:pPr>
        <w:numPr>
          <w:ilvl w:val="0"/>
          <w:numId w:val="9"/>
        </w:numPr>
      </w:pPr>
      <w:r w:rsidRPr="007169B7">
        <w:t>del Threat Actor associato allo scenario;</w:t>
      </w:r>
    </w:p>
    <w:p w14:paraId="1A031960" w14:textId="77777777" w:rsidR="007169B7" w:rsidRPr="007169B7" w:rsidRDefault="007169B7" w:rsidP="00510D61">
      <w:pPr>
        <w:numPr>
          <w:ilvl w:val="0"/>
          <w:numId w:val="9"/>
        </w:numPr>
      </w:pPr>
      <w:r w:rsidRPr="007169B7">
        <w:t>della natura intenzionale, accidentale o ambientale della minaccia;</w:t>
      </w:r>
    </w:p>
    <w:p w14:paraId="03F12C07" w14:textId="77777777" w:rsidR="007169B7" w:rsidRPr="007169B7" w:rsidRDefault="007169B7" w:rsidP="00510D61">
      <w:pPr>
        <w:numPr>
          <w:ilvl w:val="0"/>
          <w:numId w:val="9"/>
        </w:numPr>
      </w:pPr>
      <w:r w:rsidRPr="007169B7">
        <w:lastRenderedPageBreak/>
        <w:t>della probabilità che la minaccia dia origine al Threat Event;</w:t>
      </w:r>
    </w:p>
    <w:p w14:paraId="5632CC34" w14:textId="77777777" w:rsidR="007169B7" w:rsidRPr="007169B7" w:rsidRDefault="007169B7" w:rsidP="00510D61">
      <w:pPr>
        <w:numPr>
          <w:ilvl w:val="0"/>
          <w:numId w:val="9"/>
        </w:numPr>
      </w:pPr>
      <w:r w:rsidRPr="007169B7">
        <w:t>della capacità della minaccia di realizzare efficacemente il Threat Event;</w:t>
      </w:r>
    </w:p>
    <w:p w14:paraId="75D0C18D" w14:textId="77777777" w:rsidR="007169B7" w:rsidRPr="007169B7" w:rsidRDefault="007169B7" w:rsidP="00510D61">
      <w:pPr>
        <w:numPr>
          <w:ilvl w:val="0"/>
          <w:numId w:val="9"/>
        </w:numPr>
      </w:pPr>
      <w:r w:rsidRPr="007169B7">
        <w:t>delle caratteristiche tecnologiche, organizzative e operative dell’asset o del servizio analizzato;</w:t>
      </w:r>
    </w:p>
    <w:p w14:paraId="649E362E" w14:textId="77777777" w:rsidR="007169B7" w:rsidRPr="007169B7" w:rsidRDefault="007169B7" w:rsidP="00510D61">
      <w:pPr>
        <w:numPr>
          <w:ilvl w:val="0"/>
          <w:numId w:val="9"/>
        </w:numPr>
      </w:pPr>
      <w:r w:rsidRPr="007169B7">
        <w:t>delle vulnerabilità o delle condizioni di suscettibilità presenti;</w:t>
      </w:r>
    </w:p>
    <w:p w14:paraId="24917B93" w14:textId="77777777" w:rsidR="007169B7" w:rsidRPr="007169B7" w:rsidRDefault="007169B7" w:rsidP="00510D61">
      <w:pPr>
        <w:numPr>
          <w:ilvl w:val="0"/>
          <w:numId w:val="9"/>
        </w:numPr>
      </w:pPr>
      <w:r w:rsidRPr="007169B7">
        <w:t>delle evidenze provenienti dalla Cyber Threat Intelligence e dallo storico degli eventi.</w:t>
      </w:r>
    </w:p>
    <w:p w14:paraId="7C3E695A" w14:textId="77777777" w:rsidR="007169B7" w:rsidRPr="007169B7" w:rsidRDefault="007169B7" w:rsidP="007169B7">
      <w:r w:rsidRPr="007169B7">
        <w:t>La probabilità è valutata su scala qualitativa a cinque livelli. Il valore deve essere determinato attraverso l’algoritmo descritto nel presente capitolo e accompagnato da una motivazione documentata nel Risk Register o nello strumento utilizzato per la conduzione del Cyber Risk Assessment.</w:t>
      </w:r>
    </w:p>
    <w:p w14:paraId="015C8F52" w14:textId="77777777" w:rsidR="007169B7" w:rsidRPr="007169B7" w:rsidRDefault="007169B7" w:rsidP="007169B7">
      <w:r w:rsidRPr="007169B7">
        <w:t>Ai fini della metodologia si distinguono:</w:t>
      </w:r>
    </w:p>
    <w:p w14:paraId="56F2E660" w14:textId="77777777" w:rsidR="007169B7" w:rsidRPr="007169B7" w:rsidRDefault="007169B7" w:rsidP="00510D61">
      <w:pPr>
        <w:numPr>
          <w:ilvl w:val="0"/>
          <w:numId w:val="10"/>
        </w:numPr>
      </w:pPr>
      <w:r w:rsidRPr="007169B7">
        <w:rPr>
          <w:b/>
          <w:bCs/>
        </w:rPr>
        <w:t>probabilità inerente</w:t>
      </w:r>
      <w:r w:rsidRPr="007169B7">
        <w:t>, determinata senza considerare l’effetto delle misure di sicurezza implementate;</w:t>
      </w:r>
    </w:p>
    <w:p w14:paraId="3F7CC373" w14:textId="77777777" w:rsidR="007169B7" w:rsidRPr="007169B7" w:rsidRDefault="007169B7" w:rsidP="00510D61">
      <w:pPr>
        <w:numPr>
          <w:ilvl w:val="0"/>
          <w:numId w:val="10"/>
        </w:numPr>
      </w:pPr>
      <w:r w:rsidRPr="007169B7">
        <w:rPr>
          <w:b/>
          <w:bCs/>
        </w:rPr>
        <w:t>probabilità residua</w:t>
      </w:r>
      <w:r w:rsidRPr="007169B7">
        <w:t>, determinata considerando l’efficacia delle misure di sicurezza applicabili allo scenario.</w:t>
      </w:r>
    </w:p>
    <w:p w14:paraId="3062D82A" w14:textId="77777777" w:rsidR="007169B7" w:rsidRPr="007169B7" w:rsidRDefault="007169B7" w:rsidP="007169B7">
      <w:r w:rsidRPr="007169B7">
        <w:t>La distinzione è coerente con il Piano ISM08, che identifica il rischio inerente come il rischio esistente in assenza delle misure di sicurezza e il rischio residuo come quello risultante dopo l’applicazione delle misure esistenti e delle eventuali misure di mitigazione.</w:t>
      </w:r>
    </w:p>
    <w:p w14:paraId="5B0B7E60" w14:textId="1A7B6ACB" w:rsidR="007169B7" w:rsidRPr="007169B7" w:rsidRDefault="009465C1" w:rsidP="007169B7">
      <w:pPr>
        <w:pStyle w:val="Titolo2"/>
      </w:pPr>
      <w:bookmarkStart w:id="83" w:name="_Toc238751516"/>
      <w:r w:rsidRPr="007169B7">
        <w:rPr>
          <w:caps w:val="0"/>
        </w:rPr>
        <w:t>SCALA DI VALUTAZIONE</w:t>
      </w:r>
      <w:bookmarkEnd w:id="83"/>
    </w:p>
    <w:p w14:paraId="62FC0EC7" w14:textId="77777777" w:rsidR="007169B7" w:rsidRDefault="007169B7" w:rsidP="007169B7">
      <w:r w:rsidRPr="007169B7">
        <w:t>La probabilità inerente e la probabilità residua sono espresse utilizzando la seguente scala.</w:t>
      </w:r>
    </w:p>
    <w:tbl>
      <w:tblPr>
        <w:tblStyle w:val="Grigliatabella"/>
        <w:tblW w:w="8727"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34"/>
        <w:gridCol w:w="1524"/>
        <w:gridCol w:w="5669"/>
      </w:tblGrid>
      <w:tr w:rsidR="007169B7" w14:paraId="689C25ED" w14:textId="77777777" w:rsidTr="007169B7">
        <w:trPr>
          <w:trHeight w:val="630"/>
          <w:tblHeader/>
        </w:trPr>
        <w:tc>
          <w:tcPr>
            <w:tcW w:w="1534" w:type="dxa"/>
            <w:vAlign w:val="center"/>
          </w:tcPr>
          <w:p w14:paraId="1780D058" w14:textId="42BDAA6D" w:rsidR="007169B7" w:rsidRPr="007169B7" w:rsidRDefault="007169B7" w:rsidP="007169B7">
            <w:pPr>
              <w:spacing w:before="60" w:afterLines="60" w:after="144"/>
              <w:rPr>
                <w:b/>
                <w:bCs/>
                <w:color w:val="C51B88" w:themeColor="accent1"/>
              </w:rPr>
            </w:pPr>
            <w:r w:rsidRPr="007169B7">
              <w:rPr>
                <w:b/>
                <w:bCs/>
                <w:color w:val="C51B88" w:themeColor="accent1"/>
              </w:rPr>
              <w:t>Livello</w:t>
            </w:r>
          </w:p>
        </w:tc>
        <w:tc>
          <w:tcPr>
            <w:tcW w:w="1524" w:type="dxa"/>
            <w:vAlign w:val="center"/>
          </w:tcPr>
          <w:p w14:paraId="43C5740B" w14:textId="013FE142" w:rsidR="007169B7" w:rsidRPr="007169B7" w:rsidRDefault="007169B7" w:rsidP="007169B7">
            <w:pPr>
              <w:spacing w:before="60" w:afterLines="60" w:after="144"/>
              <w:rPr>
                <w:b/>
                <w:bCs/>
                <w:color w:val="C51B88" w:themeColor="accent1"/>
              </w:rPr>
            </w:pPr>
            <w:r w:rsidRPr="007169B7">
              <w:rPr>
                <w:b/>
                <w:bCs/>
                <w:color w:val="C51B88" w:themeColor="accent1"/>
              </w:rPr>
              <w:t>Valore</w:t>
            </w:r>
          </w:p>
        </w:tc>
        <w:tc>
          <w:tcPr>
            <w:tcW w:w="5669" w:type="dxa"/>
            <w:vAlign w:val="center"/>
          </w:tcPr>
          <w:p w14:paraId="0901AD0E" w14:textId="0AB1434C" w:rsidR="007169B7" w:rsidRPr="007169B7" w:rsidRDefault="007169B7" w:rsidP="007169B7">
            <w:pPr>
              <w:spacing w:before="60" w:afterLines="60" w:after="144"/>
              <w:rPr>
                <w:b/>
                <w:bCs/>
                <w:color w:val="C51B88" w:themeColor="accent1"/>
              </w:rPr>
            </w:pPr>
            <w:r w:rsidRPr="007169B7">
              <w:rPr>
                <w:b/>
                <w:bCs/>
                <w:color w:val="C51B88" w:themeColor="accent1"/>
              </w:rPr>
              <w:t>Descrizione</w:t>
            </w:r>
          </w:p>
        </w:tc>
      </w:tr>
      <w:tr w:rsidR="007169B7" w:rsidRPr="005C43B5" w14:paraId="36D29D17" w14:textId="77777777" w:rsidTr="007169B7">
        <w:tc>
          <w:tcPr>
            <w:tcW w:w="1534" w:type="dxa"/>
            <w:vAlign w:val="center"/>
          </w:tcPr>
          <w:p w14:paraId="489DA4CC" w14:textId="4D6F756E" w:rsidR="007169B7" w:rsidRPr="00F016CB" w:rsidRDefault="007169B7" w:rsidP="007169B7">
            <w:pPr>
              <w:spacing w:before="60" w:afterLines="60" w:after="144"/>
            </w:pPr>
            <w:r w:rsidRPr="007169B7">
              <w:t>Raro</w:t>
            </w:r>
          </w:p>
        </w:tc>
        <w:tc>
          <w:tcPr>
            <w:tcW w:w="1524" w:type="dxa"/>
            <w:vAlign w:val="center"/>
          </w:tcPr>
          <w:p w14:paraId="62C7EFC3" w14:textId="47F8D27E" w:rsidR="007169B7" w:rsidRPr="00F016CB" w:rsidRDefault="007169B7" w:rsidP="007169B7">
            <w:pPr>
              <w:spacing w:before="60" w:afterLines="60" w:after="144"/>
            </w:pPr>
            <w:r w:rsidRPr="007169B7">
              <w:t>1</w:t>
            </w:r>
          </w:p>
        </w:tc>
        <w:tc>
          <w:tcPr>
            <w:tcW w:w="5669" w:type="dxa"/>
            <w:vAlign w:val="center"/>
          </w:tcPr>
          <w:p w14:paraId="2B45FAE3" w14:textId="2FAFFF8B" w:rsidR="007169B7" w:rsidRPr="00F016CB" w:rsidRDefault="007169B7" w:rsidP="007169B7">
            <w:pPr>
              <w:spacing w:before="60" w:afterLines="60" w:after="144"/>
            </w:pPr>
            <w:r w:rsidRPr="007169B7">
              <w:t>Lo scenario è altamente improbabile nel contesto considerato. Non risultano condizioni significative o evidenze concrete che ne indichino il possibile verificarsi.</w:t>
            </w:r>
          </w:p>
        </w:tc>
      </w:tr>
      <w:tr w:rsidR="007169B7" w:rsidRPr="005C43B5" w14:paraId="785BAF1B" w14:textId="77777777" w:rsidTr="007169B7">
        <w:tc>
          <w:tcPr>
            <w:tcW w:w="1534" w:type="dxa"/>
            <w:vAlign w:val="center"/>
          </w:tcPr>
          <w:p w14:paraId="445BE92E" w14:textId="0DEB5430" w:rsidR="007169B7" w:rsidRPr="00F016CB" w:rsidRDefault="007169B7" w:rsidP="007169B7">
            <w:pPr>
              <w:spacing w:before="60" w:afterLines="60" w:after="144"/>
            </w:pPr>
            <w:r w:rsidRPr="007169B7">
              <w:t>Improbabile</w:t>
            </w:r>
          </w:p>
        </w:tc>
        <w:tc>
          <w:tcPr>
            <w:tcW w:w="1524" w:type="dxa"/>
            <w:vAlign w:val="center"/>
          </w:tcPr>
          <w:p w14:paraId="150D559E" w14:textId="18095D01" w:rsidR="007169B7" w:rsidRPr="00F016CB" w:rsidRDefault="007169B7" w:rsidP="007169B7">
            <w:pPr>
              <w:spacing w:before="60" w:afterLines="60" w:after="144"/>
            </w:pPr>
            <w:r w:rsidRPr="007169B7">
              <w:t>2</w:t>
            </w:r>
          </w:p>
        </w:tc>
        <w:tc>
          <w:tcPr>
            <w:tcW w:w="5669" w:type="dxa"/>
            <w:vAlign w:val="center"/>
          </w:tcPr>
          <w:p w14:paraId="3B9A41F3" w14:textId="3A419F3E" w:rsidR="007169B7" w:rsidRPr="00F016CB" w:rsidRDefault="007169B7" w:rsidP="007169B7">
            <w:pPr>
              <w:spacing w:before="60" w:afterLines="60" w:after="144"/>
            </w:pPr>
            <w:r w:rsidRPr="007169B7">
              <w:t>Lo scenario potrebbe verificarsi in circostanze particolari, ma presenta una limitata possibilità di accadimento.</w:t>
            </w:r>
          </w:p>
        </w:tc>
      </w:tr>
      <w:tr w:rsidR="007169B7" w:rsidRPr="005C43B5" w14:paraId="1D270B8C" w14:textId="77777777" w:rsidTr="007169B7">
        <w:tc>
          <w:tcPr>
            <w:tcW w:w="1534" w:type="dxa"/>
            <w:vAlign w:val="center"/>
          </w:tcPr>
          <w:p w14:paraId="0C660E05" w14:textId="0286E9FD" w:rsidR="007169B7" w:rsidRPr="00F016CB" w:rsidRDefault="007169B7" w:rsidP="007169B7">
            <w:pPr>
              <w:spacing w:before="60" w:afterLines="60" w:after="144"/>
            </w:pPr>
            <w:r w:rsidRPr="007169B7">
              <w:t>Moderato</w:t>
            </w:r>
          </w:p>
        </w:tc>
        <w:tc>
          <w:tcPr>
            <w:tcW w:w="1524" w:type="dxa"/>
            <w:vAlign w:val="center"/>
          </w:tcPr>
          <w:p w14:paraId="42349428" w14:textId="0CCB47EF" w:rsidR="007169B7" w:rsidRPr="00F016CB" w:rsidRDefault="007169B7" w:rsidP="007169B7">
            <w:pPr>
              <w:spacing w:before="60" w:afterLines="60" w:after="144"/>
            </w:pPr>
            <w:r w:rsidRPr="007169B7">
              <w:t>3</w:t>
            </w:r>
          </w:p>
        </w:tc>
        <w:tc>
          <w:tcPr>
            <w:tcW w:w="5669" w:type="dxa"/>
            <w:vAlign w:val="center"/>
          </w:tcPr>
          <w:p w14:paraId="7624A12A" w14:textId="6D935811" w:rsidR="007169B7" w:rsidRPr="00F016CB" w:rsidRDefault="007169B7" w:rsidP="007169B7">
            <w:pPr>
              <w:spacing w:before="60" w:afterLines="60" w:after="144"/>
            </w:pPr>
            <w:r w:rsidRPr="007169B7">
              <w:t>Lo scenario può ragionevolmente verificarsi nel periodo di riferimento, in presenza delle condizioni rilevate.</w:t>
            </w:r>
          </w:p>
        </w:tc>
      </w:tr>
      <w:tr w:rsidR="007169B7" w:rsidRPr="005C43B5" w14:paraId="74A6E18F" w14:textId="77777777" w:rsidTr="007169B7">
        <w:tc>
          <w:tcPr>
            <w:tcW w:w="1534" w:type="dxa"/>
            <w:vAlign w:val="center"/>
          </w:tcPr>
          <w:p w14:paraId="7747BC85" w14:textId="48A67682" w:rsidR="007169B7" w:rsidRPr="00F016CB" w:rsidRDefault="007169B7" w:rsidP="007169B7">
            <w:pPr>
              <w:spacing w:before="60" w:afterLines="60" w:after="144"/>
            </w:pPr>
            <w:r w:rsidRPr="007169B7">
              <w:t>Possibile</w:t>
            </w:r>
          </w:p>
        </w:tc>
        <w:tc>
          <w:tcPr>
            <w:tcW w:w="1524" w:type="dxa"/>
            <w:vAlign w:val="center"/>
          </w:tcPr>
          <w:p w14:paraId="16184144" w14:textId="351D2AF9" w:rsidR="007169B7" w:rsidRPr="00F016CB" w:rsidRDefault="007169B7" w:rsidP="007169B7">
            <w:pPr>
              <w:spacing w:before="60" w:afterLines="60" w:after="144"/>
            </w:pPr>
            <w:r w:rsidRPr="007169B7">
              <w:t>4</w:t>
            </w:r>
          </w:p>
        </w:tc>
        <w:tc>
          <w:tcPr>
            <w:tcW w:w="5669" w:type="dxa"/>
            <w:vAlign w:val="center"/>
          </w:tcPr>
          <w:p w14:paraId="3B8C866D" w14:textId="3B0672D1" w:rsidR="007169B7" w:rsidRPr="00F016CB" w:rsidRDefault="007169B7" w:rsidP="007169B7">
            <w:pPr>
              <w:spacing w:before="60" w:afterLines="60" w:after="144"/>
            </w:pPr>
            <w:r w:rsidRPr="007169B7">
              <w:t>Lo scenario presenta concrete possibilità di verificarsi sulla base del contesto di minaccia, dell’esposizione e delle condizioni dell’asset o del servizio.</w:t>
            </w:r>
          </w:p>
        </w:tc>
      </w:tr>
      <w:tr w:rsidR="007169B7" w:rsidRPr="005C43B5" w14:paraId="0FEBC24F" w14:textId="77777777" w:rsidTr="007169B7">
        <w:tc>
          <w:tcPr>
            <w:tcW w:w="1534" w:type="dxa"/>
            <w:vAlign w:val="center"/>
          </w:tcPr>
          <w:p w14:paraId="22BE2B16" w14:textId="016F8609" w:rsidR="007169B7" w:rsidRPr="00F016CB" w:rsidRDefault="007169B7" w:rsidP="007169B7">
            <w:pPr>
              <w:spacing w:before="60" w:afterLines="60" w:after="144"/>
            </w:pPr>
            <w:r w:rsidRPr="007169B7">
              <w:t>Probabile</w:t>
            </w:r>
          </w:p>
        </w:tc>
        <w:tc>
          <w:tcPr>
            <w:tcW w:w="1524" w:type="dxa"/>
            <w:vAlign w:val="center"/>
          </w:tcPr>
          <w:p w14:paraId="7487A00A" w14:textId="2E75AD09" w:rsidR="007169B7" w:rsidRPr="00F016CB" w:rsidRDefault="007169B7" w:rsidP="007169B7">
            <w:pPr>
              <w:spacing w:before="60" w:afterLines="60" w:after="144"/>
            </w:pPr>
            <w:r w:rsidRPr="007169B7">
              <w:t>5</w:t>
            </w:r>
          </w:p>
        </w:tc>
        <w:tc>
          <w:tcPr>
            <w:tcW w:w="5669" w:type="dxa"/>
            <w:vAlign w:val="center"/>
          </w:tcPr>
          <w:p w14:paraId="1213908E" w14:textId="737BFAB9" w:rsidR="007169B7" w:rsidRPr="00F016CB" w:rsidRDefault="007169B7" w:rsidP="007169B7">
            <w:pPr>
              <w:spacing w:before="60" w:afterLines="60" w:after="144"/>
            </w:pPr>
            <w:r w:rsidRPr="007169B7">
              <w:t>Lo scenario è atteso o altamente verosimile sulla base delle evidenze disponibili, dello storico, del contesto di minaccia e delle condizioni di esposizione rilevate.</w:t>
            </w:r>
          </w:p>
        </w:tc>
      </w:tr>
    </w:tbl>
    <w:p w14:paraId="490F4098" w14:textId="77777777" w:rsidR="007169B7" w:rsidRDefault="007169B7" w:rsidP="007169B7"/>
    <w:p w14:paraId="1DF7E6F4" w14:textId="77777777" w:rsidR="007169B7" w:rsidRDefault="007169B7" w:rsidP="007169B7"/>
    <w:p w14:paraId="0EECC016" w14:textId="77777777" w:rsidR="00C863CD" w:rsidRPr="007169B7" w:rsidRDefault="00C863CD" w:rsidP="007169B7"/>
    <w:p w14:paraId="7839C3B2" w14:textId="1C94E324" w:rsidR="007169B7" w:rsidRPr="007169B7" w:rsidRDefault="009465C1" w:rsidP="00C53530">
      <w:pPr>
        <w:pStyle w:val="Titolo2"/>
      </w:pPr>
      <w:bookmarkStart w:id="84" w:name="_Toc238751517"/>
      <w:r w:rsidRPr="007169B7">
        <w:rPr>
          <w:caps w:val="0"/>
        </w:rPr>
        <w:lastRenderedPageBreak/>
        <w:t>COMPONENTI DELLA PROBABILITÀ INERENTE</w:t>
      </w:r>
      <w:bookmarkEnd w:id="84"/>
    </w:p>
    <w:p w14:paraId="5B157F72" w14:textId="77777777" w:rsidR="007169B7" w:rsidRPr="007169B7" w:rsidRDefault="007169B7" w:rsidP="007169B7">
      <w:r w:rsidRPr="007169B7">
        <w:t>La probabilità inerente dello scenario è determinata attraverso tre componenti:</w:t>
      </w:r>
    </w:p>
    <w:p w14:paraId="62C714F3" w14:textId="77777777" w:rsidR="007169B7" w:rsidRPr="007169B7" w:rsidRDefault="007169B7" w:rsidP="00510D61">
      <w:pPr>
        <w:numPr>
          <w:ilvl w:val="0"/>
          <w:numId w:val="11"/>
        </w:numPr>
      </w:pPr>
      <w:r w:rsidRPr="007169B7">
        <w:rPr>
          <w:b/>
          <w:bCs/>
        </w:rPr>
        <w:t>Likelihood of Initiation, LoI</w:t>
      </w:r>
      <w:r w:rsidRPr="007169B7">
        <w:t>, che esprime la probabilità che la minaccia dia origine al Threat Event;</w:t>
      </w:r>
    </w:p>
    <w:p w14:paraId="0A7B94A2" w14:textId="77777777" w:rsidR="007169B7" w:rsidRPr="007169B7" w:rsidRDefault="007169B7" w:rsidP="00510D61">
      <w:pPr>
        <w:numPr>
          <w:ilvl w:val="0"/>
          <w:numId w:val="11"/>
        </w:numPr>
      </w:pPr>
      <w:r w:rsidRPr="007169B7">
        <w:rPr>
          <w:b/>
          <w:bCs/>
        </w:rPr>
        <w:t>Threat Strength, TS</w:t>
      </w:r>
      <w:r w:rsidRPr="007169B7">
        <w:t>, che rappresenta la capacità della minaccia di iniziare o realizzare efficacemente il Threat Event;</w:t>
      </w:r>
    </w:p>
    <w:p w14:paraId="4201C2F9" w14:textId="77777777" w:rsidR="007169B7" w:rsidRDefault="007169B7" w:rsidP="00510D61">
      <w:pPr>
        <w:numPr>
          <w:ilvl w:val="0"/>
          <w:numId w:val="11"/>
        </w:numPr>
      </w:pPr>
      <w:r w:rsidRPr="007169B7">
        <w:rPr>
          <w:b/>
          <w:bCs/>
        </w:rPr>
        <w:t>Suscettibilità Inerente del Contesto, SIC</w:t>
      </w:r>
      <w:r w:rsidRPr="007169B7">
        <w:t>, che rappresenta quanto le caratteristiche dell’asset o del servizio favoriscano la realizzazione del Threat Event.</w:t>
      </w:r>
    </w:p>
    <w:p w14:paraId="111D93C3" w14:textId="18A8EDAE" w:rsidR="00C863CD" w:rsidRDefault="00C863CD" w:rsidP="00C863CD">
      <w:r w:rsidRPr="00C863CD">
        <w:t>Le tre componenti sono sempre valutate con riferimento allo scenario di rischio. Il livello di dettaglio dell’oggetto di valutazione varia in funzione della natura della minaccia:</w:t>
      </w:r>
    </w:p>
    <w:tbl>
      <w:tblPr>
        <w:tblStyle w:val="Grigliatabella"/>
        <w:tblW w:w="8163"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30"/>
        <w:gridCol w:w="4025"/>
        <w:gridCol w:w="2608"/>
      </w:tblGrid>
      <w:tr w:rsidR="003C1003" w14:paraId="5360D880" w14:textId="77777777" w:rsidTr="003C1003">
        <w:trPr>
          <w:trHeight w:val="630"/>
          <w:tblHeader/>
        </w:trPr>
        <w:tc>
          <w:tcPr>
            <w:tcW w:w="1530" w:type="dxa"/>
            <w:vAlign w:val="center"/>
          </w:tcPr>
          <w:p w14:paraId="0F879EE0" w14:textId="700C9523" w:rsidR="003C1003" w:rsidRPr="003C1003" w:rsidRDefault="003C1003" w:rsidP="003C1003">
            <w:pPr>
              <w:spacing w:before="60" w:afterLines="60" w:after="144"/>
              <w:rPr>
                <w:b/>
                <w:bCs/>
                <w:color w:val="C51B88" w:themeColor="accent1"/>
              </w:rPr>
            </w:pPr>
            <w:r w:rsidRPr="003C1003">
              <w:rPr>
                <w:b/>
                <w:bCs/>
                <w:color w:val="C51B88" w:themeColor="accent1"/>
              </w:rPr>
              <w:t>Natura della minaccia</w:t>
            </w:r>
          </w:p>
        </w:tc>
        <w:tc>
          <w:tcPr>
            <w:tcW w:w="4025" w:type="dxa"/>
            <w:vAlign w:val="center"/>
          </w:tcPr>
          <w:p w14:paraId="60E6C1B4" w14:textId="2DC25E6C" w:rsidR="003C1003" w:rsidRPr="003C1003" w:rsidRDefault="003C1003" w:rsidP="003C1003">
            <w:pPr>
              <w:spacing w:before="60" w:afterLines="60" w:after="144"/>
              <w:rPr>
                <w:b/>
                <w:bCs/>
                <w:color w:val="C51B88" w:themeColor="accent1"/>
              </w:rPr>
            </w:pPr>
            <w:r w:rsidRPr="003C1003">
              <w:rPr>
                <w:b/>
                <w:bCs/>
                <w:color w:val="C51B88" w:themeColor="accent1"/>
              </w:rPr>
              <w:t>Oggetto della profilazione LoI e TS</w:t>
            </w:r>
          </w:p>
        </w:tc>
        <w:tc>
          <w:tcPr>
            <w:tcW w:w="2608" w:type="dxa"/>
            <w:vAlign w:val="center"/>
          </w:tcPr>
          <w:p w14:paraId="0FA1F76D" w14:textId="14AD0EB5" w:rsidR="003C1003" w:rsidRPr="003C1003" w:rsidRDefault="003C1003" w:rsidP="003C1003">
            <w:pPr>
              <w:spacing w:before="60" w:afterLines="60" w:after="144"/>
              <w:rPr>
                <w:b/>
                <w:bCs/>
                <w:color w:val="C51B88" w:themeColor="accent1"/>
              </w:rPr>
            </w:pPr>
            <w:r w:rsidRPr="003C1003">
              <w:rPr>
                <w:b/>
                <w:bCs/>
                <w:color w:val="C51B88" w:themeColor="accent1"/>
              </w:rPr>
              <w:t>Oggetto della valutazione SIC</w:t>
            </w:r>
          </w:p>
        </w:tc>
      </w:tr>
      <w:tr w:rsidR="003C1003" w:rsidRPr="002F72BB" w14:paraId="54E2ABA4" w14:textId="77777777" w:rsidTr="003C1003">
        <w:tc>
          <w:tcPr>
            <w:tcW w:w="1530" w:type="dxa"/>
            <w:vAlign w:val="center"/>
          </w:tcPr>
          <w:p w14:paraId="3461EF4A" w14:textId="4E19F571" w:rsidR="003C1003" w:rsidRPr="007169B7" w:rsidRDefault="003C1003" w:rsidP="003C1003">
            <w:pPr>
              <w:spacing w:before="60" w:afterLines="60" w:after="144"/>
            </w:pPr>
            <w:r w:rsidRPr="003C1003">
              <w:t>Intenzionale</w:t>
            </w:r>
          </w:p>
        </w:tc>
        <w:tc>
          <w:tcPr>
            <w:tcW w:w="4025" w:type="dxa"/>
            <w:vAlign w:val="center"/>
          </w:tcPr>
          <w:p w14:paraId="2C25C6A5" w14:textId="45A8ECFB" w:rsidR="003C1003" w:rsidRPr="007169B7" w:rsidRDefault="003C1003" w:rsidP="003C1003">
            <w:pPr>
              <w:spacing w:before="60" w:afterLines="60" w:after="144"/>
            </w:pPr>
            <w:r w:rsidRPr="003C1003">
              <w:t>Coppia Threat Actor × Threat Event, contestualizzata rispetto al Gruppo</w:t>
            </w:r>
            <w:r w:rsidR="00126CF7">
              <w:t xml:space="preserve"> o</w:t>
            </w:r>
            <w:r w:rsidRPr="003C1003">
              <w:t xml:space="preserve"> al settore bersaglio</w:t>
            </w:r>
          </w:p>
        </w:tc>
        <w:tc>
          <w:tcPr>
            <w:tcW w:w="2608" w:type="dxa"/>
            <w:vAlign w:val="center"/>
          </w:tcPr>
          <w:p w14:paraId="40427CD6" w14:textId="5176B706" w:rsidR="003C1003" w:rsidRPr="00126CF7" w:rsidRDefault="003C1003" w:rsidP="003C1003">
            <w:pPr>
              <w:spacing w:before="60" w:afterLines="60" w:after="144"/>
              <w:rPr>
                <w:lang w:val="en-US"/>
              </w:rPr>
            </w:pPr>
            <w:r w:rsidRPr="003C1003">
              <w:rPr>
                <w:lang w:val="en-US"/>
              </w:rPr>
              <w:t xml:space="preserve">Coppia </w:t>
            </w:r>
            <w:r w:rsidR="00126CF7" w:rsidRPr="00126CF7">
              <w:rPr>
                <w:lang w:val="en-US"/>
              </w:rPr>
              <w:t>Threat Actor × Threat Event</w:t>
            </w:r>
          </w:p>
        </w:tc>
      </w:tr>
      <w:tr w:rsidR="003C1003" w:rsidRPr="005C43B5" w14:paraId="633494EF" w14:textId="77777777" w:rsidTr="003C1003">
        <w:tc>
          <w:tcPr>
            <w:tcW w:w="1530" w:type="dxa"/>
            <w:vAlign w:val="center"/>
          </w:tcPr>
          <w:p w14:paraId="006034A1" w14:textId="341CF2CE" w:rsidR="003C1003" w:rsidRPr="007169B7" w:rsidRDefault="003C1003" w:rsidP="003C1003">
            <w:pPr>
              <w:spacing w:before="60" w:afterLines="60" w:after="144"/>
            </w:pPr>
            <w:r w:rsidRPr="003C1003">
              <w:t>Accidentale</w:t>
            </w:r>
          </w:p>
        </w:tc>
        <w:tc>
          <w:tcPr>
            <w:tcW w:w="4025" w:type="dxa"/>
            <w:vAlign w:val="center"/>
          </w:tcPr>
          <w:p w14:paraId="05CFBB57" w14:textId="559B9603" w:rsidR="003C1003" w:rsidRPr="007169B7" w:rsidRDefault="003C1003" w:rsidP="003C1003">
            <w:pPr>
              <w:spacing w:before="60" w:afterLines="60" w:after="144"/>
            </w:pPr>
            <w:r w:rsidRPr="003C1003">
              <w:t>Fonte di minaccia × Threat Event, nel contesto del servizio, del processo o dell’attività considerata</w:t>
            </w:r>
          </w:p>
        </w:tc>
        <w:tc>
          <w:tcPr>
            <w:tcW w:w="2608" w:type="dxa"/>
            <w:vAlign w:val="center"/>
          </w:tcPr>
          <w:p w14:paraId="0D52AA96" w14:textId="4CD6CE60" w:rsidR="003C1003" w:rsidRPr="007169B7" w:rsidRDefault="003C1003" w:rsidP="003C1003">
            <w:pPr>
              <w:spacing w:before="60" w:afterLines="60" w:after="144"/>
            </w:pPr>
            <w:r w:rsidRPr="003C1003">
              <w:t>Coppia Threat Event × asset, servizio o contesto operativo</w:t>
            </w:r>
          </w:p>
        </w:tc>
      </w:tr>
      <w:tr w:rsidR="003C1003" w:rsidRPr="005C43B5" w14:paraId="401C45B2" w14:textId="77777777" w:rsidTr="003C1003">
        <w:tc>
          <w:tcPr>
            <w:tcW w:w="1530" w:type="dxa"/>
            <w:vAlign w:val="center"/>
          </w:tcPr>
          <w:p w14:paraId="7E566CCC" w14:textId="67B8182F" w:rsidR="003C1003" w:rsidRPr="007169B7" w:rsidRDefault="003C1003" w:rsidP="003C1003">
            <w:pPr>
              <w:spacing w:before="60" w:afterLines="60" w:after="144"/>
            </w:pPr>
            <w:r w:rsidRPr="003C1003">
              <w:t>Ambientale o tecnologica</w:t>
            </w:r>
          </w:p>
        </w:tc>
        <w:tc>
          <w:tcPr>
            <w:tcW w:w="4025" w:type="dxa"/>
            <w:vAlign w:val="center"/>
          </w:tcPr>
          <w:p w14:paraId="5498DAD3" w14:textId="1C849EB7" w:rsidR="003C1003" w:rsidRPr="007169B7" w:rsidRDefault="003C1003" w:rsidP="003C1003">
            <w:pPr>
              <w:spacing w:before="60" w:afterLines="60" w:after="144"/>
            </w:pPr>
            <w:r w:rsidRPr="003C1003">
              <w:t>Threat Event × ambiente, infrastruttura, tecnologia, sede o servizio interessato</w:t>
            </w:r>
          </w:p>
        </w:tc>
        <w:tc>
          <w:tcPr>
            <w:tcW w:w="2608" w:type="dxa"/>
            <w:vAlign w:val="center"/>
          </w:tcPr>
          <w:p w14:paraId="070FAF4A" w14:textId="26C98B94" w:rsidR="003C1003" w:rsidRPr="007169B7" w:rsidRDefault="003C1003" w:rsidP="003C1003">
            <w:pPr>
              <w:spacing w:before="60" w:afterLines="60" w:after="144"/>
            </w:pPr>
            <w:r w:rsidRPr="003C1003">
              <w:t>Coppia Threat Event × asset, servizio, sede o infrastruttura</w:t>
            </w:r>
          </w:p>
        </w:tc>
      </w:tr>
    </w:tbl>
    <w:p w14:paraId="412F94CA" w14:textId="77777777" w:rsidR="00C4767B" w:rsidRPr="00C4767B" w:rsidRDefault="00C4767B" w:rsidP="00C4767B">
      <w:r w:rsidRPr="00C4767B">
        <w:t>Lo stesso Threat Actor o la stessa fonte di minaccia può pertanto ricevere valutazioni differenti in relazione a Threat Event diversi o a contesti diversi.</w:t>
      </w:r>
    </w:p>
    <w:p w14:paraId="58A1A62B" w14:textId="77777777" w:rsidR="007169B7" w:rsidRPr="007169B7" w:rsidRDefault="007169B7" w:rsidP="007169B7">
      <w:r w:rsidRPr="007169B7">
        <w:t>Il modello può essere sintetizzato come segue:</w:t>
      </w:r>
    </w:p>
    <w:p w14:paraId="630CAFC1" w14:textId="621AA335" w:rsidR="007169B7" w:rsidRPr="007169B7" w:rsidRDefault="00091F21" w:rsidP="00091F21">
      <w:pPr>
        <w:jc w:val="center"/>
      </w:pPr>
      <w:r>
        <w:rPr>
          <w:noProof/>
        </w:rPr>
        <w:drawing>
          <wp:inline distT="0" distB="0" distL="0" distR="0" wp14:anchorId="3ED0EF00" wp14:editId="7ED7478D">
            <wp:extent cx="5282862" cy="3090215"/>
            <wp:effectExtent l="0" t="0" r="0" b="0"/>
            <wp:docPr id="1124031818"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17147" cy="3110270"/>
                    </a:xfrm>
                    <a:prstGeom prst="rect">
                      <a:avLst/>
                    </a:prstGeom>
                    <a:noFill/>
                  </pic:spPr>
                </pic:pic>
              </a:graphicData>
            </a:graphic>
          </wp:inline>
        </w:drawing>
      </w:r>
    </w:p>
    <w:p w14:paraId="648163BC" w14:textId="35276322" w:rsidR="007169B7" w:rsidRPr="007169B7" w:rsidRDefault="009465C1" w:rsidP="00131755">
      <w:pPr>
        <w:pStyle w:val="Titolo2"/>
      </w:pPr>
      <w:bookmarkStart w:id="85" w:name="_Toc238751518"/>
      <w:r w:rsidRPr="007169B7">
        <w:rPr>
          <w:caps w:val="0"/>
        </w:rPr>
        <w:lastRenderedPageBreak/>
        <w:t>CLASSIFICAZIONE DELLE MINACCE</w:t>
      </w:r>
      <w:bookmarkEnd w:id="85"/>
    </w:p>
    <w:p w14:paraId="52DC1650" w14:textId="77777777" w:rsidR="007169B7" w:rsidRDefault="007169B7" w:rsidP="007169B7">
      <w:r w:rsidRPr="007169B7">
        <w:t>Ai fini della profilazione, le minacce sono classificate nei seguenti gruppi:</w:t>
      </w:r>
    </w:p>
    <w:tbl>
      <w:tblPr>
        <w:tblStyle w:val="Grigliatabella"/>
        <w:tblW w:w="9455"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17"/>
        <w:gridCol w:w="3969"/>
        <w:gridCol w:w="3969"/>
      </w:tblGrid>
      <w:tr w:rsidR="008D3EE4" w14:paraId="34F2F474" w14:textId="77777777" w:rsidTr="008D3EE4">
        <w:trPr>
          <w:trHeight w:val="630"/>
          <w:tblHeader/>
        </w:trPr>
        <w:tc>
          <w:tcPr>
            <w:tcW w:w="1517" w:type="dxa"/>
            <w:vAlign w:val="center"/>
          </w:tcPr>
          <w:p w14:paraId="1A0E4A51" w14:textId="2F41C1B4" w:rsidR="008D3EE4" w:rsidRPr="008D3EE4" w:rsidRDefault="008D3EE4" w:rsidP="008D3EE4">
            <w:pPr>
              <w:spacing w:before="60" w:afterLines="60" w:after="144"/>
              <w:rPr>
                <w:b/>
                <w:bCs/>
                <w:color w:val="C51B88" w:themeColor="accent1"/>
              </w:rPr>
            </w:pPr>
            <w:r w:rsidRPr="008D3EE4">
              <w:rPr>
                <w:b/>
                <w:bCs/>
                <w:color w:val="C51B88" w:themeColor="accent1"/>
              </w:rPr>
              <w:t>Gruppo</w:t>
            </w:r>
          </w:p>
        </w:tc>
        <w:tc>
          <w:tcPr>
            <w:tcW w:w="3969" w:type="dxa"/>
            <w:vAlign w:val="center"/>
          </w:tcPr>
          <w:p w14:paraId="3145BF59" w14:textId="08B0D350" w:rsidR="008D3EE4" w:rsidRPr="008D3EE4" w:rsidRDefault="008D3EE4" w:rsidP="008D3EE4">
            <w:pPr>
              <w:spacing w:before="60" w:afterLines="60" w:after="144"/>
              <w:rPr>
                <w:b/>
                <w:bCs/>
                <w:color w:val="C51B88" w:themeColor="accent1"/>
              </w:rPr>
            </w:pPr>
            <w:r w:rsidRPr="008D3EE4">
              <w:rPr>
                <w:b/>
                <w:bCs/>
                <w:color w:val="C51B88" w:themeColor="accent1"/>
              </w:rPr>
              <w:t>Descrizione</w:t>
            </w:r>
          </w:p>
        </w:tc>
        <w:tc>
          <w:tcPr>
            <w:tcW w:w="3969" w:type="dxa"/>
            <w:vAlign w:val="center"/>
          </w:tcPr>
          <w:p w14:paraId="5BCA7C77" w14:textId="02A74B07" w:rsidR="008D3EE4" w:rsidRPr="008D3EE4" w:rsidRDefault="008D3EE4" w:rsidP="008D3EE4">
            <w:pPr>
              <w:spacing w:before="60" w:afterLines="60" w:after="144"/>
              <w:rPr>
                <w:b/>
                <w:bCs/>
                <w:color w:val="C51B88" w:themeColor="accent1"/>
              </w:rPr>
            </w:pPr>
            <w:r w:rsidRPr="008D3EE4">
              <w:rPr>
                <w:b/>
                <w:bCs/>
                <w:color w:val="C51B88" w:themeColor="accent1"/>
              </w:rPr>
              <w:t>Esempi</w:t>
            </w:r>
          </w:p>
        </w:tc>
      </w:tr>
      <w:tr w:rsidR="008D3EE4" w:rsidRPr="002F72BB" w14:paraId="01BD822A" w14:textId="77777777" w:rsidTr="008D3EE4">
        <w:tc>
          <w:tcPr>
            <w:tcW w:w="1517" w:type="dxa"/>
            <w:vAlign w:val="center"/>
          </w:tcPr>
          <w:p w14:paraId="550E57D1" w14:textId="66F61066" w:rsidR="008D3EE4" w:rsidRPr="007169B7" w:rsidRDefault="008D3EE4" w:rsidP="008D3EE4">
            <w:pPr>
              <w:spacing w:before="60" w:afterLines="60" w:after="144"/>
            </w:pPr>
            <w:r w:rsidRPr="007169B7">
              <w:t>Intenzionale</w:t>
            </w:r>
          </w:p>
        </w:tc>
        <w:tc>
          <w:tcPr>
            <w:tcW w:w="3969" w:type="dxa"/>
            <w:vAlign w:val="center"/>
          </w:tcPr>
          <w:p w14:paraId="224BCC63" w14:textId="08E0167E" w:rsidR="008D3EE4" w:rsidRPr="007169B7" w:rsidRDefault="008D3EE4" w:rsidP="008D3EE4">
            <w:pPr>
              <w:spacing w:before="60" w:afterLines="60" w:after="144"/>
            </w:pPr>
            <w:r w:rsidRPr="007169B7">
              <w:t>Minacce che compiono deliberatamente azioni finalizzate a compromettere asset, informazioni o servizi</w:t>
            </w:r>
          </w:p>
        </w:tc>
        <w:tc>
          <w:tcPr>
            <w:tcW w:w="3969" w:type="dxa"/>
            <w:vAlign w:val="center"/>
          </w:tcPr>
          <w:p w14:paraId="50ECB52D" w14:textId="17CB8670" w:rsidR="008D3EE4" w:rsidRPr="008D3EE4" w:rsidRDefault="008D3EE4" w:rsidP="008D3EE4">
            <w:pPr>
              <w:spacing w:before="60" w:afterLines="60" w:after="144"/>
              <w:rPr>
                <w:lang w:val="en-US"/>
              </w:rPr>
            </w:pPr>
            <w:r w:rsidRPr="007169B7">
              <w:rPr>
                <w:lang w:val="en-US"/>
              </w:rPr>
              <w:t>Nation State/APT, Cybercrime, Hacktivist, Competitor, Insider malevolo, Opportunistic Attacker</w:t>
            </w:r>
          </w:p>
        </w:tc>
      </w:tr>
      <w:tr w:rsidR="008D3EE4" w:rsidRPr="005C43B5" w14:paraId="1305FADF" w14:textId="77777777" w:rsidTr="008D3EE4">
        <w:tc>
          <w:tcPr>
            <w:tcW w:w="1517" w:type="dxa"/>
            <w:vAlign w:val="center"/>
          </w:tcPr>
          <w:p w14:paraId="56A88271" w14:textId="75F14609" w:rsidR="008D3EE4" w:rsidRPr="007169B7" w:rsidRDefault="008D3EE4" w:rsidP="008D3EE4">
            <w:pPr>
              <w:spacing w:before="60" w:afterLines="60" w:after="144"/>
            </w:pPr>
            <w:r w:rsidRPr="007169B7">
              <w:t>Accidentale</w:t>
            </w:r>
          </w:p>
        </w:tc>
        <w:tc>
          <w:tcPr>
            <w:tcW w:w="3969" w:type="dxa"/>
            <w:vAlign w:val="center"/>
          </w:tcPr>
          <w:p w14:paraId="19A0FCF9" w14:textId="4418AED2" w:rsidR="008D3EE4" w:rsidRPr="007169B7" w:rsidRDefault="008D3EE4" w:rsidP="008D3EE4">
            <w:pPr>
              <w:spacing w:before="60" w:afterLines="60" w:after="144"/>
            </w:pPr>
            <w:r w:rsidRPr="007169B7">
              <w:t>Minacce derivanti da errore, negligenza, omissione o azione involontaria</w:t>
            </w:r>
          </w:p>
        </w:tc>
        <w:tc>
          <w:tcPr>
            <w:tcW w:w="3969" w:type="dxa"/>
            <w:vAlign w:val="center"/>
          </w:tcPr>
          <w:p w14:paraId="5015A0B7" w14:textId="01F78955" w:rsidR="008D3EE4" w:rsidRPr="007169B7" w:rsidRDefault="008D3EE4" w:rsidP="008D3EE4">
            <w:pPr>
              <w:spacing w:before="60" w:afterLines="60" w:after="144"/>
            </w:pPr>
            <w:r w:rsidRPr="007169B7">
              <w:t>Insider negligente, personale interno, operatore di terza parte</w:t>
            </w:r>
          </w:p>
        </w:tc>
      </w:tr>
      <w:tr w:rsidR="008D3EE4" w:rsidRPr="005C43B5" w14:paraId="5986D206" w14:textId="77777777" w:rsidTr="008D3EE4">
        <w:tc>
          <w:tcPr>
            <w:tcW w:w="1517" w:type="dxa"/>
            <w:vAlign w:val="center"/>
          </w:tcPr>
          <w:p w14:paraId="58F46C79" w14:textId="105C2998" w:rsidR="008D3EE4" w:rsidRPr="007169B7" w:rsidRDefault="008D3EE4" w:rsidP="008D3EE4">
            <w:pPr>
              <w:spacing w:before="60" w:afterLines="60" w:after="144"/>
            </w:pPr>
            <w:r w:rsidRPr="007169B7">
              <w:t>Ambientale o tecnologica</w:t>
            </w:r>
          </w:p>
        </w:tc>
        <w:tc>
          <w:tcPr>
            <w:tcW w:w="3969" w:type="dxa"/>
            <w:vAlign w:val="center"/>
          </w:tcPr>
          <w:p w14:paraId="33F24463" w14:textId="3AB46A0A" w:rsidR="008D3EE4" w:rsidRPr="007169B7" w:rsidRDefault="008D3EE4" w:rsidP="008D3EE4">
            <w:pPr>
              <w:spacing w:before="60" w:afterLines="60" w:after="144"/>
            </w:pPr>
            <w:r w:rsidRPr="007169B7">
              <w:t>Minacce al di fuori del controllo diretto dell’organizzazione o derivanti da guasti e condizioni ambientali</w:t>
            </w:r>
          </w:p>
        </w:tc>
        <w:tc>
          <w:tcPr>
            <w:tcW w:w="3969" w:type="dxa"/>
            <w:vAlign w:val="center"/>
          </w:tcPr>
          <w:p w14:paraId="7036490D" w14:textId="3654C67E" w:rsidR="008D3EE4" w:rsidRPr="007169B7" w:rsidRDefault="008D3EE4" w:rsidP="008D3EE4">
            <w:pPr>
              <w:spacing w:before="60" w:afterLines="60" w:after="144"/>
            </w:pPr>
            <w:r w:rsidRPr="007169B7">
              <w:t>Guasto tecnologico, indisponibilità infrastrutturale, incendio, allagamento, evento naturale</w:t>
            </w:r>
          </w:p>
        </w:tc>
      </w:tr>
    </w:tbl>
    <w:p w14:paraId="2F137DF7" w14:textId="77777777" w:rsidR="00C4767B" w:rsidRPr="00C4767B" w:rsidRDefault="00C4767B" w:rsidP="00C4767B">
      <w:r w:rsidRPr="00C4767B">
        <w:t>La classificazione determina gli attributi da utilizzare per la profilazione della minaccia, ma non modifica la struttura generale del calcolo della probabilità.</w:t>
      </w:r>
    </w:p>
    <w:p w14:paraId="036198B1" w14:textId="19DD47C3" w:rsidR="007169B7" w:rsidRPr="007169B7" w:rsidRDefault="009465C1" w:rsidP="008D3EE4">
      <w:pPr>
        <w:pStyle w:val="Titolo2"/>
      </w:pPr>
      <w:bookmarkStart w:id="86" w:name="_Toc238751519"/>
      <w:r w:rsidRPr="007169B7">
        <w:rPr>
          <w:caps w:val="0"/>
        </w:rPr>
        <w:t>PROFILAZIONE DELLE MINACCE INTENZIONALI</w:t>
      </w:r>
      <w:bookmarkEnd w:id="86"/>
    </w:p>
    <w:p w14:paraId="50C9A8A4" w14:textId="00B7A78B" w:rsidR="00004FAE" w:rsidRDefault="00004FAE" w:rsidP="00004FAE">
      <w:r>
        <w:t>Per le minacce intenzionali, gli attributi sono valutati con riferimento alla coppia formata dal Threat Actor e dallo specifico Threat Event, contestualizzata rispetto al perimetro oggetto di valutazione.</w:t>
      </w:r>
    </w:p>
    <w:p w14:paraId="2D09D501" w14:textId="77777777" w:rsidR="00004FAE" w:rsidRDefault="00004FAE" w:rsidP="00004FAE">
      <w:r>
        <w:t>La profilazione non deve quindi esprimere una valutazione generica e assoluta del Threat Actor. Un medesimo Threat Actor può infatti presentare motivazione, commitment o capacità differenti in relazione al Threat Event considerato e alle caratteristiche del potenziale bersaglio.</w:t>
      </w:r>
    </w:p>
    <w:p w14:paraId="65962745" w14:textId="77777777" w:rsidR="00004FAE" w:rsidRDefault="00004FAE" w:rsidP="00004FAE">
      <w:r>
        <w:t>Esempio:</w:t>
      </w:r>
    </w:p>
    <w:p w14:paraId="1C938C20" w14:textId="77777777" w:rsidR="00004FAE" w:rsidRDefault="00004FAE" w:rsidP="00004FAE">
      <w:r>
        <w:t>La capacità di un gruppo hacktivist di realizzare un evento DDoS può essere elevata, mentre la sua capacità di realizzare una compromissione sofisticata della supply chain può risultare inferiore.</w:t>
      </w:r>
    </w:p>
    <w:p w14:paraId="522B6A6F" w14:textId="5D916E10" w:rsidR="007169B7" w:rsidRDefault="00004FAE" w:rsidP="00004FAE">
      <w:r>
        <w:t>La Likelihood of Initiation e la Threat Strength sono determinate mediante i seguenti attributi:</w:t>
      </w:r>
    </w:p>
    <w:tbl>
      <w:tblPr>
        <w:tblStyle w:val="Grigliatabella"/>
        <w:tblW w:w="7570"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14"/>
        <w:gridCol w:w="2878"/>
        <w:gridCol w:w="2878"/>
      </w:tblGrid>
      <w:tr w:rsidR="00296810" w14:paraId="145A6344" w14:textId="3F50768E" w:rsidTr="00D33280">
        <w:trPr>
          <w:trHeight w:val="630"/>
          <w:tblHeader/>
        </w:trPr>
        <w:tc>
          <w:tcPr>
            <w:tcW w:w="1814" w:type="dxa"/>
            <w:vAlign w:val="center"/>
          </w:tcPr>
          <w:p w14:paraId="555CA7BB" w14:textId="39C4D3B5" w:rsidR="00296810" w:rsidRPr="008D3EE4" w:rsidRDefault="00296810" w:rsidP="008D3EE4">
            <w:pPr>
              <w:spacing w:before="0" w:line="360" w:lineRule="auto"/>
              <w:jc w:val="center"/>
              <w:rPr>
                <w:b/>
                <w:bCs/>
                <w:color w:val="C51B88" w:themeColor="accent1"/>
              </w:rPr>
            </w:pPr>
            <w:r w:rsidRPr="008D3EE4">
              <w:rPr>
                <w:b/>
                <w:bCs/>
                <w:color w:val="C51B88" w:themeColor="accent1"/>
              </w:rPr>
              <w:t>Fattore</w:t>
            </w:r>
          </w:p>
        </w:tc>
        <w:tc>
          <w:tcPr>
            <w:tcW w:w="2878" w:type="dxa"/>
            <w:vAlign w:val="center"/>
          </w:tcPr>
          <w:p w14:paraId="56E41EA9" w14:textId="0500C274" w:rsidR="00296810" w:rsidRPr="008D3EE4" w:rsidRDefault="00296810" w:rsidP="008D3EE4">
            <w:pPr>
              <w:spacing w:before="0" w:line="360" w:lineRule="auto"/>
              <w:jc w:val="center"/>
              <w:rPr>
                <w:b/>
                <w:bCs/>
                <w:color w:val="C51B88" w:themeColor="accent1"/>
              </w:rPr>
            </w:pPr>
            <w:r w:rsidRPr="008D3EE4">
              <w:rPr>
                <w:b/>
                <w:bCs/>
                <w:color w:val="C51B88" w:themeColor="accent1"/>
              </w:rPr>
              <w:t>Attributi utilizzati</w:t>
            </w:r>
          </w:p>
        </w:tc>
        <w:tc>
          <w:tcPr>
            <w:tcW w:w="2878" w:type="dxa"/>
            <w:vAlign w:val="center"/>
          </w:tcPr>
          <w:p w14:paraId="0CE0F7C9" w14:textId="4017B4C1" w:rsidR="00296810" w:rsidRPr="008D3EE4" w:rsidRDefault="00296810" w:rsidP="00D33280">
            <w:pPr>
              <w:spacing w:before="0" w:line="360" w:lineRule="auto"/>
              <w:rPr>
                <w:b/>
                <w:bCs/>
                <w:color w:val="C51B88" w:themeColor="accent1"/>
              </w:rPr>
            </w:pPr>
            <w:r>
              <w:rPr>
                <w:b/>
                <w:bCs/>
                <w:color w:val="C51B88" w:themeColor="accent1"/>
              </w:rPr>
              <w:t>Oggetto della valutazione</w:t>
            </w:r>
          </w:p>
        </w:tc>
      </w:tr>
      <w:tr w:rsidR="00296810" w:rsidRPr="00D33280" w14:paraId="3306A911" w14:textId="308E6C0C" w:rsidTr="00D33280">
        <w:tc>
          <w:tcPr>
            <w:tcW w:w="1814" w:type="dxa"/>
            <w:vAlign w:val="center"/>
          </w:tcPr>
          <w:p w14:paraId="3BFA3561" w14:textId="00403546" w:rsidR="00296810" w:rsidRPr="007169B7" w:rsidRDefault="00296810" w:rsidP="008D3EE4">
            <w:pPr>
              <w:spacing w:before="60" w:afterLines="60" w:after="144"/>
            </w:pPr>
            <w:r w:rsidRPr="007169B7">
              <w:t>Likelihood of Initiation, LoI</w:t>
            </w:r>
          </w:p>
        </w:tc>
        <w:tc>
          <w:tcPr>
            <w:tcW w:w="2878" w:type="dxa"/>
            <w:vAlign w:val="center"/>
          </w:tcPr>
          <w:p w14:paraId="77DFB62A" w14:textId="10D8A339" w:rsidR="00296810" w:rsidRPr="007169B7" w:rsidRDefault="00296810" w:rsidP="008D3EE4">
            <w:pPr>
              <w:spacing w:before="60" w:afterLines="60" w:after="144"/>
            </w:pPr>
            <w:r w:rsidRPr="007169B7">
              <w:t>History + Motivation</w:t>
            </w:r>
          </w:p>
        </w:tc>
        <w:tc>
          <w:tcPr>
            <w:tcW w:w="2878" w:type="dxa"/>
            <w:vAlign w:val="center"/>
          </w:tcPr>
          <w:p w14:paraId="62D3E20C" w14:textId="2363A7B5" w:rsidR="00296810" w:rsidRPr="007169B7" w:rsidRDefault="00D33280" w:rsidP="00D33280">
            <w:pPr>
              <w:spacing w:before="60" w:afterLines="60" w:after="144"/>
            </w:pPr>
            <w:r w:rsidRPr="00D33280">
              <w:t>Threat Actor × Threat Event, rispetto al Gruppo, al settore o al bersaglio</w:t>
            </w:r>
          </w:p>
        </w:tc>
      </w:tr>
      <w:tr w:rsidR="00296810" w:rsidRPr="005C43B5" w14:paraId="32061B9A" w14:textId="1A78DE45" w:rsidTr="00D33280">
        <w:tc>
          <w:tcPr>
            <w:tcW w:w="1814" w:type="dxa"/>
            <w:vAlign w:val="center"/>
          </w:tcPr>
          <w:p w14:paraId="2C53B515" w14:textId="0829E440" w:rsidR="00296810" w:rsidRPr="007169B7" w:rsidRDefault="00296810" w:rsidP="008D3EE4">
            <w:pPr>
              <w:spacing w:before="60" w:afterLines="60" w:after="144"/>
            </w:pPr>
            <w:r w:rsidRPr="007169B7">
              <w:t>Threat Strength, TS</w:t>
            </w:r>
          </w:p>
        </w:tc>
        <w:tc>
          <w:tcPr>
            <w:tcW w:w="2878" w:type="dxa"/>
            <w:vAlign w:val="center"/>
          </w:tcPr>
          <w:p w14:paraId="02B73914" w14:textId="61FA86F0" w:rsidR="00296810" w:rsidRPr="007169B7" w:rsidRDefault="00296810" w:rsidP="008D3EE4">
            <w:pPr>
              <w:spacing w:before="60" w:afterLines="60" w:after="144"/>
            </w:pPr>
            <w:r w:rsidRPr="007169B7">
              <w:t>Capability + Commitment</w:t>
            </w:r>
          </w:p>
        </w:tc>
        <w:tc>
          <w:tcPr>
            <w:tcW w:w="2878" w:type="dxa"/>
            <w:vAlign w:val="center"/>
          </w:tcPr>
          <w:p w14:paraId="29F3B078" w14:textId="3313B2A9" w:rsidR="00296810" w:rsidRPr="007169B7" w:rsidRDefault="00D33280" w:rsidP="00D33280">
            <w:pPr>
              <w:spacing w:before="60" w:afterLines="60" w:after="144"/>
            </w:pPr>
            <w:r w:rsidRPr="00D33280">
              <w:t>Threat Actor × Threat Event</w:t>
            </w:r>
          </w:p>
        </w:tc>
      </w:tr>
    </w:tbl>
    <w:p w14:paraId="6C7D0BDD" w14:textId="2AACD912" w:rsidR="007169B7" w:rsidRDefault="007169B7" w:rsidP="00BD3DA6">
      <w:pPr>
        <w:pStyle w:val="Titolo3"/>
      </w:pPr>
      <w:r w:rsidRPr="007169B7">
        <w:t>Attributi del Threat Actor intenzionale</w:t>
      </w:r>
    </w:p>
    <w:tbl>
      <w:tblPr>
        <w:tblStyle w:val="Grigliatabella"/>
        <w:tblW w:w="9451"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14"/>
        <w:gridCol w:w="7937"/>
      </w:tblGrid>
      <w:tr w:rsidR="006A3CEB" w14:paraId="618FC35D" w14:textId="77777777" w:rsidTr="006A3CEB">
        <w:trPr>
          <w:trHeight w:val="630"/>
          <w:tblHeader/>
        </w:trPr>
        <w:tc>
          <w:tcPr>
            <w:tcW w:w="1514" w:type="dxa"/>
            <w:vAlign w:val="center"/>
          </w:tcPr>
          <w:p w14:paraId="4F6180FE" w14:textId="652E09CA" w:rsidR="006A3CEB" w:rsidRPr="006A3CEB" w:rsidRDefault="006A3CEB" w:rsidP="006A3CEB">
            <w:pPr>
              <w:spacing w:before="60" w:afterLines="60" w:after="144"/>
              <w:rPr>
                <w:b/>
                <w:bCs/>
                <w:color w:val="C51B88" w:themeColor="accent1"/>
              </w:rPr>
            </w:pPr>
            <w:r w:rsidRPr="006A3CEB">
              <w:rPr>
                <w:b/>
                <w:bCs/>
                <w:color w:val="C51B88" w:themeColor="accent1"/>
              </w:rPr>
              <w:lastRenderedPageBreak/>
              <w:t>Attributo</w:t>
            </w:r>
          </w:p>
        </w:tc>
        <w:tc>
          <w:tcPr>
            <w:tcW w:w="7937" w:type="dxa"/>
            <w:vAlign w:val="center"/>
          </w:tcPr>
          <w:p w14:paraId="6A9E70C7" w14:textId="323A6B44" w:rsidR="006A3CEB" w:rsidRPr="006A3CEB" w:rsidRDefault="006A3CEB" w:rsidP="006A3CEB">
            <w:pPr>
              <w:spacing w:before="60" w:afterLines="60" w:after="144"/>
              <w:rPr>
                <w:b/>
                <w:bCs/>
                <w:color w:val="C51B88" w:themeColor="accent1"/>
              </w:rPr>
            </w:pPr>
            <w:r w:rsidRPr="006A3CEB">
              <w:rPr>
                <w:b/>
                <w:bCs/>
                <w:color w:val="C51B88" w:themeColor="accent1"/>
              </w:rPr>
              <w:t>Descrizione</w:t>
            </w:r>
          </w:p>
        </w:tc>
      </w:tr>
      <w:tr w:rsidR="006A3CEB" w:rsidRPr="005C43B5" w14:paraId="32384404" w14:textId="77777777" w:rsidTr="006A3CEB">
        <w:tc>
          <w:tcPr>
            <w:tcW w:w="1514" w:type="dxa"/>
            <w:vAlign w:val="center"/>
          </w:tcPr>
          <w:p w14:paraId="40657B37" w14:textId="0631E43A" w:rsidR="006A3CEB" w:rsidRPr="007169B7" w:rsidRDefault="006A3CEB" w:rsidP="006A3CEB">
            <w:pPr>
              <w:spacing w:before="60" w:afterLines="60" w:after="144"/>
            </w:pPr>
            <w:r w:rsidRPr="007169B7">
              <w:t>History</w:t>
            </w:r>
          </w:p>
        </w:tc>
        <w:tc>
          <w:tcPr>
            <w:tcW w:w="7937" w:type="dxa"/>
            <w:vAlign w:val="center"/>
          </w:tcPr>
          <w:p w14:paraId="1034C087" w14:textId="430D345A" w:rsidR="006A3CEB" w:rsidRPr="007169B7" w:rsidRDefault="006A3CEB" w:rsidP="006A3CEB">
            <w:pPr>
              <w:spacing w:before="60" w:afterLines="60" w:after="144"/>
            </w:pPr>
            <w:r w:rsidRPr="007169B7">
              <w:t>Evidenze relative a precedenti Threat Event attribuiti al medesimo attore o alla medesima tipologia di minaccia, osservati nel Gruppo, nel settore di riferimento o in organizzazioni con caratteristiche comparabili.</w:t>
            </w:r>
          </w:p>
        </w:tc>
      </w:tr>
      <w:tr w:rsidR="006A3CEB" w:rsidRPr="005C43B5" w14:paraId="03BAA776" w14:textId="77777777" w:rsidTr="006A3CEB">
        <w:tc>
          <w:tcPr>
            <w:tcW w:w="1514" w:type="dxa"/>
            <w:vAlign w:val="center"/>
          </w:tcPr>
          <w:p w14:paraId="5DE27325" w14:textId="6C9E2BC5" w:rsidR="006A3CEB" w:rsidRPr="007169B7" w:rsidRDefault="006A3CEB" w:rsidP="006A3CEB">
            <w:pPr>
              <w:spacing w:before="60" w:afterLines="60" w:after="144"/>
            </w:pPr>
            <w:r w:rsidRPr="007169B7">
              <w:t>Motivation</w:t>
            </w:r>
          </w:p>
        </w:tc>
        <w:tc>
          <w:tcPr>
            <w:tcW w:w="7937" w:type="dxa"/>
            <w:vAlign w:val="center"/>
          </w:tcPr>
          <w:p w14:paraId="53684947" w14:textId="0B0224EC" w:rsidR="006A3CEB" w:rsidRPr="007169B7" w:rsidRDefault="006A3CEB" w:rsidP="006A3CEB">
            <w:pPr>
              <w:spacing w:before="60" w:afterLines="60" w:after="144"/>
            </w:pPr>
            <w:r w:rsidRPr="007169B7">
              <w:t>Livello di interesse dell’attore verso il Gruppo, il settore, i dati, i clienti, i servizi o le tecnologie oggetto di valutazione.</w:t>
            </w:r>
          </w:p>
        </w:tc>
      </w:tr>
      <w:tr w:rsidR="006A3CEB" w:rsidRPr="005C43B5" w14:paraId="32B284CA" w14:textId="77777777" w:rsidTr="006A3CEB">
        <w:tc>
          <w:tcPr>
            <w:tcW w:w="1514" w:type="dxa"/>
            <w:vAlign w:val="center"/>
          </w:tcPr>
          <w:p w14:paraId="14570149" w14:textId="6C4F2B0D" w:rsidR="006A3CEB" w:rsidRPr="007169B7" w:rsidRDefault="006A3CEB" w:rsidP="006A3CEB">
            <w:pPr>
              <w:spacing w:before="60" w:afterLines="60" w:after="144"/>
            </w:pPr>
            <w:r w:rsidRPr="007169B7">
              <w:t>Capability</w:t>
            </w:r>
          </w:p>
        </w:tc>
        <w:tc>
          <w:tcPr>
            <w:tcW w:w="7937" w:type="dxa"/>
            <w:vAlign w:val="center"/>
          </w:tcPr>
          <w:p w14:paraId="68D8F874" w14:textId="34339034" w:rsidR="006A3CEB" w:rsidRPr="007169B7" w:rsidRDefault="006A3CEB" w:rsidP="006A3CEB">
            <w:pPr>
              <w:spacing w:before="60" w:afterLines="60" w:after="144"/>
            </w:pPr>
            <w:r w:rsidRPr="007169B7">
              <w:t>Competenze tecniche, esperienza, strumenti, risorse economiche e tecnologiche, numerosità, conoscenza e possibilità di accesso disponibili all’attore.</w:t>
            </w:r>
          </w:p>
        </w:tc>
      </w:tr>
      <w:tr w:rsidR="006A3CEB" w:rsidRPr="005C43B5" w14:paraId="2D338610" w14:textId="77777777" w:rsidTr="006A3CEB">
        <w:tc>
          <w:tcPr>
            <w:tcW w:w="1514" w:type="dxa"/>
            <w:vAlign w:val="center"/>
          </w:tcPr>
          <w:p w14:paraId="056448E3" w14:textId="392FE5BF" w:rsidR="006A3CEB" w:rsidRPr="007169B7" w:rsidRDefault="006A3CEB" w:rsidP="006A3CEB">
            <w:pPr>
              <w:spacing w:before="60" w:afterLines="60" w:after="144"/>
            </w:pPr>
            <w:r w:rsidRPr="007169B7">
              <w:t>Commitment</w:t>
            </w:r>
          </w:p>
        </w:tc>
        <w:tc>
          <w:tcPr>
            <w:tcW w:w="7937" w:type="dxa"/>
            <w:vAlign w:val="center"/>
          </w:tcPr>
          <w:p w14:paraId="734CD72C" w14:textId="7D8D9578" w:rsidR="006A3CEB" w:rsidRPr="007169B7" w:rsidRDefault="006A3CEB" w:rsidP="006A3CEB">
            <w:pPr>
              <w:spacing w:before="60" w:afterLines="60" w:after="144"/>
            </w:pPr>
            <w:r w:rsidRPr="007169B7">
              <w:t>Quantità di tempo, risorse e capacità che l’attore è presumibilmente disposto a impiegare per raggiungere il proprio obiettivo.</w:t>
            </w:r>
          </w:p>
        </w:tc>
      </w:tr>
    </w:tbl>
    <w:p w14:paraId="0616CEC3" w14:textId="61E68299" w:rsidR="007169B7" w:rsidRPr="007169B7" w:rsidRDefault="007169B7" w:rsidP="00BD3DA6">
      <w:pPr>
        <w:pStyle w:val="Titolo3"/>
      </w:pPr>
      <w:r w:rsidRPr="007169B7">
        <w:t>Scala degli attributi</w:t>
      </w:r>
    </w:p>
    <w:p w14:paraId="3406D4E6" w14:textId="77777777" w:rsidR="007169B7" w:rsidRDefault="007169B7" w:rsidP="007169B7">
      <w:r w:rsidRPr="007169B7">
        <w:t>Ciascun attributo è valutato su una scala da 0 a 3.</w:t>
      </w:r>
    </w:p>
    <w:tbl>
      <w:tblPr>
        <w:tblStyle w:val="Grigliatabella"/>
        <w:tblW w:w="8727"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34"/>
        <w:gridCol w:w="1524"/>
        <w:gridCol w:w="5669"/>
      </w:tblGrid>
      <w:tr w:rsidR="00963971" w14:paraId="223199DB" w14:textId="77777777">
        <w:trPr>
          <w:trHeight w:val="630"/>
          <w:tblHeader/>
        </w:trPr>
        <w:tc>
          <w:tcPr>
            <w:tcW w:w="1534" w:type="dxa"/>
            <w:vAlign w:val="center"/>
          </w:tcPr>
          <w:p w14:paraId="0F3D8B16" w14:textId="0B7E366F" w:rsidR="00963971" w:rsidRPr="007169B7" w:rsidRDefault="00963971">
            <w:pPr>
              <w:spacing w:before="60" w:afterLines="60" w:after="144"/>
              <w:rPr>
                <w:b/>
                <w:bCs/>
                <w:color w:val="C51B88" w:themeColor="accent1"/>
              </w:rPr>
            </w:pPr>
            <w:r>
              <w:rPr>
                <w:b/>
                <w:bCs/>
                <w:color w:val="C51B88" w:themeColor="accent1"/>
              </w:rPr>
              <w:t>Valutazione</w:t>
            </w:r>
          </w:p>
        </w:tc>
        <w:tc>
          <w:tcPr>
            <w:tcW w:w="1524" w:type="dxa"/>
            <w:vAlign w:val="center"/>
          </w:tcPr>
          <w:p w14:paraId="470D745A" w14:textId="77777777" w:rsidR="00963971" w:rsidRPr="007169B7" w:rsidRDefault="00963971">
            <w:pPr>
              <w:spacing w:before="60" w:afterLines="60" w:after="144"/>
              <w:rPr>
                <w:b/>
                <w:bCs/>
                <w:color w:val="C51B88" w:themeColor="accent1"/>
              </w:rPr>
            </w:pPr>
            <w:r w:rsidRPr="007169B7">
              <w:rPr>
                <w:b/>
                <w:bCs/>
                <w:color w:val="C51B88" w:themeColor="accent1"/>
              </w:rPr>
              <w:t>Valore</w:t>
            </w:r>
          </w:p>
        </w:tc>
        <w:tc>
          <w:tcPr>
            <w:tcW w:w="5669" w:type="dxa"/>
            <w:vAlign w:val="center"/>
          </w:tcPr>
          <w:p w14:paraId="6A3584B9" w14:textId="5046FE6E" w:rsidR="00963971" w:rsidRPr="007169B7" w:rsidRDefault="00963971">
            <w:pPr>
              <w:spacing w:before="60" w:afterLines="60" w:after="144"/>
              <w:rPr>
                <w:b/>
                <w:bCs/>
                <w:color w:val="C51B88" w:themeColor="accent1"/>
              </w:rPr>
            </w:pPr>
            <w:r>
              <w:rPr>
                <w:b/>
                <w:bCs/>
                <w:color w:val="C51B88" w:themeColor="accent1"/>
              </w:rPr>
              <w:t>Criterio Generale</w:t>
            </w:r>
          </w:p>
        </w:tc>
      </w:tr>
      <w:tr w:rsidR="00963971" w:rsidRPr="005C43B5" w14:paraId="7F4C8D1C" w14:textId="77777777">
        <w:tc>
          <w:tcPr>
            <w:tcW w:w="1534" w:type="dxa"/>
            <w:vAlign w:val="center"/>
          </w:tcPr>
          <w:p w14:paraId="63E82892" w14:textId="16C79D68" w:rsidR="00963971" w:rsidRPr="00F016CB" w:rsidRDefault="00963971" w:rsidP="00963971">
            <w:pPr>
              <w:spacing w:before="60" w:afterLines="60" w:after="144"/>
            </w:pPr>
            <w:r w:rsidRPr="007169B7">
              <w:t>Trascurabile</w:t>
            </w:r>
          </w:p>
        </w:tc>
        <w:tc>
          <w:tcPr>
            <w:tcW w:w="1524" w:type="dxa"/>
            <w:vAlign w:val="center"/>
          </w:tcPr>
          <w:p w14:paraId="5C6943DA" w14:textId="0E4083D9" w:rsidR="00963971" w:rsidRPr="00F016CB" w:rsidRDefault="00963971" w:rsidP="00963971">
            <w:pPr>
              <w:spacing w:before="60" w:afterLines="60" w:after="144"/>
            </w:pPr>
            <w:r w:rsidRPr="007169B7">
              <w:t>0</w:t>
            </w:r>
          </w:p>
        </w:tc>
        <w:tc>
          <w:tcPr>
            <w:tcW w:w="5669" w:type="dxa"/>
            <w:vAlign w:val="center"/>
          </w:tcPr>
          <w:p w14:paraId="4D5CE1BA" w14:textId="3E95D97D" w:rsidR="00963971" w:rsidRPr="00F016CB" w:rsidRDefault="00963971" w:rsidP="00963971">
            <w:pPr>
              <w:spacing w:before="60" w:afterLines="60" w:after="144"/>
            </w:pPr>
            <w:r w:rsidRPr="007169B7">
              <w:t>L’attributo non è rilevante o non risultano evidenze applicabili allo scenario.</w:t>
            </w:r>
          </w:p>
        </w:tc>
      </w:tr>
      <w:tr w:rsidR="00963971" w:rsidRPr="005C43B5" w14:paraId="71AA8C1D" w14:textId="77777777">
        <w:tc>
          <w:tcPr>
            <w:tcW w:w="1534" w:type="dxa"/>
            <w:vAlign w:val="center"/>
          </w:tcPr>
          <w:p w14:paraId="36CE64A2" w14:textId="4F95C16D" w:rsidR="00963971" w:rsidRPr="00F016CB" w:rsidRDefault="00963971" w:rsidP="00963971">
            <w:pPr>
              <w:spacing w:before="60" w:afterLines="60" w:after="144"/>
            </w:pPr>
            <w:r w:rsidRPr="007169B7">
              <w:t>Basso</w:t>
            </w:r>
          </w:p>
        </w:tc>
        <w:tc>
          <w:tcPr>
            <w:tcW w:w="1524" w:type="dxa"/>
            <w:vAlign w:val="center"/>
          </w:tcPr>
          <w:p w14:paraId="26F75F43" w14:textId="52EBCB91" w:rsidR="00963971" w:rsidRPr="00F016CB" w:rsidRDefault="00963971" w:rsidP="00963971">
            <w:pPr>
              <w:spacing w:before="60" w:afterLines="60" w:after="144"/>
            </w:pPr>
            <w:r w:rsidRPr="007169B7">
              <w:t>1</w:t>
            </w:r>
          </w:p>
        </w:tc>
        <w:tc>
          <w:tcPr>
            <w:tcW w:w="5669" w:type="dxa"/>
            <w:vAlign w:val="center"/>
          </w:tcPr>
          <w:p w14:paraId="7B0E60F5" w14:textId="4124D889" w:rsidR="00963971" w:rsidRPr="00F016CB" w:rsidRDefault="00963971" w:rsidP="00963971">
            <w:pPr>
              <w:spacing w:before="60" w:afterLines="60" w:after="144"/>
            </w:pPr>
            <w:r w:rsidRPr="007169B7">
              <w:t>L’attributo è presente in misura limitata.</w:t>
            </w:r>
          </w:p>
        </w:tc>
      </w:tr>
      <w:tr w:rsidR="00963971" w:rsidRPr="005C43B5" w14:paraId="25264B74" w14:textId="77777777">
        <w:tc>
          <w:tcPr>
            <w:tcW w:w="1534" w:type="dxa"/>
            <w:vAlign w:val="center"/>
          </w:tcPr>
          <w:p w14:paraId="36CE3124" w14:textId="6A441C09" w:rsidR="00963971" w:rsidRPr="00F016CB" w:rsidRDefault="00963971" w:rsidP="00963971">
            <w:pPr>
              <w:spacing w:before="60" w:afterLines="60" w:after="144"/>
            </w:pPr>
            <w:r w:rsidRPr="007169B7">
              <w:t>Moderato</w:t>
            </w:r>
          </w:p>
        </w:tc>
        <w:tc>
          <w:tcPr>
            <w:tcW w:w="1524" w:type="dxa"/>
            <w:vAlign w:val="center"/>
          </w:tcPr>
          <w:p w14:paraId="1F400E9E" w14:textId="27F43B35" w:rsidR="00963971" w:rsidRPr="00F016CB" w:rsidRDefault="00963971" w:rsidP="00963971">
            <w:pPr>
              <w:spacing w:before="60" w:afterLines="60" w:after="144"/>
            </w:pPr>
            <w:r w:rsidRPr="007169B7">
              <w:t>2</w:t>
            </w:r>
          </w:p>
        </w:tc>
        <w:tc>
          <w:tcPr>
            <w:tcW w:w="5669" w:type="dxa"/>
            <w:vAlign w:val="center"/>
          </w:tcPr>
          <w:p w14:paraId="777D8362" w14:textId="37292966" w:rsidR="00963971" w:rsidRPr="00F016CB" w:rsidRDefault="00963971" w:rsidP="00963971">
            <w:pPr>
              <w:spacing w:before="60" w:afterLines="60" w:after="144"/>
            </w:pPr>
            <w:r w:rsidRPr="007169B7">
              <w:t>L’attributo è presente in misura significativa e supportato da evidenze coerenti.</w:t>
            </w:r>
          </w:p>
        </w:tc>
      </w:tr>
      <w:tr w:rsidR="00963971" w:rsidRPr="005C43B5" w14:paraId="0A1177F6" w14:textId="77777777">
        <w:tc>
          <w:tcPr>
            <w:tcW w:w="1534" w:type="dxa"/>
            <w:vAlign w:val="center"/>
          </w:tcPr>
          <w:p w14:paraId="49295690" w14:textId="676C1781" w:rsidR="00963971" w:rsidRPr="00F016CB" w:rsidRDefault="00963971" w:rsidP="00963971">
            <w:pPr>
              <w:spacing w:before="60" w:afterLines="60" w:after="144"/>
            </w:pPr>
            <w:r w:rsidRPr="007169B7">
              <w:t>Alto</w:t>
            </w:r>
          </w:p>
        </w:tc>
        <w:tc>
          <w:tcPr>
            <w:tcW w:w="1524" w:type="dxa"/>
            <w:vAlign w:val="center"/>
          </w:tcPr>
          <w:p w14:paraId="51EABFB5" w14:textId="69D869C8" w:rsidR="00963971" w:rsidRPr="00F016CB" w:rsidRDefault="00963971" w:rsidP="00963971">
            <w:pPr>
              <w:spacing w:before="60" w:afterLines="60" w:after="144"/>
            </w:pPr>
            <w:r w:rsidRPr="007169B7">
              <w:t>3</w:t>
            </w:r>
          </w:p>
        </w:tc>
        <w:tc>
          <w:tcPr>
            <w:tcW w:w="5669" w:type="dxa"/>
            <w:vAlign w:val="center"/>
          </w:tcPr>
          <w:p w14:paraId="35C96416" w14:textId="0D634823" w:rsidR="00963971" w:rsidRPr="00F016CB" w:rsidRDefault="00963971" w:rsidP="00963971">
            <w:pPr>
              <w:spacing w:before="60" w:afterLines="60" w:after="144"/>
            </w:pPr>
            <w:r w:rsidRPr="007169B7">
              <w:t>L’attributo è fortemente presente e supportato da evidenze concrete e rilevanti.</w:t>
            </w:r>
          </w:p>
        </w:tc>
      </w:tr>
    </w:tbl>
    <w:p w14:paraId="11CD6BFA" w14:textId="77777777" w:rsidR="00355B1F" w:rsidRDefault="00355B1F" w:rsidP="00355B1F">
      <w:r>
        <w:t>La valutazione deve essere motivata riportando le fonti utilizzate, quali Cyber Threat Intelligence, storico degli incidenti, dati settoriali, evidenze tecniche o informazioni derivanti dalle strutture competenti.</w:t>
      </w:r>
    </w:p>
    <w:p w14:paraId="5AF49C9A" w14:textId="445968F8" w:rsidR="007169B7" w:rsidRPr="007169B7" w:rsidRDefault="00355B1F" w:rsidP="00355B1F">
      <w:r>
        <w:t xml:space="preserve">L’assenza di informazioni non determina automaticamente l’attribuzione del valore zero. In assenza di evidenze sufficienti deve essere utilizzato il valore prudenziale definito </w:t>
      </w:r>
      <w:r w:rsidR="00F945B6">
        <w:t>nella tassonomia</w:t>
      </w:r>
      <w:r>
        <w:t xml:space="preserve"> di Threat Actor e Threat Event, </w:t>
      </w:r>
      <w:r w:rsidR="00F945B6">
        <w:t xml:space="preserve">dell’allegato </w:t>
      </w:r>
      <w:r w:rsidR="002B4E68">
        <w:t>“</w:t>
      </w:r>
      <w:r w:rsidR="00F945B6" w:rsidRPr="00B04918">
        <w:rPr>
          <w:lang w:eastAsia="it-IT"/>
        </w:rPr>
        <w:t>ISM08_A01 – Allegato Tecnico Cyber Risk Assessment</w:t>
      </w:r>
      <w:r w:rsidR="002B4E68">
        <w:rPr>
          <w:lang w:eastAsia="it-IT"/>
        </w:rPr>
        <w:t>”,</w:t>
      </w:r>
      <w:r w:rsidR="00F945B6">
        <w:t xml:space="preserve"> </w:t>
      </w:r>
      <w:r>
        <w:t>registrando la limitazione informativa.</w:t>
      </w:r>
    </w:p>
    <w:p w14:paraId="7528A240" w14:textId="3D151561" w:rsidR="007169B7" w:rsidRPr="0037192F" w:rsidRDefault="007169B7" w:rsidP="0037192F">
      <w:pPr>
        <w:pStyle w:val="Titolo3"/>
        <w:rPr>
          <w:lang w:val="en-US"/>
        </w:rPr>
      </w:pPr>
      <w:r w:rsidRPr="0037192F">
        <w:rPr>
          <w:lang w:val="en-US"/>
        </w:rPr>
        <w:t>Calcolo della Likelihood of Initiation</w:t>
      </w:r>
    </w:p>
    <w:p w14:paraId="32E55714" w14:textId="77777777" w:rsidR="007169B7" w:rsidRPr="007169B7" w:rsidRDefault="007169B7" w:rsidP="007169B7">
      <w:r w:rsidRPr="007169B7">
        <w:t>Per le minacce intenzionali:</w:t>
      </w:r>
    </w:p>
    <w:p w14:paraId="6D3F3561" w14:textId="77777777" w:rsidR="007169B7" w:rsidRPr="0037192F" w:rsidRDefault="007169B7" w:rsidP="007169B7">
      <w:pPr>
        <w:rPr>
          <w:b/>
          <w:bCs/>
        </w:rPr>
      </w:pPr>
      <w:r w:rsidRPr="0037192F">
        <w:rPr>
          <w:b/>
          <w:bCs/>
        </w:rPr>
        <w:t>LoI_score = History + Motivation</w:t>
      </w:r>
    </w:p>
    <w:p w14:paraId="05F6E5A6" w14:textId="77777777" w:rsidR="007169B7" w:rsidRDefault="007169B7" w:rsidP="007169B7">
      <w:r w:rsidRPr="007169B7">
        <w:t>Il risultato è convertito nella scala di probabilità adottata dal Gruppo:</w:t>
      </w:r>
    </w:p>
    <w:tbl>
      <w:tblPr>
        <w:tblStyle w:val="Grigliatabella"/>
        <w:tblW w:w="3068"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34"/>
        <w:gridCol w:w="1534"/>
      </w:tblGrid>
      <w:tr w:rsidR="0037192F" w14:paraId="216125D1" w14:textId="77777777" w:rsidTr="0037192F">
        <w:trPr>
          <w:trHeight w:val="630"/>
          <w:tblHeader/>
        </w:trPr>
        <w:tc>
          <w:tcPr>
            <w:tcW w:w="1534" w:type="dxa"/>
            <w:vAlign w:val="center"/>
          </w:tcPr>
          <w:p w14:paraId="1DDDF96F" w14:textId="035F3117" w:rsidR="0037192F" w:rsidRPr="0037192F" w:rsidRDefault="0037192F" w:rsidP="0037192F">
            <w:pPr>
              <w:spacing w:before="60" w:afterLines="60" w:after="144"/>
              <w:rPr>
                <w:b/>
                <w:bCs/>
                <w:color w:val="C51B88" w:themeColor="accent1"/>
              </w:rPr>
            </w:pPr>
            <w:r w:rsidRPr="0037192F">
              <w:rPr>
                <w:b/>
                <w:bCs/>
                <w:color w:val="C51B88" w:themeColor="accent1"/>
              </w:rPr>
              <w:t>LoI score</w:t>
            </w:r>
          </w:p>
        </w:tc>
        <w:tc>
          <w:tcPr>
            <w:tcW w:w="1534" w:type="dxa"/>
            <w:vAlign w:val="center"/>
          </w:tcPr>
          <w:p w14:paraId="67B6CDA5" w14:textId="75EAFBBF" w:rsidR="0037192F" w:rsidRPr="0037192F" w:rsidRDefault="0037192F" w:rsidP="0037192F">
            <w:pPr>
              <w:spacing w:before="60" w:afterLines="60" w:after="144"/>
              <w:rPr>
                <w:b/>
                <w:bCs/>
                <w:color w:val="C51B88" w:themeColor="accent1"/>
              </w:rPr>
            </w:pPr>
            <w:r w:rsidRPr="0037192F">
              <w:rPr>
                <w:b/>
                <w:bCs/>
                <w:color w:val="C51B88" w:themeColor="accent1"/>
              </w:rPr>
              <w:t>Likelihood of Initiation</w:t>
            </w:r>
          </w:p>
        </w:tc>
      </w:tr>
      <w:tr w:rsidR="0037192F" w:rsidRPr="005C43B5" w14:paraId="0DFF43AC" w14:textId="77777777" w:rsidTr="0037192F">
        <w:tc>
          <w:tcPr>
            <w:tcW w:w="1534" w:type="dxa"/>
            <w:vAlign w:val="center"/>
          </w:tcPr>
          <w:p w14:paraId="4C2B32F4" w14:textId="52C8B7A9" w:rsidR="0037192F" w:rsidRPr="007169B7" w:rsidRDefault="0037192F" w:rsidP="0037192F">
            <w:pPr>
              <w:spacing w:before="60" w:afterLines="60" w:after="144"/>
            </w:pPr>
            <w:r w:rsidRPr="007169B7">
              <w:t>0</w:t>
            </w:r>
          </w:p>
        </w:tc>
        <w:tc>
          <w:tcPr>
            <w:tcW w:w="1534" w:type="dxa"/>
            <w:vAlign w:val="center"/>
          </w:tcPr>
          <w:p w14:paraId="304E9947" w14:textId="793AB02C" w:rsidR="0037192F" w:rsidRPr="007169B7" w:rsidRDefault="0037192F" w:rsidP="0037192F">
            <w:pPr>
              <w:spacing w:before="60" w:afterLines="60" w:after="144"/>
            </w:pPr>
            <w:r w:rsidRPr="007169B7">
              <w:t>1 - Raro</w:t>
            </w:r>
          </w:p>
        </w:tc>
      </w:tr>
      <w:tr w:rsidR="0037192F" w:rsidRPr="005C43B5" w14:paraId="2C8AC3A2" w14:textId="77777777" w:rsidTr="0037192F">
        <w:tc>
          <w:tcPr>
            <w:tcW w:w="1534" w:type="dxa"/>
            <w:vAlign w:val="center"/>
          </w:tcPr>
          <w:p w14:paraId="2B4EDBBC" w14:textId="5B8589C2" w:rsidR="0037192F" w:rsidRPr="007169B7" w:rsidRDefault="0037192F" w:rsidP="0037192F">
            <w:pPr>
              <w:spacing w:before="60" w:afterLines="60" w:after="144"/>
            </w:pPr>
            <w:r w:rsidRPr="007169B7">
              <w:lastRenderedPageBreak/>
              <w:t>1</w:t>
            </w:r>
          </w:p>
        </w:tc>
        <w:tc>
          <w:tcPr>
            <w:tcW w:w="1534" w:type="dxa"/>
            <w:vAlign w:val="center"/>
          </w:tcPr>
          <w:p w14:paraId="0B5078E4" w14:textId="2D02C865" w:rsidR="0037192F" w:rsidRPr="007169B7" w:rsidRDefault="0037192F" w:rsidP="0037192F">
            <w:pPr>
              <w:spacing w:before="60" w:afterLines="60" w:after="144"/>
            </w:pPr>
            <w:r w:rsidRPr="007169B7">
              <w:t>2 - Improbabile</w:t>
            </w:r>
          </w:p>
        </w:tc>
      </w:tr>
      <w:tr w:rsidR="0037192F" w:rsidRPr="005C43B5" w14:paraId="54F0AD6E" w14:textId="77777777" w:rsidTr="0037192F">
        <w:tc>
          <w:tcPr>
            <w:tcW w:w="1534" w:type="dxa"/>
            <w:vAlign w:val="center"/>
          </w:tcPr>
          <w:p w14:paraId="0421FB2A" w14:textId="5ECE9A44" w:rsidR="0037192F" w:rsidRPr="007169B7" w:rsidRDefault="0037192F" w:rsidP="0037192F">
            <w:pPr>
              <w:spacing w:before="60" w:afterLines="60" w:after="144"/>
            </w:pPr>
            <w:r w:rsidRPr="007169B7">
              <w:t>2-3</w:t>
            </w:r>
          </w:p>
        </w:tc>
        <w:tc>
          <w:tcPr>
            <w:tcW w:w="1534" w:type="dxa"/>
            <w:vAlign w:val="center"/>
          </w:tcPr>
          <w:p w14:paraId="26AD32AE" w14:textId="3700F8CC" w:rsidR="0037192F" w:rsidRPr="007169B7" w:rsidRDefault="0037192F" w:rsidP="0037192F">
            <w:pPr>
              <w:spacing w:before="60" w:afterLines="60" w:after="144"/>
            </w:pPr>
            <w:r w:rsidRPr="007169B7">
              <w:t>3 - Moderato</w:t>
            </w:r>
          </w:p>
        </w:tc>
      </w:tr>
      <w:tr w:rsidR="0037192F" w:rsidRPr="005C43B5" w14:paraId="721025EA" w14:textId="77777777" w:rsidTr="0037192F">
        <w:tc>
          <w:tcPr>
            <w:tcW w:w="1534" w:type="dxa"/>
            <w:vAlign w:val="center"/>
          </w:tcPr>
          <w:p w14:paraId="4C14CF89" w14:textId="3B5578A3" w:rsidR="0037192F" w:rsidRPr="007169B7" w:rsidRDefault="0037192F" w:rsidP="0037192F">
            <w:pPr>
              <w:spacing w:before="60" w:afterLines="60" w:after="144"/>
            </w:pPr>
            <w:r w:rsidRPr="007169B7">
              <w:t>4-5</w:t>
            </w:r>
          </w:p>
        </w:tc>
        <w:tc>
          <w:tcPr>
            <w:tcW w:w="1534" w:type="dxa"/>
            <w:vAlign w:val="center"/>
          </w:tcPr>
          <w:p w14:paraId="556A9BE0" w14:textId="5901C67A" w:rsidR="0037192F" w:rsidRPr="007169B7" w:rsidRDefault="0037192F" w:rsidP="0037192F">
            <w:pPr>
              <w:spacing w:before="60" w:afterLines="60" w:after="144"/>
            </w:pPr>
            <w:r w:rsidRPr="007169B7">
              <w:t>4 - Possibile</w:t>
            </w:r>
          </w:p>
        </w:tc>
      </w:tr>
      <w:tr w:rsidR="0037192F" w:rsidRPr="005C43B5" w14:paraId="21A0C1D1" w14:textId="77777777" w:rsidTr="0037192F">
        <w:tc>
          <w:tcPr>
            <w:tcW w:w="1534" w:type="dxa"/>
            <w:vAlign w:val="center"/>
          </w:tcPr>
          <w:p w14:paraId="3BA4CA2A" w14:textId="2F38245A" w:rsidR="0037192F" w:rsidRPr="007169B7" w:rsidRDefault="0037192F" w:rsidP="0037192F">
            <w:pPr>
              <w:spacing w:before="60" w:afterLines="60" w:after="144"/>
            </w:pPr>
            <w:r w:rsidRPr="007169B7">
              <w:t>6</w:t>
            </w:r>
          </w:p>
        </w:tc>
        <w:tc>
          <w:tcPr>
            <w:tcW w:w="1534" w:type="dxa"/>
            <w:vAlign w:val="center"/>
          </w:tcPr>
          <w:p w14:paraId="3BEC860C" w14:textId="17D757BB" w:rsidR="0037192F" w:rsidRPr="007169B7" w:rsidRDefault="0037192F" w:rsidP="0037192F">
            <w:pPr>
              <w:spacing w:before="60" w:afterLines="60" w:after="144"/>
            </w:pPr>
            <w:r w:rsidRPr="007169B7">
              <w:t>5 - Probabile</w:t>
            </w:r>
          </w:p>
        </w:tc>
      </w:tr>
    </w:tbl>
    <w:p w14:paraId="198AF2C0" w14:textId="19830430" w:rsidR="007169B7" w:rsidRPr="007169B7" w:rsidRDefault="007169B7" w:rsidP="0037192F">
      <w:pPr>
        <w:pStyle w:val="Titolo3"/>
      </w:pPr>
      <w:r w:rsidRPr="007169B7">
        <w:t>Calcolo della Threat Strength</w:t>
      </w:r>
    </w:p>
    <w:p w14:paraId="028F7207" w14:textId="77777777" w:rsidR="007169B7" w:rsidRPr="007169B7" w:rsidRDefault="007169B7" w:rsidP="007169B7">
      <w:r w:rsidRPr="007169B7">
        <w:t>Per le minacce intenzionali:</w:t>
      </w:r>
    </w:p>
    <w:p w14:paraId="34AD72BF" w14:textId="77777777" w:rsidR="007169B7" w:rsidRPr="0037192F" w:rsidRDefault="007169B7" w:rsidP="007169B7">
      <w:pPr>
        <w:rPr>
          <w:b/>
          <w:bCs/>
        </w:rPr>
      </w:pPr>
      <w:r w:rsidRPr="0037192F">
        <w:rPr>
          <w:b/>
          <w:bCs/>
        </w:rPr>
        <w:t>TS_score = Capability + Commitment</w:t>
      </w:r>
    </w:p>
    <w:p w14:paraId="551A5A38" w14:textId="77777777" w:rsidR="007169B7" w:rsidRDefault="007169B7" w:rsidP="007169B7">
      <w:r w:rsidRPr="007169B7">
        <w:t>Il risultato è convertito nella seguente scala:</w:t>
      </w:r>
    </w:p>
    <w:tbl>
      <w:tblPr>
        <w:tblStyle w:val="Grigliatabella"/>
        <w:tblW w:w="3068"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34"/>
        <w:gridCol w:w="1534"/>
      </w:tblGrid>
      <w:tr w:rsidR="0037192F" w14:paraId="17DDCEDB" w14:textId="77777777" w:rsidTr="0037192F">
        <w:trPr>
          <w:trHeight w:val="630"/>
          <w:tblHeader/>
        </w:trPr>
        <w:tc>
          <w:tcPr>
            <w:tcW w:w="1534" w:type="dxa"/>
            <w:vAlign w:val="center"/>
          </w:tcPr>
          <w:p w14:paraId="4BEEFC58" w14:textId="72A55357" w:rsidR="0037192F" w:rsidRPr="0037192F" w:rsidRDefault="0037192F" w:rsidP="0037192F">
            <w:pPr>
              <w:spacing w:before="60" w:afterLines="60" w:after="144"/>
              <w:rPr>
                <w:b/>
                <w:bCs/>
                <w:color w:val="C51B88" w:themeColor="accent1"/>
              </w:rPr>
            </w:pPr>
            <w:r w:rsidRPr="0037192F">
              <w:rPr>
                <w:b/>
                <w:bCs/>
                <w:color w:val="C51B88" w:themeColor="accent1"/>
              </w:rPr>
              <w:t>TS score</w:t>
            </w:r>
          </w:p>
        </w:tc>
        <w:tc>
          <w:tcPr>
            <w:tcW w:w="1534" w:type="dxa"/>
            <w:vAlign w:val="center"/>
          </w:tcPr>
          <w:p w14:paraId="2A53A9BE" w14:textId="4B7B14B6" w:rsidR="0037192F" w:rsidRPr="0037192F" w:rsidRDefault="0037192F" w:rsidP="0037192F">
            <w:pPr>
              <w:spacing w:before="60" w:afterLines="60" w:after="144"/>
              <w:rPr>
                <w:b/>
                <w:bCs/>
                <w:color w:val="C51B88" w:themeColor="accent1"/>
              </w:rPr>
            </w:pPr>
            <w:r w:rsidRPr="0037192F">
              <w:rPr>
                <w:b/>
                <w:bCs/>
                <w:color w:val="C51B88" w:themeColor="accent1"/>
              </w:rPr>
              <w:t>Threat Strength</w:t>
            </w:r>
          </w:p>
        </w:tc>
      </w:tr>
      <w:tr w:rsidR="0037192F" w:rsidRPr="005C43B5" w14:paraId="383132D5" w14:textId="77777777" w:rsidTr="0037192F">
        <w:tc>
          <w:tcPr>
            <w:tcW w:w="1534" w:type="dxa"/>
            <w:vAlign w:val="center"/>
          </w:tcPr>
          <w:p w14:paraId="3C57ADD9" w14:textId="4BD6575E" w:rsidR="0037192F" w:rsidRPr="007169B7" w:rsidRDefault="0037192F" w:rsidP="0037192F">
            <w:pPr>
              <w:spacing w:before="60" w:afterLines="60" w:after="144"/>
            </w:pPr>
            <w:r w:rsidRPr="007169B7">
              <w:t>0</w:t>
            </w:r>
          </w:p>
        </w:tc>
        <w:tc>
          <w:tcPr>
            <w:tcW w:w="1534" w:type="dxa"/>
            <w:vAlign w:val="center"/>
          </w:tcPr>
          <w:p w14:paraId="0AB52EC2" w14:textId="78E29566" w:rsidR="0037192F" w:rsidRPr="007169B7" w:rsidRDefault="0037192F" w:rsidP="0037192F">
            <w:pPr>
              <w:spacing w:before="60" w:afterLines="60" w:after="144"/>
            </w:pPr>
            <w:r w:rsidRPr="007169B7">
              <w:t>1 - Trascurabile</w:t>
            </w:r>
          </w:p>
        </w:tc>
      </w:tr>
      <w:tr w:rsidR="0037192F" w:rsidRPr="005C43B5" w14:paraId="7FD2870C" w14:textId="77777777" w:rsidTr="0037192F">
        <w:tc>
          <w:tcPr>
            <w:tcW w:w="1534" w:type="dxa"/>
            <w:vAlign w:val="center"/>
          </w:tcPr>
          <w:p w14:paraId="1E68D936" w14:textId="278A6B9C" w:rsidR="0037192F" w:rsidRPr="007169B7" w:rsidRDefault="0037192F" w:rsidP="0037192F">
            <w:pPr>
              <w:spacing w:before="60" w:afterLines="60" w:after="144"/>
            </w:pPr>
            <w:r w:rsidRPr="007169B7">
              <w:t>1</w:t>
            </w:r>
          </w:p>
        </w:tc>
        <w:tc>
          <w:tcPr>
            <w:tcW w:w="1534" w:type="dxa"/>
            <w:vAlign w:val="center"/>
          </w:tcPr>
          <w:p w14:paraId="3761B560" w14:textId="044EF566" w:rsidR="0037192F" w:rsidRPr="007169B7" w:rsidRDefault="0037192F" w:rsidP="0037192F">
            <w:pPr>
              <w:spacing w:before="60" w:afterLines="60" w:after="144"/>
            </w:pPr>
            <w:r w:rsidRPr="007169B7">
              <w:t>2 - Bassa</w:t>
            </w:r>
          </w:p>
        </w:tc>
      </w:tr>
      <w:tr w:rsidR="0037192F" w:rsidRPr="005C43B5" w14:paraId="098723B8" w14:textId="77777777" w:rsidTr="0037192F">
        <w:tc>
          <w:tcPr>
            <w:tcW w:w="1534" w:type="dxa"/>
            <w:vAlign w:val="center"/>
          </w:tcPr>
          <w:p w14:paraId="47E09716" w14:textId="64290698" w:rsidR="0037192F" w:rsidRPr="007169B7" w:rsidRDefault="0037192F" w:rsidP="0037192F">
            <w:pPr>
              <w:spacing w:before="60" w:afterLines="60" w:after="144"/>
            </w:pPr>
            <w:r w:rsidRPr="007169B7">
              <w:t>2-3</w:t>
            </w:r>
          </w:p>
        </w:tc>
        <w:tc>
          <w:tcPr>
            <w:tcW w:w="1534" w:type="dxa"/>
            <w:vAlign w:val="center"/>
          </w:tcPr>
          <w:p w14:paraId="0E1104BB" w14:textId="14EEEC6F" w:rsidR="0037192F" w:rsidRPr="007169B7" w:rsidRDefault="0037192F" w:rsidP="0037192F">
            <w:pPr>
              <w:spacing w:before="60" w:afterLines="60" w:after="144"/>
            </w:pPr>
            <w:r w:rsidRPr="007169B7">
              <w:t>3 - Moderata</w:t>
            </w:r>
          </w:p>
        </w:tc>
      </w:tr>
      <w:tr w:rsidR="0037192F" w:rsidRPr="005C43B5" w14:paraId="58301A7B" w14:textId="77777777" w:rsidTr="0037192F">
        <w:tc>
          <w:tcPr>
            <w:tcW w:w="1534" w:type="dxa"/>
            <w:vAlign w:val="center"/>
          </w:tcPr>
          <w:p w14:paraId="49576EC8" w14:textId="2CF1116D" w:rsidR="0037192F" w:rsidRPr="007169B7" w:rsidRDefault="0037192F" w:rsidP="0037192F">
            <w:pPr>
              <w:spacing w:before="60" w:afterLines="60" w:after="144"/>
            </w:pPr>
            <w:r w:rsidRPr="007169B7">
              <w:t>4-5</w:t>
            </w:r>
          </w:p>
        </w:tc>
        <w:tc>
          <w:tcPr>
            <w:tcW w:w="1534" w:type="dxa"/>
            <w:vAlign w:val="center"/>
          </w:tcPr>
          <w:p w14:paraId="3A41BD55" w14:textId="373657CB" w:rsidR="0037192F" w:rsidRPr="007169B7" w:rsidRDefault="0037192F" w:rsidP="0037192F">
            <w:pPr>
              <w:spacing w:before="60" w:afterLines="60" w:after="144"/>
            </w:pPr>
            <w:r w:rsidRPr="007169B7">
              <w:t>4 - Alta</w:t>
            </w:r>
          </w:p>
        </w:tc>
      </w:tr>
      <w:tr w:rsidR="0037192F" w:rsidRPr="005C43B5" w14:paraId="3EFCA021" w14:textId="77777777" w:rsidTr="0037192F">
        <w:tc>
          <w:tcPr>
            <w:tcW w:w="1534" w:type="dxa"/>
            <w:vAlign w:val="center"/>
          </w:tcPr>
          <w:p w14:paraId="0376BD68" w14:textId="3AD2CE61" w:rsidR="0037192F" w:rsidRPr="007169B7" w:rsidRDefault="0037192F" w:rsidP="0037192F">
            <w:pPr>
              <w:spacing w:before="60" w:afterLines="60" w:after="144"/>
            </w:pPr>
            <w:r w:rsidRPr="007169B7">
              <w:t>6</w:t>
            </w:r>
          </w:p>
        </w:tc>
        <w:tc>
          <w:tcPr>
            <w:tcW w:w="1534" w:type="dxa"/>
            <w:vAlign w:val="center"/>
          </w:tcPr>
          <w:p w14:paraId="7D4CE584" w14:textId="44442B97" w:rsidR="0037192F" w:rsidRPr="007169B7" w:rsidRDefault="0037192F" w:rsidP="0037192F">
            <w:pPr>
              <w:spacing w:before="60" w:afterLines="60" w:after="144"/>
            </w:pPr>
            <w:r w:rsidRPr="007169B7">
              <w:t>5 - Molto alta</w:t>
            </w:r>
          </w:p>
        </w:tc>
      </w:tr>
    </w:tbl>
    <w:p w14:paraId="7BD96C1A" w14:textId="77777777" w:rsidR="0037192F" w:rsidRPr="007169B7" w:rsidRDefault="0037192F" w:rsidP="007169B7"/>
    <w:p w14:paraId="75FA1D10" w14:textId="780349A3" w:rsidR="007169B7" w:rsidRPr="007169B7" w:rsidRDefault="009465C1" w:rsidP="00D056C9">
      <w:pPr>
        <w:pStyle w:val="Titolo2"/>
      </w:pPr>
      <w:bookmarkStart w:id="87" w:name="_Toc238751520"/>
      <w:r w:rsidRPr="007169B7">
        <w:rPr>
          <w:caps w:val="0"/>
        </w:rPr>
        <w:t>PROFILAZIONE DELLE MINACCE ACCIDENTALI</w:t>
      </w:r>
      <w:bookmarkEnd w:id="87"/>
    </w:p>
    <w:p w14:paraId="6474062A" w14:textId="77777777" w:rsidR="00E20757" w:rsidRPr="00E20757" w:rsidRDefault="00E20757" w:rsidP="00E20757">
      <w:r w:rsidRPr="00E20757">
        <w:t xml:space="preserve">Per le minacce accidentali, la profilazione è effettuata con riferimento alla </w:t>
      </w:r>
      <w:r w:rsidRPr="00E20757">
        <w:rPr>
          <w:b/>
          <w:bCs/>
        </w:rPr>
        <w:t>fonte di minaccia che può generare lo specifico Threat Event nel contesto del servizio, del processo o dell’attività analizzata</w:t>
      </w:r>
      <w:r w:rsidRPr="00E20757">
        <w:t>.</w:t>
      </w:r>
    </w:p>
    <w:p w14:paraId="521D59C4" w14:textId="77777777" w:rsidR="00E20757" w:rsidRPr="00E20757" w:rsidRDefault="00E20757" w:rsidP="00E20757">
      <w:r w:rsidRPr="00E20757">
        <w:t>La fonte di minaccia deve essere identificata per categoria funzionale e non attraverso la valutazione nominativa di singole persone. Possono costituire fonti di minaccia, ad esempio:</w:t>
      </w:r>
    </w:p>
    <w:p w14:paraId="4B098C3E" w14:textId="77777777" w:rsidR="00E20757" w:rsidRPr="00E20757" w:rsidRDefault="00E20757" w:rsidP="00510D61">
      <w:pPr>
        <w:numPr>
          <w:ilvl w:val="0"/>
          <w:numId w:val="18"/>
        </w:numPr>
      </w:pPr>
      <w:r w:rsidRPr="00E20757">
        <w:t>utenti del servizio;</w:t>
      </w:r>
    </w:p>
    <w:p w14:paraId="485610C6" w14:textId="77777777" w:rsidR="00E20757" w:rsidRPr="00E20757" w:rsidRDefault="00E20757" w:rsidP="00510D61">
      <w:pPr>
        <w:numPr>
          <w:ilvl w:val="0"/>
          <w:numId w:val="18"/>
        </w:numPr>
      </w:pPr>
      <w:r w:rsidRPr="00E20757">
        <w:t>amministratori di sistema;</w:t>
      </w:r>
    </w:p>
    <w:p w14:paraId="28CE4523" w14:textId="77777777" w:rsidR="00E20757" w:rsidRPr="00E20757" w:rsidRDefault="00E20757" w:rsidP="00510D61">
      <w:pPr>
        <w:numPr>
          <w:ilvl w:val="0"/>
          <w:numId w:val="18"/>
        </w:numPr>
      </w:pPr>
      <w:r w:rsidRPr="00E20757">
        <w:t>sviluppatori;</w:t>
      </w:r>
    </w:p>
    <w:p w14:paraId="0C3F14F4" w14:textId="77777777" w:rsidR="00E20757" w:rsidRPr="00E20757" w:rsidRDefault="00E20757" w:rsidP="00510D61">
      <w:pPr>
        <w:numPr>
          <w:ilvl w:val="0"/>
          <w:numId w:val="18"/>
        </w:numPr>
      </w:pPr>
      <w:r w:rsidRPr="00E20757">
        <w:t>operatori tecnici;</w:t>
      </w:r>
    </w:p>
    <w:p w14:paraId="6B1381D2" w14:textId="77777777" w:rsidR="00E20757" w:rsidRPr="00E20757" w:rsidRDefault="00E20757" w:rsidP="00510D61">
      <w:pPr>
        <w:numPr>
          <w:ilvl w:val="0"/>
          <w:numId w:val="18"/>
        </w:numPr>
      </w:pPr>
      <w:r w:rsidRPr="00E20757">
        <w:t>personale del fornitore;</w:t>
      </w:r>
    </w:p>
    <w:p w14:paraId="6668436F" w14:textId="77777777" w:rsidR="00E20757" w:rsidRPr="00E20757" w:rsidRDefault="00E20757" w:rsidP="00510D61">
      <w:pPr>
        <w:numPr>
          <w:ilvl w:val="0"/>
          <w:numId w:val="18"/>
        </w:numPr>
      </w:pPr>
      <w:r w:rsidRPr="00E20757">
        <w:t>personale incaricato di attività operative o procedurali.</w:t>
      </w:r>
    </w:p>
    <w:p w14:paraId="48EFD3C3" w14:textId="77777777" w:rsidR="00E20757" w:rsidRPr="00E20757" w:rsidRDefault="00E20757" w:rsidP="00E20757">
      <w:r w:rsidRPr="00E20757">
        <w:lastRenderedPageBreak/>
        <w:t xml:space="preserve">Competence, Culture e Privilege sono quindi valutati rispetto al </w:t>
      </w:r>
      <w:r w:rsidRPr="00E20757">
        <w:rPr>
          <w:b/>
          <w:bCs/>
        </w:rPr>
        <w:t>contesto organizzativo e operativo nel quale opera la categoria di soggetti considerata</w:t>
      </w:r>
      <w:r w:rsidRPr="00E20757">
        <w:t>, non rispetto alle qualità individuali di una specifica persona.</w:t>
      </w:r>
    </w:p>
    <w:p w14:paraId="339BC2E5" w14:textId="77777777" w:rsidR="00E20757" w:rsidRPr="00E20757" w:rsidRDefault="00E20757" w:rsidP="00E20757">
      <w:r w:rsidRPr="00E20757">
        <w:t>La Likelihood of Initiation e la Threat Strength sono determinate mediante i seguenti attributi:</w:t>
      </w:r>
    </w:p>
    <w:tbl>
      <w:tblPr>
        <w:tblStyle w:val="Grigliatabella"/>
        <w:tblW w:w="8088"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96"/>
        <w:gridCol w:w="2696"/>
        <w:gridCol w:w="2696"/>
      </w:tblGrid>
      <w:tr w:rsidR="00D33280" w14:paraId="33A16354" w14:textId="1184B7AD" w:rsidTr="00D33280">
        <w:trPr>
          <w:trHeight w:val="20"/>
          <w:tblHeader/>
        </w:trPr>
        <w:tc>
          <w:tcPr>
            <w:tcW w:w="2696" w:type="dxa"/>
            <w:vAlign w:val="center"/>
          </w:tcPr>
          <w:p w14:paraId="44218912" w14:textId="45F8D0C0" w:rsidR="00D33280" w:rsidRPr="00021382" w:rsidRDefault="00D33280" w:rsidP="00021382">
            <w:pPr>
              <w:spacing w:before="60" w:afterLines="60" w:after="144"/>
              <w:rPr>
                <w:b/>
                <w:bCs/>
                <w:color w:val="C51B88" w:themeColor="accent1"/>
              </w:rPr>
            </w:pPr>
            <w:r w:rsidRPr="00021382">
              <w:rPr>
                <w:b/>
                <w:bCs/>
                <w:color w:val="C51B88" w:themeColor="accent1"/>
              </w:rPr>
              <w:t>Fattore</w:t>
            </w:r>
          </w:p>
        </w:tc>
        <w:tc>
          <w:tcPr>
            <w:tcW w:w="2696" w:type="dxa"/>
            <w:vAlign w:val="center"/>
          </w:tcPr>
          <w:p w14:paraId="5594417E" w14:textId="7962BE8A" w:rsidR="00D33280" w:rsidRPr="00021382" w:rsidRDefault="00D33280" w:rsidP="00021382">
            <w:pPr>
              <w:spacing w:before="60" w:afterLines="60" w:after="144"/>
              <w:rPr>
                <w:b/>
                <w:bCs/>
                <w:color w:val="C51B88" w:themeColor="accent1"/>
              </w:rPr>
            </w:pPr>
            <w:r w:rsidRPr="00021382">
              <w:rPr>
                <w:b/>
                <w:bCs/>
                <w:color w:val="C51B88" w:themeColor="accent1"/>
              </w:rPr>
              <w:t>Attributi utilizzati</w:t>
            </w:r>
          </w:p>
        </w:tc>
        <w:tc>
          <w:tcPr>
            <w:tcW w:w="2696" w:type="dxa"/>
          </w:tcPr>
          <w:p w14:paraId="2B871D0C" w14:textId="75F88531" w:rsidR="00D33280" w:rsidRPr="00021382" w:rsidRDefault="00D33280" w:rsidP="00021382">
            <w:pPr>
              <w:spacing w:before="60" w:afterLines="60" w:after="144"/>
              <w:rPr>
                <w:b/>
                <w:bCs/>
                <w:color w:val="C51B88" w:themeColor="accent1"/>
              </w:rPr>
            </w:pPr>
            <w:r>
              <w:rPr>
                <w:b/>
                <w:bCs/>
                <w:color w:val="C51B88" w:themeColor="accent1"/>
              </w:rPr>
              <w:t>Oggetto della valutazione</w:t>
            </w:r>
          </w:p>
        </w:tc>
      </w:tr>
      <w:tr w:rsidR="00D33280" w:rsidRPr="005C43B5" w14:paraId="22966BAA" w14:textId="726DD0E2" w:rsidTr="00D33280">
        <w:trPr>
          <w:trHeight w:val="20"/>
        </w:trPr>
        <w:tc>
          <w:tcPr>
            <w:tcW w:w="2696" w:type="dxa"/>
            <w:vAlign w:val="center"/>
          </w:tcPr>
          <w:p w14:paraId="516C5E36" w14:textId="6E0B0C92" w:rsidR="00D33280" w:rsidRPr="007169B7" w:rsidRDefault="00D33280" w:rsidP="00021382">
            <w:pPr>
              <w:spacing w:before="60" w:afterLines="60" w:after="144"/>
            </w:pPr>
            <w:r w:rsidRPr="007169B7">
              <w:t>Likelihood of Initiation, LoI</w:t>
            </w:r>
          </w:p>
        </w:tc>
        <w:tc>
          <w:tcPr>
            <w:tcW w:w="2696" w:type="dxa"/>
            <w:vAlign w:val="center"/>
          </w:tcPr>
          <w:p w14:paraId="45672F82" w14:textId="378EF910" w:rsidR="00D33280" w:rsidRPr="00BE0647" w:rsidRDefault="00D33280" w:rsidP="00021382">
            <w:pPr>
              <w:spacing w:before="60" w:afterLines="60" w:after="144"/>
              <w:rPr>
                <w:lang w:val="en-US"/>
              </w:rPr>
            </w:pPr>
            <w:r w:rsidRPr="00BE0647">
              <w:rPr>
                <w:lang w:val="en-US"/>
              </w:rPr>
              <w:t xml:space="preserve">History + Competence </w:t>
            </w:r>
            <w:r w:rsidR="00BE0647" w:rsidRPr="00BE0647">
              <w:rPr>
                <w:lang w:val="en-US"/>
              </w:rPr>
              <w:t xml:space="preserve">Gap </w:t>
            </w:r>
            <w:r w:rsidRPr="00BE0647">
              <w:rPr>
                <w:lang w:val="en-US"/>
              </w:rPr>
              <w:t xml:space="preserve">+ </w:t>
            </w:r>
            <w:r w:rsidR="00BE0647" w:rsidRPr="00BE0647">
              <w:rPr>
                <w:lang w:val="en-US"/>
              </w:rPr>
              <w:t>Weak Security Culture</w:t>
            </w:r>
          </w:p>
        </w:tc>
        <w:tc>
          <w:tcPr>
            <w:tcW w:w="2696" w:type="dxa"/>
          </w:tcPr>
          <w:p w14:paraId="79F35BF1" w14:textId="2E20E9F5" w:rsidR="00D33280" w:rsidRPr="007169B7" w:rsidRDefault="00E325CE" w:rsidP="00021382">
            <w:pPr>
              <w:spacing w:before="60" w:afterLines="60" w:after="144"/>
            </w:pPr>
            <w:r w:rsidRPr="00E325CE">
              <w:t>Fonte di minaccia × Threat Event × contesto operativo</w:t>
            </w:r>
          </w:p>
        </w:tc>
      </w:tr>
      <w:tr w:rsidR="00D33280" w:rsidRPr="005C43B5" w14:paraId="34BC95BE" w14:textId="2CEC4519" w:rsidTr="00D33280">
        <w:trPr>
          <w:trHeight w:val="20"/>
        </w:trPr>
        <w:tc>
          <w:tcPr>
            <w:tcW w:w="2696" w:type="dxa"/>
            <w:vAlign w:val="center"/>
          </w:tcPr>
          <w:p w14:paraId="7FAD1FA3" w14:textId="6090D2CA" w:rsidR="00D33280" w:rsidRPr="007169B7" w:rsidRDefault="00D33280" w:rsidP="00021382">
            <w:pPr>
              <w:spacing w:before="60" w:afterLines="60" w:after="144"/>
            </w:pPr>
            <w:r w:rsidRPr="007169B7">
              <w:t>Threat Strength, TS</w:t>
            </w:r>
          </w:p>
        </w:tc>
        <w:tc>
          <w:tcPr>
            <w:tcW w:w="2696" w:type="dxa"/>
            <w:vAlign w:val="center"/>
          </w:tcPr>
          <w:p w14:paraId="2FA3A9FA" w14:textId="4D20C9F8" w:rsidR="00D33280" w:rsidRPr="007169B7" w:rsidRDefault="00D33280" w:rsidP="00021382">
            <w:pPr>
              <w:spacing w:before="60" w:afterLines="60" w:after="144"/>
            </w:pPr>
            <w:r w:rsidRPr="007169B7">
              <w:t>Privilege</w:t>
            </w:r>
          </w:p>
        </w:tc>
        <w:tc>
          <w:tcPr>
            <w:tcW w:w="2696" w:type="dxa"/>
          </w:tcPr>
          <w:p w14:paraId="7F23AB44" w14:textId="0575D7C7" w:rsidR="00D33280" w:rsidRPr="007169B7" w:rsidRDefault="00E325CE" w:rsidP="00021382">
            <w:pPr>
              <w:spacing w:before="60" w:afterLines="60" w:after="144"/>
            </w:pPr>
            <w:r w:rsidRPr="00E325CE">
              <w:t>Fonte di minaccia ×</w:t>
            </w:r>
            <w:r>
              <w:t xml:space="preserve"> </w:t>
            </w:r>
            <w:r w:rsidRPr="00E325CE">
              <w:t>contesto operativo</w:t>
            </w:r>
          </w:p>
        </w:tc>
      </w:tr>
    </w:tbl>
    <w:p w14:paraId="1516D3DF" w14:textId="77777777" w:rsidR="00021382" w:rsidRDefault="00021382" w:rsidP="007169B7"/>
    <w:tbl>
      <w:tblPr>
        <w:tblStyle w:val="Grigliatabella"/>
        <w:tblW w:w="9638"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01"/>
        <w:gridCol w:w="7937"/>
      </w:tblGrid>
      <w:tr w:rsidR="003E01DB" w14:paraId="55CBDBFB" w14:textId="77777777" w:rsidTr="00EF047E">
        <w:trPr>
          <w:trHeight w:val="20"/>
          <w:tblHeader/>
        </w:trPr>
        <w:tc>
          <w:tcPr>
            <w:tcW w:w="1701" w:type="dxa"/>
            <w:vAlign w:val="center"/>
          </w:tcPr>
          <w:p w14:paraId="65A3840F" w14:textId="7A2251A0" w:rsidR="003E01DB" w:rsidRPr="00EF047E" w:rsidRDefault="003E01DB" w:rsidP="003E01DB">
            <w:pPr>
              <w:spacing w:before="60" w:afterLines="60" w:after="144"/>
              <w:rPr>
                <w:b/>
                <w:bCs/>
                <w:color w:val="C51B88" w:themeColor="accent1"/>
              </w:rPr>
            </w:pPr>
            <w:r w:rsidRPr="00EF047E">
              <w:rPr>
                <w:b/>
                <w:bCs/>
                <w:color w:val="C51B88" w:themeColor="accent1"/>
              </w:rPr>
              <w:t>Attributo</w:t>
            </w:r>
          </w:p>
        </w:tc>
        <w:tc>
          <w:tcPr>
            <w:tcW w:w="7937" w:type="dxa"/>
            <w:vAlign w:val="center"/>
          </w:tcPr>
          <w:p w14:paraId="4D0E1920" w14:textId="11A261F0" w:rsidR="003E01DB" w:rsidRPr="00EF047E" w:rsidRDefault="003E01DB" w:rsidP="003E01DB">
            <w:pPr>
              <w:spacing w:before="60" w:afterLines="60" w:after="144"/>
              <w:rPr>
                <w:b/>
                <w:bCs/>
                <w:color w:val="C51B88" w:themeColor="accent1"/>
              </w:rPr>
            </w:pPr>
            <w:r w:rsidRPr="00EF047E">
              <w:rPr>
                <w:b/>
                <w:bCs/>
                <w:color w:val="C51B88" w:themeColor="accent1"/>
              </w:rPr>
              <w:t>Descrizione</w:t>
            </w:r>
          </w:p>
        </w:tc>
      </w:tr>
      <w:tr w:rsidR="003E01DB" w:rsidRPr="005C43B5" w14:paraId="46C8B0E7" w14:textId="77777777" w:rsidTr="00EF047E">
        <w:trPr>
          <w:trHeight w:val="20"/>
        </w:trPr>
        <w:tc>
          <w:tcPr>
            <w:tcW w:w="1701" w:type="dxa"/>
            <w:vAlign w:val="center"/>
          </w:tcPr>
          <w:p w14:paraId="05AADA6B" w14:textId="1D93DC94" w:rsidR="003E01DB" w:rsidRPr="007169B7" w:rsidRDefault="003E01DB" w:rsidP="003E01DB">
            <w:pPr>
              <w:spacing w:before="60" w:afterLines="60" w:after="144"/>
            </w:pPr>
            <w:r w:rsidRPr="007169B7">
              <w:t>History</w:t>
            </w:r>
          </w:p>
        </w:tc>
        <w:tc>
          <w:tcPr>
            <w:tcW w:w="7937" w:type="dxa"/>
            <w:vAlign w:val="center"/>
          </w:tcPr>
          <w:p w14:paraId="0689E5BC" w14:textId="4C81C992" w:rsidR="003E01DB" w:rsidRPr="007169B7" w:rsidRDefault="003E01DB" w:rsidP="003E01DB">
            <w:pPr>
              <w:spacing w:before="60" w:afterLines="60" w:after="144"/>
            </w:pPr>
            <w:r w:rsidRPr="007169B7">
              <w:t>Frequenza e rilevanza di errori, omissioni, incidenti o eventi analoghi precedentemente osservati.</w:t>
            </w:r>
          </w:p>
        </w:tc>
      </w:tr>
      <w:tr w:rsidR="003E01DB" w:rsidRPr="005C43B5" w14:paraId="1EBF41B5" w14:textId="77777777" w:rsidTr="00EF047E">
        <w:trPr>
          <w:trHeight w:val="20"/>
        </w:trPr>
        <w:tc>
          <w:tcPr>
            <w:tcW w:w="1701" w:type="dxa"/>
            <w:vAlign w:val="center"/>
          </w:tcPr>
          <w:p w14:paraId="4B3AB4AA" w14:textId="716380B8" w:rsidR="003E01DB" w:rsidRPr="007169B7" w:rsidRDefault="00D33A51" w:rsidP="003E01DB">
            <w:pPr>
              <w:spacing w:before="60" w:afterLines="60" w:after="144"/>
            </w:pPr>
            <w:r w:rsidRPr="00D33A51">
              <w:t>Competence Gap</w:t>
            </w:r>
          </w:p>
        </w:tc>
        <w:tc>
          <w:tcPr>
            <w:tcW w:w="7937" w:type="dxa"/>
            <w:vAlign w:val="center"/>
          </w:tcPr>
          <w:p w14:paraId="2631BEF1" w14:textId="2766A5FD" w:rsidR="003E01DB" w:rsidRPr="007169B7" w:rsidRDefault="00D33A51" w:rsidP="003E01DB">
            <w:pPr>
              <w:spacing w:before="60" w:afterLines="60" w:after="144"/>
            </w:pPr>
            <w:r w:rsidRPr="00D33A51">
              <w:t>Presenza di carenze di conoscenza, formazione, esperienza o adeguatezza delle istruzioni necessarie per lo svolgimento delle attività di competenza.</w:t>
            </w:r>
          </w:p>
        </w:tc>
      </w:tr>
      <w:tr w:rsidR="003E01DB" w:rsidRPr="005C43B5" w14:paraId="016813B1" w14:textId="77777777" w:rsidTr="00EF047E">
        <w:trPr>
          <w:trHeight w:val="20"/>
        </w:trPr>
        <w:tc>
          <w:tcPr>
            <w:tcW w:w="1701" w:type="dxa"/>
            <w:vAlign w:val="center"/>
          </w:tcPr>
          <w:p w14:paraId="61385C76" w14:textId="5D87A5F6" w:rsidR="003E01DB" w:rsidRPr="007169B7" w:rsidRDefault="00D33A51" w:rsidP="003E01DB">
            <w:pPr>
              <w:spacing w:before="60" w:afterLines="60" w:after="144"/>
            </w:pPr>
            <w:r w:rsidRPr="00D33A51">
              <w:t>Weak Security Culture</w:t>
            </w:r>
          </w:p>
        </w:tc>
        <w:tc>
          <w:tcPr>
            <w:tcW w:w="7937" w:type="dxa"/>
            <w:vAlign w:val="center"/>
          </w:tcPr>
          <w:p w14:paraId="4A4003B1" w14:textId="638A27D4" w:rsidR="003E01DB" w:rsidRPr="007169B7" w:rsidRDefault="00D33A51" w:rsidP="003E01DB">
            <w:pPr>
              <w:spacing w:before="60" w:afterLines="60" w:after="144"/>
            </w:pPr>
            <w:r w:rsidRPr="00D33A51">
              <w:t>Presenza di condizioni organizzative caratterizzate da limitata consapevolezza, insufficiente attenzione alla sicurezza o mancata osservanza delle procedure.</w:t>
            </w:r>
          </w:p>
        </w:tc>
      </w:tr>
      <w:tr w:rsidR="003E01DB" w:rsidRPr="005C43B5" w14:paraId="5E4DEEBF" w14:textId="77777777" w:rsidTr="00EF047E">
        <w:trPr>
          <w:trHeight w:val="20"/>
        </w:trPr>
        <w:tc>
          <w:tcPr>
            <w:tcW w:w="1701" w:type="dxa"/>
            <w:vAlign w:val="center"/>
          </w:tcPr>
          <w:p w14:paraId="0FD34C8C" w14:textId="6ECCEB67" w:rsidR="003E01DB" w:rsidRPr="007169B7" w:rsidRDefault="003E01DB" w:rsidP="003E01DB">
            <w:pPr>
              <w:spacing w:before="60" w:afterLines="60" w:after="144"/>
            </w:pPr>
            <w:r w:rsidRPr="007169B7">
              <w:t>Privilege</w:t>
            </w:r>
          </w:p>
        </w:tc>
        <w:tc>
          <w:tcPr>
            <w:tcW w:w="7937" w:type="dxa"/>
            <w:vAlign w:val="center"/>
          </w:tcPr>
          <w:p w14:paraId="382C61CA" w14:textId="466FBC56" w:rsidR="003E01DB" w:rsidRPr="007169B7" w:rsidRDefault="003E01DB" w:rsidP="003E01DB">
            <w:pPr>
              <w:spacing w:before="60" w:afterLines="60" w:after="144"/>
            </w:pPr>
            <w:r w:rsidRPr="007169B7">
              <w:t>Livello di accesso logico, fisico o amministrativo disponibile al soggetto e ampiezza delle azioni che questi può eseguire.</w:t>
            </w:r>
          </w:p>
        </w:tc>
      </w:tr>
    </w:tbl>
    <w:p w14:paraId="3005C0FF" w14:textId="77777777" w:rsidR="007169B7" w:rsidRPr="007169B7" w:rsidRDefault="007169B7" w:rsidP="007169B7">
      <w:pPr>
        <w:rPr>
          <w:vanish/>
        </w:rPr>
      </w:pPr>
    </w:p>
    <w:p w14:paraId="458A4B59" w14:textId="77777777" w:rsidR="007169B7" w:rsidRPr="007169B7" w:rsidRDefault="007169B7" w:rsidP="007169B7">
      <w:r w:rsidRPr="007169B7">
        <w:t>La Likelihood of Initiation è calcolata come segue:</w:t>
      </w:r>
    </w:p>
    <w:p w14:paraId="1C8D7FD0" w14:textId="716F7D4B" w:rsidR="007169B7" w:rsidRPr="00EF047E" w:rsidRDefault="00234141" w:rsidP="007169B7">
      <w:pPr>
        <w:rPr>
          <w:b/>
          <w:bCs/>
          <w:lang w:val="en-US"/>
        </w:rPr>
      </w:pPr>
      <w:r w:rsidRPr="00234141">
        <w:rPr>
          <w:b/>
          <w:bCs/>
          <w:lang w:val="en-US"/>
        </w:rPr>
        <w:t>LoI_score = History + Competence Gap + Weak Security Culture</w:t>
      </w:r>
    </w:p>
    <w:tbl>
      <w:tblPr>
        <w:tblStyle w:val="Grigliatabella"/>
        <w:tblW w:w="3068"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34"/>
        <w:gridCol w:w="1534"/>
      </w:tblGrid>
      <w:tr w:rsidR="00FB767D" w14:paraId="650B182E" w14:textId="77777777" w:rsidTr="00FB767D">
        <w:trPr>
          <w:trHeight w:val="630"/>
          <w:tblHeader/>
        </w:trPr>
        <w:tc>
          <w:tcPr>
            <w:tcW w:w="1534" w:type="dxa"/>
            <w:vAlign w:val="center"/>
          </w:tcPr>
          <w:p w14:paraId="67C9CB98" w14:textId="15E2BC7D" w:rsidR="00FB767D" w:rsidRPr="00FB767D" w:rsidRDefault="00FB767D" w:rsidP="00FB767D">
            <w:pPr>
              <w:spacing w:before="60" w:afterLines="60" w:after="144"/>
              <w:rPr>
                <w:b/>
                <w:bCs/>
                <w:color w:val="C51B88" w:themeColor="accent1"/>
              </w:rPr>
            </w:pPr>
            <w:r w:rsidRPr="00FB767D">
              <w:rPr>
                <w:b/>
                <w:bCs/>
                <w:color w:val="C51B88" w:themeColor="accent1"/>
              </w:rPr>
              <w:t>LoI score</w:t>
            </w:r>
          </w:p>
        </w:tc>
        <w:tc>
          <w:tcPr>
            <w:tcW w:w="1534" w:type="dxa"/>
            <w:vAlign w:val="center"/>
          </w:tcPr>
          <w:p w14:paraId="43947197" w14:textId="3665BFC2" w:rsidR="00FB767D" w:rsidRPr="00FB767D" w:rsidRDefault="00FB767D" w:rsidP="00FB767D">
            <w:pPr>
              <w:spacing w:before="60" w:afterLines="60" w:after="144"/>
              <w:rPr>
                <w:b/>
                <w:bCs/>
                <w:color w:val="C51B88" w:themeColor="accent1"/>
              </w:rPr>
            </w:pPr>
            <w:r w:rsidRPr="00FB767D">
              <w:rPr>
                <w:b/>
                <w:bCs/>
                <w:color w:val="C51B88" w:themeColor="accent1"/>
              </w:rPr>
              <w:t>Likelihood of Initiation</w:t>
            </w:r>
          </w:p>
        </w:tc>
      </w:tr>
      <w:tr w:rsidR="00FB767D" w:rsidRPr="005C43B5" w14:paraId="253D8E4F" w14:textId="77777777" w:rsidTr="00FB767D">
        <w:tc>
          <w:tcPr>
            <w:tcW w:w="1534" w:type="dxa"/>
            <w:vAlign w:val="center"/>
          </w:tcPr>
          <w:p w14:paraId="7F81A049" w14:textId="787A3FBA" w:rsidR="00FB767D" w:rsidRPr="007169B7" w:rsidRDefault="00FB767D" w:rsidP="00FB767D">
            <w:pPr>
              <w:spacing w:before="60" w:afterLines="60" w:after="144"/>
            </w:pPr>
            <w:r w:rsidRPr="007169B7">
              <w:t>0</w:t>
            </w:r>
          </w:p>
        </w:tc>
        <w:tc>
          <w:tcPr>
            <w:tcW w:w="1534" w:type="dxa"/>
            <w:vAlign w:val="center"/>
          </w:tcPr>
          <w:p w14:paraId="2AEF0F13" w14:textId="04EBC300" w:rsidR="00FB767D" w:rsidRPr="007169B7" w:rsidRDefault="00FB767D" w:rsidP="00FB767D">
            <w:pPr>
              <w:spacing w:before="60" w:afterLines="60" w:after="144"/>
            </w:pPr>
            <w:r w:rsidRPr="007169B7">
              <w:t>1 - Raro</w:t>
            </w:r>
          </w:p>
        </w:tc>
      </w:tr>
      <w:tr w:rsidR="00FB767D" w:rsidRPr="005C43B5" w14:paraId="61AC46C5" w14:textId="77777777" w:rsidTr="00FB767D">
        <w:tc>
          <w:tcPr>
            <w:tcW w:w="1534" w:type="dxa"/>
            <w:vAlign w:val="center"/>
          </w:tcPr>
          <w:p w14:paraId="1A5532D2" w14:textId="63A4975D" w:rsidR="00FB767D" w:rsidRPr="007169B7" w:rsidRDefault="00FB767D" w:rsidP="00FB767D">
            <w:pPr>
              <w:spacing w:before="60" w:afterLines="60" w:after="144"/>
            </w:pPr>
            <w:r w:rsidRPr="007169B7">
              <w:t>1-2</w:t>
            </w:r>
          </w:p>
        </w:tc>
        <w:tc>
          <w:tcPr>
            <w:tcW w:w="1534" w:type="dxa"/>
            <w:vAlign w:val="center"/>
          </w:tcPr>
          <w:p w14:paraId="518B63B3" w14:textId="3C4FA5C0" w:rsidR="00FB767D" w:rsidRPr="007169B7" w:rsidRDefault="00FB767D" w:rsidP="00FB767D">
            <w:pPr>
              <w:spacing w:before="60" w:afterLines="60" w:after="144"/>
            </w:pPr>
            <w:r w:rsidRPr="007169B7">
              <w:t>2 - Improbabile</w:t>
            </w:r>
          </w:p>
        </w:tc>
      </w:tr>
      <w:tr w:rsidR="00FB767D" w:rsidRPr="005C43B5" w14:paraId="057B9239" w14:textId="77777777" w:rsidTr="00FB767D">
        <w:tc>
          <w:tcPr>
            <w:tcW w:w="1534" w:type="dxa"/>
            <w:vAlign w:val="center"/>
          </w:tcPr>
          <w:p w14:paraId="0DF68A38" w14:textId="56967DDB" w:rsidR="00FB767D" w:rsidRPr="007169B7" w:rsidRDefault="00FB767D" w:rsidP="00FB767D">
            <w:pPr>
              <w:spacing w:before="60" w:afterLines="60" w:after="144"/>
            </w:pPr>
            <w:r w:rsidRPr="007169B7">
              <w:t>3-4</w:t>
            </w:r>
          </w:p>
        </w:tc>
        <w:tc>
          <w:tcPr>
            <w:tcW w:w="1534" w:type="dxa"/>
            <w:vAlign w:val="center"/>
          </w:tcPr>
          <w:p w14:paraId="462151F2" w14:textId="666722DB" w:rsidR="00FB767D" w:rsidRPr="007169B7" w:rsidRDefault="00FB767D" w:rsidP="00FB767D">
            <w:pPr>
              <w:spacing w:before="60" w:afterLines="60" w:after="144"/>
            </w:pPr>
            <w:r w:rsidRPr="007169B7">
              <w:t>3 - Moderato</w:t>
            </w:r>
          </w:p>
        </w:tc>
      </w:tr>
      <w:tr w:rsidR="00FB767D" w:rsidRPr="005C43B5" w14:paraId="27D4A13D" w14:textId="77777777" w:rsidTr="00FB767D">
        <w:tc>
          <w:tcPr>
            <w:tcW w:w="1534" w:type="dxa"/>
            <w:vAlign w:val="center"/>
          </w:tcPr>
          <w:p w14:paraId="6946E5F5" w14:textId="1DB125C5" w:rsidR="00FB767D" w:rsidRPr="007169B7" w:rsidRDefault="00FB767D" w:rsidP="00FB767D">
            <w:pPr>
              <w:spacing w:before="60" w:afterLines="60" w:after="144"/>
            </w:pPr>
            <w:r w:rsidRPr="007169B7">
              <w:t>5-7</w:t>
            </w:r>
          </w:p>
        </w:tc>
        <w:tc>
          <w:tcPr>
            <w:tcW w:w="1534" w:type="dxa"/>
            <w:vAlign w:val="center"/>
          </w:tcPr>
          <w:p w14:paraId="5FF0DC4A" w14:textId="3002B3DC" w:rsidR="00FB767D" w:rsidRPr="007169B7" w:rsidRDefault="00FB767D" w:rsidP="00FB767D">
            <w:pPr>
              <w:spacing w:before="60" w:afterLines="60" w:after="144"/>
            </w:pPr>
            <w:r w:rsidRPr="007169B7">
              <w:t>4 - Possibile</w:t>
            </w:r>
          </w:p>
        </w:tc>
      </w:tr>
      <w:tr w:rsidR="00FB767D" w:rsidRPr="005C43B5" w14:paraId="2BADC89C" w14:textId="77777777" w:rsidTr="00FB767D">
        <w:tc>
          <w:tcPr>
            <w:tcW w:w="1534" w:type="dxa"/>
            <w:vAlign w:val="center"/>
          </w:tcPr>
          <w:p w14:paraId="5CA9714C" w14:textId="72BAC8B9" w:rsidR="00FB767D" w:rsidRPr="007169B7" w:rsidRDefault="00FB767D" w:rsidP="00FB767D">
            <w:pPr>
              <w:spacing w:before="60" w:afterLines="60" w:after="144"/>
            </w:pPr>
            <w:r w:rsidRPr="007169B7">
              <w:t>8-9</w:t>
            </w:r>
          </w:p>
        </w:tc>
        <w:tc>
          <w:tcPr>
            <w:tcW w:w="1534" w:type="dxa"/>
            <w:vAlign w:val="center"/>
          </w:tcPr>
          <w:p w14:paraId="6B6C4BF2" w14:textId="02B35E31" w:rsidR="00FB767D" w:rsidRPr="007169B7" w:rsidRDefault="00FB767D" w:rsidP="00FB767D">
            <w:pPr>
              <w:spacing w:before="60" w:afterLines="60" w:after="144"/>
            </w:pPr>
            <w:r w:rsidRPr="007169B7">
              <w:t>5 - Probabile</w:t>
            </w:r>
          </w:p>
        </w:tc>
      </w:tr>
    </w:tbl>
    <w:p w14:paraId="45438C78" w14:textId="77777777" w:rsidR="00B06AC8" w:rsidRDefault="00B06AC8" w:rsidP="00B06AC8">
      <w:r w:rsidRPr="00B06AC8">
        <w:t>La Threat Strength è determinata dal livello di privilegio o dalla capacità operativa della fonte di minaccia rispetto all’asset o al servizio interessato.</w:t>
      </w:r>
    </w:p>
    <w:tbl>
      <w:tblPr>
        <w:tblStyle w:val="Grigliatabella"/>
        <w:tblW w:w="7150"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34"/>
        <w:gridCol w:w="4082"/>
        <w:gridCol w:w="1534"/>
      </w:tblGrid>
      <w:tr w:rsidR="00B06AC8" w:rsidRPr="00202D59" w14:paraId="21D893C9" w14:textId="77777777" w:rsidTr="00B06AC8">
        <w:trPr>
          <w:trHeight w:val="630"/>
          <w:tblHeader/>
        </w:trPr>
        <w:tc>
          <w:tcPr>
            <w:tcW w:w="1534" w:type="dxa"/>
            <w:vAlign w:val="center"/>
          </w:tcPr>
          <w:p w14:paraId="0CE45E01" w14:textId="1F1041C8" w:rsidR="00B06AC8" w:rsidRPr="00B06AC8" w:rsidRDefault="00B06AC8" w:rsidP="00B06AC8">
            <w:pPr>
              <w:spacing w:before="60" w:afterLines="60" w:after="144"/>
              <w:rPr>
                <w:b/>
                <w:bCs/>
                <w:color w:val="C51B88" w:themeColor="accent1"/>
              </w:rPr>
            </w:pPr>
            <w:r w:rsidRPr="00B06AC8">
              <w:rPr>
                <w:b/>
                <w:bCs/>
                <w:color w:val="C51B88" w:themeColor="accent1"/>
              </w:rPr>
              <w:t>Privilege</w:t>
            </w:r>
          </w:p>
        </w:tc>
        <w:tc>
          <w:tcPr>
            <w:tcW w:w="4082" w:type="dxa"/>
            <w:vAlign w:val="center"/>
          </w:tcPr>
          <w:p w14:paraId="2FF70EC0" w14:textId="4DB8678D" w:rsidR="00B06AC8" w:rsidRPr="00B06AC8" w:rsidRDefault="00B06AC8" w:rsidP="00B06AC8">
            <w:pPr>
              <w:spacing w:before="60" w:afterLines="60" w:after="144"/>
              <w:rPr>
                <w:b/>
                <w:bCs/>
                <w:color w:val="C51B88" w:themeColor="accent1"/>
              </w:rPr>
            </w:pPr>
            <w:r w:rsidRPr="00B06AC8">
              <w:rPr>
                <w:b/>
                <w:bCs/>
                <w:color w:val="C51B88" w:themeColor="accent1"/>
              </w:rPr>
              <w:t>Criterio</w:t>
            </w:r>
          </w:p>
        </w:tc>
        <w:tc>
          <w:tcPr>
            <w:tcW w:w="1534" w:type="dxa"/>
            <w:vAlign w:val="center"/>
          </w:tcPr>
          <w:p w14:paraId="33FDB30B" w14:textId="36697A85" w:rsidR="00B06AC8" w:rsidRPr="00B06AC8" w:rsidRDefault="00B06AC8" w:rsidP="00B06AC8">
            <w:pPr>
              <w:spacing w:before="60" w:afterLines="60" w:after="144"/>
              <w:rPr>
                <w:b/>
                <w:bCs/>
                <w:color w:val="C51B88" w:themeColor="accent1"/>
              </w:rPr>
            </w:pPr>
            <w:r w:rsidRPr="00B06AC8">
              <w:rPr>
                <w:b/>
                <w:bCs/>
                <w:color w:val="C51B88" w:themeColor="accent1"/>
              </w:rPr>
              <w:t>Threat Strength</w:t>
            </w:r>
          </w:p>
        </w:tc>
      </w:tr>
      <w:tr w:rsidR="00B06AC8" w:rsidRPr="007169B7" w14:paraId="7FFC6B46" w14:textId="77777777" w:rsidTr="00B06AC8">
        <w:tc>
          <w:tcPr>
            <w:tcW w:w="1534" w:type="dxa"/>
            <w:vAlign w:val="center"/>
          </w:tcPr>
          <w:p w14:paraId="6B88B56D" w14:textId="078E022F" w:rsidR="00B06AC8" w:rsidRPr="007169B7" w:rsidRDefault="00B06AC8" w:rsidP="00B06AC8">
            <w:pPr>
              <w:spacing w:before="60" w:afterLines="60" w:after="144"/>
            </w:pPr>
            <w:r w:rsidRPr="00B06AC8">
              <w:t>0</w:t>
            </w:r>
          </w:p>
        </w:tc>
        <w:tc>
          <w:tcPr>
            <w:tcW w:w="4082" w:type="dxa"/>
            <w:vAlign w:val="center"/>
          </w:tcPr>
          <w:p w14:paraId="76A512FA" w14:textId="6DF66B96" w:rsidR="00B06AC8" w:rsidRPr="007169B7" w:rsidRDefault="00B06AC8" w:rsidP="00B06AC8">
            <w:pPr>
              <w:spacing w:before="60" w:afterLines="60" w:after="144"/>
            </w:pPr>
            <w:r w:rsidRPr="00B06AC8">
              <w:t>Accesso assente o privo di capacità di produrre effetti apprezzabili</w:t>
            </w:r>
          </w:p>
        </w:tc>
        <w:tc>
          <w:tcPr>
            <w:tcW w:w="1534" w:type="dxa"/>
            <w:vAlign w:val="center"/>
          </w:tcPr>
          <w:p w14:paraId="35D5EEBE" w14:textId="218A4145" w:rsidR="00B06AC8" w:rsidRPr="007169B7" w:rsidRDefault="00B06AC8" w:rsidP="00B06AC8">
            <w:pPr>
              <w:spacing w:before="60" w:afterLines="60" w:after="144"/>
            </w:pPr>
            <w:r w:rsidRPr="00B06AC8">
              <w:t>1 - Trascurabile</w:t>
            </w:r>
          </w:p>
        </w:tc>
      </w:tr>
      <w:tr w:rsidR="00B06AC8" w:rsidRPr="007169B7" w14:paraId="3F92E038" w14:textId="77777777" w:rsidTr="00B06AC8">
        <w:tc>
          <w:tcPr>
            <w:tcW w:w="1534" w:type="dxa"/>
            <w:vAlign w:val="center"/>
          </w:tcPr>
          <w:p w14:paraId="14395882" w14:textId="4FF6BD92" w:rsidR="00B06AC8" w:rsidRPr="007169B7" w:rsidRDefault="00B06AC8" w:rsidP="00B06AC8">
            <w:pPr>
              <w:spacing w:before="60" w:afterLines="60" w:after="144"/>
            </w:pPr>
            <w:r w:rsidRPr="00B06AC8">
              <w:lastRenderedPageBreak/>
              <w:t>1</w:t>
            </w:r>
          </w:p>
        </w:tc>
        <w:tc>
          <w:tcPr>
            <w:tcW w:w="4082" w:type="dxa"/>
            <w:vAlign w:val="center"/>
          </w:tcPr>
          <w:p w14:paraId="770535AF" w14:textId="47D36B25" w:rsidR="00B06AC8" w:rsidRPr="007169B7" w:rsidRDefault="00B06AC8" w:rsidP="00B06AC8">
            <w:pPr>
              <w:spacing w:before="60" w:afterLines="60" w:after="144"/>
            </w:pPr>
            <w:r w:rsidRPr="00B06AC8">
              <w:t>Accesso limitato a funzioni o informazioni non critiche</w:t>
            </w:r>
          </w:p>
        </w:tc>
        <w:tc>
          <w:tcPr>
            <w:tcW w:w="1534" w:type="dxa"/>
            <w:vAlign w:val="center"/>
          </w:tcPr>
          <w:p w14:paraId="1DE97F33" w14:textId="14C253DE" w:rsidR="00B06AC8" w:rsidRPr="007169B7" w:rsidRDefault="00B06AC8" w:rsidP="00B06AC8">
            <w:pPr>
              <w:spacing w:before="60" w:afterLines="60" w:after="144"/>
            </w:pPr>
            <w:r w:rsidRPr="00B06AC8">
              <w:t>2 - Bassa</w:t>
            </w:r>
          </w:p>
        </w:tc>
      </w:tr>
      <w:tr w:rsidR="00B06AC8" w:rsidRPr="007169B7" w14:paraId="5724F525" w14:textId="77777777" w:rsidTr="00B06AC8">
        <w:tc>
          <w:tcPr>
            <w:tcW w:w="1534" w:type="dxa"/>
            <w:vAlign w:val="center"/>
          </w:tcPr>
          <w:p w14:paraId="6E61DF56" w14:textId="7E1834ED" w:rsidR="00B06AC8" w:rsidRPr="007169B7" w:rsidRDefault="00B06AC8" w:rsidP="00B06AC8">
            <w:pPr>
              <w:spacing w:before="60" w:afterLines="60" w:after="144"/>
            </w:pPr>
            <w:r w:rsidRPr="00B06AC8">
              <w:t>2</w:t>
            </w:r>
          </w:p>
        </w:tc>
        <w:tc>
          <w:tcPr>
            <w:tcW w:w="4082" w:type="dxa"/>
            <w:vAlign w:val="center"/>
          </w:tcPr>
          <w:p w14:paraId="3BC1DD74" w14:textId="01B35AAB" w:rsidR="00B06AC8" w:rsidRPr="007169B7" w:rsidRDefault="00B06AC8" w:rsidP="00B06AC8">
            <w:pPr>
              <w:spacing w:before="60" w:afterLines="60" w:after="144"/>
            </w:pPr>
            <w:r w:rsidRPr="00B06AC8">
              <w:t>Accesso operativo o tecnico in grado di produrre effetti significativi</w:t>
            </w:r>
          </w:p>
        </w:tc>
        <w:tc>
          <w:tcPr>
            <w:tcW w:w="1534" w:type="dxa"/>
            <w:vAlign w:val="center"/>
          </w:tcPr>
          <w:p w14:paraId="175984AF" w14:textId="58A9FB41" w:rsidR="00B06AC8" w:rsidRPr="007169B7" w:rsidRDefault="00B06AC8" w:rsidP="00B06AC8">
            <w:pPr>
              <w:spacing w:before="60" w:afterLines="60" w:after="144"/>
            </w:pPr>
            <w:r w:rsidRPr="00B06AC8">
              <w:t>3 - Moderata</w:t>
            </w:r>
          </w:p>
        </w:tc>
      </w:tr>
      <w:tr w:rsidR="00B06AC8" w:rsidRPr="007169B7" w14:paraId="44161084" w14:textId="77777777" w:rsidTr="00B06AC8">
        <w:tc>
          <w:tcPr>
            <w:tcW w:w="1534" w:type="dxa"/>
            <w:vAlign w:val="center"/>
          </w:tcPr>
          <w:p w14:paraId="3F477F24" w14:textId="0C18E21B" w:rsidR="00B06AC8" w:rsidRPr="007169B7" w:rsidRDefault="00B06AC8" w:rsidP="00B06AC8">
            <w:pPr>
              <w:spacing w:before="60" w:afterLines="60" w:after="144"/>
            </w:pPr>
            <w:r w:rsidRPr="00B06AC8">
              <w:t>3</w:t>
            </w:r>
          </w:p>
        </w:tc>
        <w:tc>
          <w:tcPr>
            <w:tcW w:w="4082" w:type="dxa"/>
            <w:vAlign w:val="center"/>
          </w:tcPr>
          <w:p w14:paraId="34E559C0" w14:textId="31A6E918" w:rsidR="00B06AC8" w:rsidRPr="007169B7" w:rsidRDefault="00B06AC8" w:rsidP="00B06AC8">
            <w:pPr>
              <w:spacing w:before="60" w:afterLines="60" w:after="144"/>
            </w:pPr>
            <w:r w:rsidRPr="00B06AC8">
              <w:t>Accesso amministrativo, privilegiato o comunque in grado di produrre effetti estesi</w:t>
            </w:r>
          </w:p>
        </w:tc>
        <w:tc>
          <w:tcPr>
            <w:tcW w:w="1534" w:type="dxa"/>
            <w:vAlign w:val="center"/>
          </w:tcPr>
          <w:p w14:paraId="5DB0F423" w14:textId="6B491BE7" w:rsidR="00B06AC8" w:rsidRPr="007169B7" w:rsidRDefault="00B06AC8" w:rsidP="00B06AC8">
            <w:pPr>
              <w:spacing w:before="60" w:afterLines="60" w:after="144"/>
            </w:pPr>
            <w:r w:rsidRPr="00B06AC8">
              <w:t>5 - Molto alta</w:t>
            </w:r>
          </w:p>
        </w:tc>
      </w:tr>
    </w:tbl>
    <w:p w14:paraId="2705FF8D" w14:textId="77777777" w:rsidR="00B06AC8" w:rsidRPr="00B06AC8" w:rsidRDefault="00B06AC8" w:rsidP="00B06AC8">
      <w:r w:rsidRPr="00B06AC8">
        <w:t xml:space="preserve">Il livello </w:t>
      </w:r>
      <w:r w:rsidRPr="00B06AC8">
        <w:rPr>
          <w:b/>
          <w:bCs/>
        </w:rPr>
        <w:t>4 - Alta</w:t>
      </w:r>
      <w:r w:rsidRPr="00B06AC8">
        <w:t xml:space="preserve"> può essere attribuito in presenza di accessi estesi o di condizioni intermedie tra accesso operativo e accesso amministrativo, purché la decisione sia motivata.</w:t>
      </w:r>
    </w:p>
    <w:p w14:paraId="112B2AB7" w14:textId="77777777" w:rsidR="00B06AC8" w:rsidRDefault="00B06AC8" w:rsidP="007169B7"/>
    <w:p w14:paraId="7ACD096D" w14:textId="7A1B0E56" w:rsidR="007169B7" w:rsidRPr="00681577" w:rsidRDefault="009465C1" w:rsidP="00681577">
      <w:pPr>
        <w:pStyle w:val="Titolo2"/>
        <w:rPr>
          <w:lang w:val="it-IT"/>
        </w:rPr>
      </w:pPr>
      <w:bookmarkStart w:id="88" w:name="_Toc238751521"/>
      <w:r w:rsidRPr="00681577">
        <w:rPr>
          <w:caps w:val="0"/>
          <w:lang w:val="it-IT"/>
        </w:rPr>
        <w:t>PROFILAZIONE DELLE MINACCE AMBIENTALI O TECNOLOGICHE</w:t>
      </w:r>
      <w:bookmarkEnd w:id="88"/>
    </w:p>
    <w:p w14:paraId="12BBABFD" w14:textId="77777777" w:rsidR="00FE0E7A" w:rsidRDefault="00FE0E7A" w:rsidP="00FE0E7A">
      <w:r>
        <w:t>Per le minacce ambientali o tecnologiche, gli attributi sono valutati con riferimento alla coppia formata dallo specifico Threat Event e dall’ambiente, infrastruttura, tecnologia, sede o servizio potenzialmente interessato.</w:t>
      </w:r>
    </w:p>
    <w:p w14:paraId="765C933E" w14:textId="584AE94A" w:rsidR="00FE0E7A" w:rsidRDefault="00FE0E7A" w:rsidP="00FE0E7A">
      <w:r>
        <w:t>La profilazione non deve essere effettuata in termini generali. Ad esempio, la probabilità di un allagamento deve essere valutata rispetto alla sede o al data center considerato, mentre la probabilità di un guasto tecnologico deve essere valutata rispetto alla tipologia di infrastruttura, componente o servizio interessato.</w:t>
      </w:r>
    </w:p>
    <w:p w14:paraId="26EF9675" w14:textId="458BFB44" w:rsidR="007169B7" w:rsidRDefault="007169B7" w:rsidP="007169B7"/>
    <w:tbl>
      <w:tblPr>
        <w:tblStyle w:val="Grigliatabella"/>
        <w:tblW w:w="8088"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96"/>
        <w:gridCol w:w="2696"/>
        <w:gridCol w:w="2696"/>
      </w:tblGrid>
      <w:tr w:rsidR="002B1607" w14:paraId="09499BA0" w14:textId="6E4837F2" w:rsidTr="002B1607">
        <w:trPr>
          <w:trHeight w:val="20"/>
          <w:tblHeader/>
        </w:trPr>
        <w:tc>
          <w:tcPr>
            <w:tcW w:w="2696" w:type="dxa"/>
            <w:vAlign w:val="center"/>
          </w:tcPr>
          <w:p w14:paraId="7E7D952C" w14:textId="77777777" w:rsidR="002B1607" w:rsidRPr="00021382" w:rsidRDefault="002B1607">
            <w:pPr>
              <w:spacing w:before="60" w:afterLines="60" w:after="144"/>
              <w:rPr>
                <w:b/>
                <w:bCs/>
                <w:color w:val="C51B88" w:themeColor="accent1"/>
              </w:rPr>
            </w:pPr>
            <w:r w:rsidRPr="00021382">
              <w:rPr>
                <w:b/>
                <w:bCs/>
                <w:color w:val="C51B88" w:themeColor="accent1"/>
              </w:rPr>
              <w:t>Fattore</w:t>
            </w:r>
          </w:p>
        </w:tc>
        <w:tc>
          <w:tcPr>
            <w:tcW w:w="2696" w:type="dxa"/>
            <w:vAlign w:val="center"/>
          </w:tcPr>
          <w:p w14:paraId="32D0A4A8" w14:textId="77777777" w:rsidR="002B1607" w:rsidRPr="00021382" w:rsidRDefault="002B1607">
            <w:pPr>
              <w:spacing w:before="60" w:afterLines="60" w:after="144"/>
              <w:rPr>
                <w:b/>
                <w:bCs/>
                <w:color w:val="C51B88" w:themeColor="accent1"/>
              </w:rPr>
            </w:pPr>
            <w:r w:rsidRPr="00021382">
              <w:rPr>
                <w:b/>
                <w:bCs/>
                <w:color w:val="C51B88" w:themeColor="accent1"/>
              </w:rPr>
              <w:t>Attributi utilizzati</w:t>
            </w:r>
          </w:p>
        </w:tc>
        <w:tc>
          <w:tcPr>
            <w:tcW w:w="2696" w:type="dxa"/>
          </w:tcPr>
          <w:p w14:paraId="63972A6F" w14:textId="4F31570D" w:rsidR="002B1607" w:rsidRPr="00021382" w:rsidRDefault="002045A1">
            <w:pPr>
              <w:spacing w:before="60" w:afterLines="60" w:after="144"/>
              <w:rPr>
                <w:b/>
                <w:bCs/>
                <w:color w:val="C51B88" w:themeColor="accent1"/>
              </w:rPr>
            </w:pPr>
            <w:r w:rsidRPr="002045A1">
              <w:rPr>
                <w:b/>
                <w:bCs/>
                <w:color w:val="C51B88" w:themeColor="accent1"/>
              </w:rPr>
              <w:t>Oggetto della valutazione</w:t>
            </w:r>
          </w:p>
        </w:tc>
      </w:tr>
      <w:tr w:rsidR="002B1607" w:rsidRPr="005C43B5" w14:paraId="40639BFC" w14:textId="3F2AD91D" w:rsidTr="002B1607">
        <w:trPr>
          <w:trHeight w:val="20"/>
        </w:trPr>
        <w:tc>
          <w:tcPr>
            <w:tcW w:w="2696" w:type="dxa"/>
            <w:vAlign w:val="center"/>
          </w:tcPr>
          <w:p w14:paraId="67E3ED63" w14:textId="6DD29C83" w:rsidR="002B1607" w:rsidRPr="007169B7" w:rsidRDefault="002B1607" w:rsidP="00681577">
            <w:pPr>
              <w:spacing w:before="60" w:afterLines="60" w:after="144"/>
            </w:pPr>
            <w:r w:rsidRPr="007169B7">
              <w:t>Likelihood of Initiation, LoI</w:t>
            </w:r>
          </w:p>
        </w:tc>
        <w:tc>
          <w:tcPr>
            <w:tcW w:w="2696" w:type="dxa"/>
            <w:vAlign w:val="center"/>
          </w:tcPr>
          <w:p w14:paraId="2E16EBDF" w14:textId="683DC475" w:rsidR="002B1607" w:rsidRPr="007169B7" w:rsidRDefault="002B1607" w:rsidP="00681577">
            <w:pPr>
              <w:spacing w:before="60" w:afterLines="60" w:after="144"/>
            </w:pPr>
            <w:r w:rsidRPr="007169B7">
              <w:t>History + Predisposition</w:t>
            </w:r>
          </w:p>
        </w:tc>
        <w:tc>
          <w:tcPr>
            <w:tcW w:w="2696" w:type="dxa"/>
          </w:tcPr>
          <w:p w14:paraId="69D8069F" w14:textId="376BB112" w:rsidR="002B1607" w:rsidRPr="007169B7" w:rsidRDefault="002045A1" w:rsidP="00681577">
            <w:pPr>
              <w:spacing w:before="60" w:afterLines="60" w:after="144"/>
            </w:pPr>
            <w:r w:rsidRPr="002045A1">
              <w:t>Threat Event × ambiente, infrastruttura, tecnologia, sede o servizio</w:t>
            </w:r>
          </w:p>
        </w:tc>
      </w:tr>
      <w:tr w:rsidR="002B1607" w:rsidRPr="005C43B5" w14:paraId="5A82D991" w14:textId="204D3E73" w:rsidTr="002B1607">
        <w:trPr>
          <w:trHeight w:val="20"/>
        </w:trPr>
        <w:tc>
          <w:tcPr>
            <w:tcW w:w="2696" w:type="dxa"/>
            <w:vAlign w:val="center"/>
          </w:tcPr>
          <w:p w14:paraId="4863E172" w14:textId="2A51EC8F" w:rsidR="002B1607" w:rsidRPr="007169B7" w:rsidRDefault="002B1607" w:rsidP="00681577">
            <w:pPr>
              <w:spacing w:before="60" w:afterLines="60" w:after="144"/>
            </w:pPr>
            <w:r w:rsidRPr="007169B7">
              <w:t>Threat Strength, TS</w:t>
            </w:r>
          </w:p>
        </w:tc>
        <w:tc>
          <w:tcPr>
            <w:tcW w:w="2696" w:type="dxa"/>
            <w:vAlign w:val="center"/>
          </w:tcPr>
          <w:p w14:paraId="3ACCB685" w14:textId="542AAB69" w:rsidR="002B1607" w:rsidRPr="007169B7" w:rsidRDefault="002B1607" w:rsidP="00681577">
            <w:pPr>
              <w:spacing w:before="60" w:afterLines="60" w:after="144"/>
            </w:pPr>
            <w:r w:rsidRPr="007169B7">
              <w:t>Severity</w:t>
            </w:r>
          </w:p>
        </w:tc>
        <w:tc>
          <w:tcPr>
            <w:tcW w:w="2696" w:type="dxa"/>
          </w:tcPr>
          <w:p w14:paraId="4E618A88" w14:textId="6E4062B9" w:rsidR="002B1607" w:rsidRPr="007169B7" w:rsidRDefault="002045A1" w:rsidP="00681577">
            <w:pPr>
              <w:spacing w:before="60" w:afterLines="60" w:after="144"/>
            </w:pPr>
            <w:r w:rsidRPr="002045A1">
              <w:t>Threat Event × contesto interessato</w:t>
            </w:r>
          </w:p>
        </w:tc>
      </w:tr>
    </w:tbl>
    <w:p w14:paraId="6798A4A7" w14:textId="77777777" w:rsidR="00681577" w:rsidRDefault="00681577" w:rsidP="007169B7"/>
    <w:tbl>
      <w:tblPr>
        <w:tblStyle w:val="Grigliatabella"/>
        <w:tblW w:w="9638"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01"/>
        <w:gridCol w:w="7937"/>
      </w:tblGrid>
      <w:tr w:rsidR="00681577" w14:paraId="6D1CC673" w14:textId="77777777">
        <w:trPr>
          <w:trHeight w:val="20"/>
          <w:tblHeader/>
        </w:trPr>
        <w:tc>
          <w:tcPr>
            <w:tcW w:w="1701" w:type="dxa"/>
            <w:vAlign w:val="center"/>
          </w:tcPr>
          <w:p w14:paraId="63314EE3" w14:textId="77777777" w:rsidR="00681577" w:rsidRPr="00EF047E" w:rsidRDefault="00681577">
            <w:pPr>
              <w:spacing w:before="60" w:afterLines="60" w:after="144"/>
              <w:rPr>
                <w:b/>
                <w:bCs/>
                <w:color w:val="C51B88" w:themeColor="accent1"/>
              </w:rPr>
            </w:pPr>
            <w:r w:rsidRPr="00EF047E">
              <w:rPr>
                <w:b/>
                <w:bCs/>
                <w:color w:val="C51B88" w:themeColor="accent1"/>
              </w:rPr>
              <w:t>Attributo</w:t>
            </w:r>
          </w:p>
        </w:tc>
        <w:tc>
          <w:tcPr>
            <w:tcW w:w="7937" w:type="dxa"/>
            <w:vAlign w:val="center"/>
          </w:tcPr>
          <w:p w14:paraId="75AC4695" w14:textId="77777777" w:rsidR="00681577" w:rsidRPr="00EF047E" w:rsidRDefault="00681577">
            <w:pPr>
              <w:spacing w:before="60" w:afterLines="60" w:after="144"/>
              <w:rPr>
                <w:b/>
                <w:bCs/>
                <w:color w:val="C51B88" w:themeColor="accent1"/>
              </w:rPr>
            </w:pPr>
            <w:r w:rsidRPr="00EF047E">
              <w:rPr>
                <w:b/>
                <w:bCs/>
                <w:color w:val="C51B88" w:themeColor="accent1"/>
              </w:rPr>
              <w:t>Descrizione</w:t>
            </w:r>
          </w:p>
        </w:tc>
      </w:tr>
      <w:tr w:rsidR="00681577" w:rsidRPr="005C43B5" w14:paraId="29935E11" w14:textId="77777777">
        <w:trPr>
          <w:trHeight w:val="20"/>
        </w:trPr>
        <w:tc>
          <w:tcPr>
            <w:tcW w:w="1701" w:type="dxa"/>
            <w:vAlign w:val="center"/>
          </w:tcPr>
          <w:p w14:paraId="03F62197" w14:textId="3DF5CF49" w:rsidR="00681577" w:rsidRPr="007169B7" w:rsidRDefault="00681577" w:rsidP="00681577">
            <w:pPr>
              <w:spacing w:before="60" w:afterLines="60" w:after="144"/>
            </w:pPr>
            <w:r w:rsidRPr="007169B7">
              <w:t>History</w:t>
            </w:r>
          </w:p>
        </w:tc>
        <w:tc>
          <w:tcPr>
            <w:tcW w:w="7937" w:type="dxa"/>
            <w:vAlign w:val="center"/>
          </w:tcPr>
          <w:p w14:paraId="1473626B" w14:textId="0B9623B6" w:rsidR="00681577" w:rsidRPr="007169B7" w:rsidRDefault="00681577" w:rsidP="00681577">
            <w:pPr>
              <w:spacing w:before="60" w:afterLines="60" w:after="144"/>
            </w:pPr>
            <w:r w:rsidRPr="007169B7">
              <w:t>Frequenza e rilevanza di eventi analoghi osservati nell’ambiente, nella sede, nell’infrastruttura o nel contesto di riferimento.</w:t>
            </w:r>
          </w:p>
        </w:tc>
      </w:tr>
      <w:tr w:rsidR="00681577" w:rsidRPr="005C43B5" w14:paraId="6C92B839" w14:textId="77777777">
        <w:trPr>
          <w:trHeight w:val="20"/>
        </w:trPr>
        <w:tc>
          <w:tcPr>
            <w:tcW w:w="1701" w:type="dxa"/>
            <w:vAlign w:val="center"/>
          </w:tcPr>
          <w:p w14:paraId="158C78B0" w14:textId="736BFF01" w:rsidR="00681577" w:rsidRPr="007169B7" w:rsidRDefault="00681577" w:rsidP="00681577">
            <w:pPr>
              <w:spacing w:before="60" w:afterLines="60" w:after="144"/>
            </w:pPr>
            <w:r w:rsidRPr="007169B7">
              <w:t>Predisposition</w:t>
            </w:r>
          </w:p>
        </w:tc>
        <w:tc>
          <w:tcPr>
            <w:tcW w:w="7937" w:type="dxa"/>
            <w:vAlign w:val="center"/>
          </w:tcPr>
          <w:p w14:paraId="48FEA87E" w14:textId="7AE9DC0B" w:rsidR="00681577" w:rsidRPr="007169B7" w:rsidRDefault="00681577" w:rsidP="00681577">
            <w:pPr>
              <w:spacing w:before="60" w:afterLines="60" w:after="144"/>
            </w:pPr>
            <w:r w:rsidRPr="007169B7">
              <w:t>Tendenza dell’ambiente, dell’infrastruttura o della tecnologia a essere interessata dallo specifico evento.</w:t>
            </w:r>
          </w:p>
        </w:tc>
      </w:tr>
      <w:tr w:rsidR="00681577" w:rsidRPr="005C43B5" w14:paraId="3EFAD696" w14:textId="77777777">
        <w:trPr>
          <w:trHeight w:val="20"/>
        </w:trPr>
        <w:tc>
          <w:tcPr>
            <w:tcW w:w="1701" w:type="dxa"/>
            <w:vAlign w:val="center"/>
          </w:tcPr>
          <w:p w14:paraId="53B2435D" w14:textId="675134A7" w:rsidR="00681577" w:rsidRPr="007169B7" w:rsidRDefault="00681577" w:rsidP="00681577">
            <w:pPr>
              <w:spacing w:before="60" w:afterLines="60" w:after="144"/>
            </w:pPr>
            <w:r w:rsidRPr="007169B7">
              <w:t>Severity</w:t>
            </w:r>
          </w:p>
        </w:tc>
        <w:tc>
          <w:tcPr>
            <w:tcW w:w="7937" w:type="dxa"/>
            <w:vAlign w:val="center"/>
          </w:tcPr>
          <w:p w14:paraId="78CF2CE9" w14:textId="768A7269" w:rsidR="00681577" w:rsidRPr="007169B7" w:rsidRDefault="00681577" w:rsidP="00681577">
            <w:pPr>
              <w:spacing w:before="60" w:afterLines="60" w:after="144"/>
            </w:pPr>
            <w:r w:rsidRPr="007169B7">
              <w:t>Forza potenziale dell’evento e capacità dello stesso di produrre danni o interruzioni.</w:t>
            </w:r>
          </w:p>
        </w:tc>
      </w:tr>
    </w:tbl>
    <w:p w14:paraId="4201F339" w14:textId="77777777" w:rsidR="002013FA" w:rsidRPr="002013FA" w:rsidRDefault="002013FA" w:rsidP="002013FA">
      <w:r w:rsidRPr="002013FA">
        <w:t>La Predisposition considera esclusivamente caratteristiche intrinseche del contesto. Eventuali misure di prevenzione, protezione o resilienza sono considerate nella determinazione della probabilità residua e non devono ridurre la LoI inerente.</w:t>
      </w:r>
    </w:p>
    <w:p w14:paraId="68DF8E60" w14:textId="3108F492" w:rsidR="007169B7" w:rsidRPr="007169B7" w:rsidRDefault="007169B7" w:rsidP="007169B7">
      <w:r w:rsidRPr="007169B7">
        <w:lastRenderedPageBreak/>
        <w:t>La Likelihood of Initiation è calcolata come segue:</w:t>
      </w:r>
    </w:p>
    <w:p w14:paraId="5090DBD5" w14:textId="77777777" w:rsidR="007169B7" w:rsidRPr="00681577" w:rsidRDefault="007169B7" w:rsidP="007169B7">
      <w:pPr>
        <w:rPr>
          <w:b/>
          <w:bCs/>
          <w:lang w:val="en-US"/>
        </w:rPr>
      </w:pPr>
      <w:r w:rsidRPr="00681577">
        <w:rPr>
          <w:b/>
          <w:bCs/>
          <w:lang w:val="en-US"/>
        </w:rPr>
        <w:t>LoI_score = History + Predisposition</w:t>
      </w:r>
    </w:p>
    <w:tbl>
      <w:tblPr>
        <w:tblStyle w:val="Grigliatabella"/>
        <w:tblW w:w="3068"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34"/>
        <w:gridCol w:w="1534"/>
      </w:tblGrid>
      <w:tr w:rsidR="00681577" w14:paraId="544146B0" w14:textId="77777777">
        <w:trPr>
          <w:trHeight w:val="630"/>
          <w:tblHeader/>
        </w:trPr>
        <w:tc>
          <w:tcPr>
            <w:tcW w:w="1534" w:type="dxa"/>
            <w:vAlign w:val="center"/>
          </w:tcPr>
          <w:p w14:paraId="09BFD767" w14:textId="77777777" w:rsidR="00681577" w:rsidRPr="00FB767D" w:rsidRDefault="00681577">
            <w:pPr>
              <w:spacing w:before="60" w:afterLines="60" w:after="144"/>
              <w:rPr>
                <w:b/>
                <w:bCs/>
                <w:color w:val="C51B88" w:themeColor="accent1"/>
              </w:rPr>
            </w:pPr>
            <w:r w:rsidRPr="00FB767D">
              <w:rPr>
                <w:b/>
                <w:bCs/>
                <w:color w:val="C51B88" w:themeColor="accent1"/>
              </w:rPr>
              <w:t>LoI score</w:t>
            </w:r>
          </w:p>
        </w:tc>
        <w:tc>
          <w:tcPr>
            <w:tcW w:w="1534" w:type="dxa"/>
            <w:vAlign w:val="center"/>
          </w:tcPr>
          <w:p w14:paraId="1FB740E5" w14:textId="77777777" w:rsidR="00681577" w:rsidRPr="00FB767D" w:rsidRDefault="00681577">
            <w:pPr>
              <w:spacing w:before="60" w:afterLines="60" w:after="144"/>
              <w:rPr>
                <w:b/>
                <w:bCs/>
                <w:color w:val="C51B88" w:themeColor="accent1"/>
              </w:rPr>
            </w:pPr>
            <w:r w:rsidRPr="00FB767D">
              <w:rPr>
                <w:b/>
                <w:bCs/>
                <w:color w:val="C51B88" w:themeColor="accent1"/>
              </w:rPr>
              <w:t>Likelihood of Initiation</w:t>
            </w:r>
          </w:p>
        </w:tc>
      </w:tr>
      <w:tr w:rsidR="00681577" w:rsidRPr="005C43B5" w14:paraId="6F16A06A" w14:textId="77777777">
        <w:tc>
          <w:tcPr>
            <w:tcW w:w="1534" w:type="dxa"/>
            <w:vAlign w:val="center"/>
          </w:tcPr>
          <w:p w14:paraId="6741C24D" w14:textId="04AE708B" w:rsidR="00681577" w:rsidRPr="007169B7" w:rsidRDefault="00681577" w:rsidP="00681577">
            <w:pPr>
              <w:spacing w:before="60" w:afterLines="60" w:after="144"/>
            </w:pPr>
            <w:r w:rsidRPr="007169B7">
              <w:t>0</w:t>
            </w:r>
          </w:p>
        </w:tc>
        <w:tc>
          <w:tcPr>
            <w:tcW w:w="1534" w:type="dxa"/>
            <w:vAlign w:val="center"/>
          </w:tcPr>
          <w:p w14:paraId="60C7E12F" w14:textId="7549C60D" w:rsidR="00681577" w:rsidRPr="007169B7" w:rsidRDefault="00681577" w:rsidP="00681577">
            <w:pPr>
              <w:spacing w:before="60" w:afterLines="60" w:after="144"/>
            </w:pPr>
            <w:r w:rsidRPr="007169B7">
              <w:t>1 - Raro</w:t>
            </w:r>
          </w:p>
        </w:tc>
      </w:tr>
      <w:tr w:rsidR="00681577" w:rsidRPr="005C43B5" w14:paraId="5A0AB0DB" w14:textId="77777777">
        <w:tc>
          <w:tcPr>
            <w:tcW w:w="1534" w:type="dxa"/>
            <w:vAlign w:val="center"/>
          </w:tcPr>
          <w:p w14:paraId="5214E244" w14:textId="6C323D78" w:rsidR="00681577" w:rsidRPr="007169B7" w:rsidRDefault="00681577" w:rsidP="00681577">
            <w:pPr>
              <w:spacing w:before="60" w:afterLines="60" w:after="144"/>
            </w:pPr>
            <w:r w:rsidRPr="007169B7">
              <w:t>1</w:t>
            </w:r>
          </w:p>
        </w:tc>
        <w:tc>
          <w:tcPr>
            <w:tcW w:w="1534" w:type="dxa"/>
            <w:vAlign w:val="center"/>
          </w:tcPr>
          <w:p w14:paraId="063929F1" w14:textId="1BF89A22" w:rsidR="00681577" w:rsidRPr="007169B7" w:rsidRDefault="00681577" w:rsidP="00681577">
            <w:pPr>
              <w:spacing w:before="60" w:afterLines="60" w:after="144"/>
            </w:pPr>
            <w:r w:rsidRPr="007169B7">
              <w:t>2 - Improbabile</w:t>
            </w:r>
          </w:p>
        </w:tc>
      </w:tr>
      <w:tr w:rsidR="00681577" w:rsidRPr="005C43B5" w14:paraId="6ECBA3BE" w14:textId="77777777">
        <w:tc>
          <w:tcPr>
            <w:tcW w:w="1534" w:type="dxa"/>
            <w:vAlign w:val="center"/>
          </w:tcPr>
          <w:p w14:paraId="672FA523" w14:textId="7BADD3EA" w:rsidR="00681577" w:rsidRPr="007169B7" w:rsidRDefault="00681577" w:rsidP="00681577">
            <w:pPr>
              <w:spacing w:before="60" w:afterLines="60" w:after="144"/>
            </w:pPr>
            <w:r w:rsidRPr="007169B7">
              <w:t>2-3</w:t>
            </w:r>
          </w:p>
        </w:tc>
        <w:tc>
          <w:tcPr>
            <w:tcW w:w="1534" w:type="dxa"/>
            <w:vAlign w:val="center"/>
          </w:tcPr>
          <w:p w14:paraId="29DF18EA" w14:textId="7C8C1330" w:rsidR="00681577" w:rsidRPr="007169B7" w:rsidRDefault="00681577" w:rsidP="00681577">
            <w:pPr>
              <w:spacing w:before="60" w:afterLines="60" w:after="144"/>
            </w:pPr>
            <w:r w:rsidRPr="007169B7">
              <w:t>3 - Moderato</w:t>
            </w:r>
          </w:p>
        </w:tc>
      </w:tr>
      <w:tr w:rsidR="00681577" w:rsidRPr="005C43B5" w14:paraId="23D57404" w14:textId="77777777">
        <w:tc>
          <w:tcPr>
            <w:tcW w:w="1534" w:type="dxa"/>
            <w:vAlign w:val="center"/>
          </w:tcPr>
          <w:p w14:paraId="1555AEF4" w14:textId="535E2AE8" w:rsidR="00681577" w:rsidRPr="007169B7" w:rsidRDefault="00681577" w:rsidP="00681577">
            <w:pPr>
              <w:spacing w:before="60" w:afterLines="60" w:after="144"/>
            </w:pPr>
            <w:r w:rsidRPr="007169B7">
              <w:t>4-5</w:t>
            </w:r>
          </w:p>
        </w:tc>
        <w:tc>
          <w:tcPr>
            <w:tcW w:w="1534" w:type="dxa"/>
            <w:vAlign w:val="center"/>
          </w:tcPr>
          <w:p w14:paraId="13259518" w14:textId="5CB47794" w:rsidR="00681577" w:rsidRPr="007169B7" w:rsidRDefault="00681577" w:rsidP="00681577">
            <w:pPr>
              <w:spacing w:before="60" w:afterLines="60" w:after="144"/>
            </w:pPr>
            <w:r w:rsidRPr="007169B7">
              <w:t>4 - Possibile</w:t>
            </w:r>
          </w:p>
        </w:tc>
      </w:tr>
      <w:tr w:rsidR="00681577" w:rsidRPr="005C43B5" w14:paraId="4AFDF007" w14:textId="77777777">
        <w:tc>
          <w:tcPr>
            <w:tcW w:w="1534" w:type="dxa"/>
            <w:vAlign w:val="center"/>
          </w:tcPr>
          <w:p w14:paraId="4ED07D11" w14:textId="7B794330" w:rsidR="00681577" w:rsidRPr="007169B7" w:rsidRDefault="00681577" w:rsidP="00681577">
            <w:pPr>
              <w:spacing w:before="60" w:afterLines="60" w:after="144"/>
            </w:pPr>
            <w:r w:rsidRPr="007169B7">
              <w:t>6</w:t>
            </w:r>
          </w:p>
        </w:tc>
        <w:tc>
          <w:tcPr>
            <w:tcW w:w="1534" w:type="dxa"/>
            <w:vAlign w:val="center"/>
          </w:tcPr>
          <w:p w14:paraId="2F5AD72F" w14:textId="66F4E752" w:rsidR="00681577" w:rsidRPr="007169B7" w:rsidRDefault="00681577" w:rsidP="00681577">
            <w:pPr>
              <w:spacing w:before="60" w:afterLines="60" w:after="144"/>
            </w:pPr>
            <w:r w:rsidRPr="007169B7">
              <w:t>5 - Probabile</w:t>
            </w:r>
          </w:p>
        </w:tc>
      </w:tr>
    </w:tbl>
    <w:p w14:paraId="254957F3" w14:textId="77777777" w:rsidR="00681577" w:rsidRDefault="00681577" w:rsidP="007169B7"/>
    <w:p w14:paraId="418AFE0C" w14:textId="77777777" w:rsidR="007169B7" w:rsidRDefault="007169B7" w:rsidP="007169B7">
      <w:r w:rsidRPr="007169B7">
        <w:t>La Severity è convertita nella scala di Threat Strength mediante gli stessi criteri previsti per il livello di Privilege:</w:t>
      </w:r>
    </w:p>
    <w:tbl>
      <w:tblPr>
        <w:tblStyle w:val="Grigliatabella"/>
        <w:tblW w:w="6356"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34"/>
        <w:gridCol w:w="3288"/>
        <w:gridCol w:w="1534"/>
      </w:tblGrid>
      <w:tr w:rsidR="002013FA" w14:paraId="4B2E3BD5" w14:textId="77777777" w:rsidTr="002013FA">
        <w:trPr>
          <w:trHeight w:val="630"/>
          <w:tblHeader/>
        </w:trPr>
        <w:tc>
          <w:tcPr>
            <w:tcW w:w="1534" w:type="dxa"/>
            <w:vAlign w:val="center"/>
          </w:tcPr>
          <w:p w14:paraId="6CA0AEED" w14:textId="2B28E283" w:rsidR="002013FA" w:rsidRPr="002013FA" w:rsidRDefault="002013FA" w:rsidP="002013FA">
            <w:pPr>
              <w:spacing w:before="60" w:afterLines="60" w:after="144"/>
              <w:rPr>
                <w:b/>
                <w:bCs/>
                <w:color w:val="C51B88" w:themeColor="accent1"/>
              </w:rPr>
            </w:pPr>
            <w:r w:rsidRPr="002013FA">
              <w:rPr>
                <w:b/>
                <w:bCs/>
                <w:color w:val="C51B88" w:themeColor="accent1"/>
              </w:rPr>
              <w:t>Severity</w:t>
            </w:r>
          </w:p>
        </w:tc>
        <w:tc>
          <w:tcPr>
            <w:tcW w:w="3288" w:type="dxa"/>
            <w:vAlign w:val="center"/>
          </w:tcPr>
          <w:p w14:paraId="6B639AC1" w14:textId="5A868DEF" w:rsidR="002013FA" w:rsidRPr="002013FA" w:rsidRDefault="002013FA" w:rsidP="002013FA">
            <w:pPr>
              <w:spacing w:before="60" w:afterLines="60" w:after="144"/>
              <w:rPr>
                <w:b/>
                <w:bCs/>
                <w:color w:val="C51B88" w:themeColor="accent1"/>
              </w:rPr>
            </w:pPr>
            <w:r w:rsidRPr="002013FA">
              <w:rPr>
                <w:b/>
                <w:bCs/>
                <w:color w:val="C51B88" w:themeColor="accent1"/>
              </w:rPr>
              <w:t>Criterio</w:t>
            </w:r>
          </w:p>
        </w:tc>
        <w:tc>
          <w:tcPr>
            <w:tcW w:w="1534" w:type="dxa"/>
            <w:vAlign w:val="center"/>
          </w:tcPr>
          <w:p w14:paraId="6734C43D" w14:textId="76FFFB90" w:rsidR="002013FA" w:rsidRPr="002013FA" w:rsidRDefault="002013FA" w:rsidP="002013FA">
            <w:pPr>
              <w:spacing w:before="60" w:afterLines="60" w:after="144"/>
              <w:rPr>
                <w:b/>
                <w:bCs/>
                <w:color w:val="C51B88" w:themeColor="accent1"/>
              </w:rPr>
            </w:pPr>
            <w:r w:rsidRPr="002013FA">
              <w:rPr>
                <w:b/>
                <w:bCs/>
                <w:color w:val="C51B88" w:themeColor="accent1"/>
              </w:rPr>
              <w:t>Threat Strength</w:t>
            </w:r>
          </w:p>
        </w:tc>
      </w:tr>
      <w:tr w:rsidR="002013FA" w:rsidRPr="005C43B5" w14:paraId="4E8BD5AD" w14:textId="77777777" w:rsidTr="002013FA">
        <w:tc>
          <w:tcPr>
            <w:tcW w:w="1534" w:type="dxa"/>
            <w:vAlign w:val="center"/>
          </w:tcPr>
          <w:p w14:paraId="333DB170" w14:textId="5562B92C" w:rsidR="002013FA" w:rsidRPr="007169B7" w:rsidRDefault="002013FA" w:rsidP="002013FA">
            <w:pPr>
              <w:spacing w:before="60" w:afterLines="60" w:after="144"/>
            </w:pPr>
            <w:r w:rsidRPr="002013FA">
              <w:t>0</w:t>
            </w:r>
          </w:p>
        </w:tc>
        <w:tc>
          <w:tcPr>
            <w:tcW w:w="3288" w:type="dxa"/>
            <w:vAlign w:val="center"/>
          </w:tcPr>
          <w:p w14:paraId="60CCD992" w14:textId="4766C28C" w:rsidR="002013FA" w:rsidRPr="007169B7" w:rsidRDefault="002013FA" w:rsidP="002013FA">
            <w:pPr>
              <w:spacing w:before="60" w:afterLines="60" w:after="144"/>
            </w:pPr>
            <w:r w:rsidRPr="002013FA">
              <w:t>Evento privo di capacità apprezzabile di produrre effetti sul contesto considerato</w:t>
            </w:r>
          </w:p>
        </w:tc>
        <w:tc>
          <w:tcPr>
            <w:tcW w:w="1534" w:type="dxa"/>
            <w:vAlign w:val="center"/>
          </w:tcPr>
          <w:p w14:paraId="2DC3A59C" w14:textId="4C424E79" w:rsidR="002013FA" w:rsidRPr="007169B7" w:rsidRDefault="002013FA" w:rsidP="002013FA">
            <w:pPr>
              <w:spacing w:before="60" w:afterLines="60" w:after="144"/>
            </w:pPr>
            <w:r w:rsidRPr="002013FA">
              <w:t>1 - Trascurabile</w:t>
            </w:r>
          </w:p>
        </w:tc>
      </w:tr>
      <w:tr w:rsidR="002013FA" w:rsidRPr="005C43B5" w14:paraId="1FDE7529" w14:textId="77777777" w:rsidTr="002013FA">
        <w:tc>
          <w:tcPr>
            <w:tcW w:w="1534" w:type="dxa"/>
            <w:vAlign w:val="center"/>
          </w:tcPr>
          <w:p w14:paraId="32B44566" w14:textId="26C95B17" w:rsidR="002013FA" w:rsidRPr="007169B7" w:rsidRDefault="002013FA" w:rsidP="002013FA">
            <w:pPr>
              <w:spacing w:before="60" w:afterLines="60" w:after="144"/>
            </w:pPr>
            <w:r w:rsidRPr="002013FA">
              <w:t>1</w:t>
            </w:r>
          </w:p>
        </w:tc>
        <w:tc>
          <w:tcPr>
            <w:tcW w:w="3288" w:type="dxa"/>
            <w:vAlign w:val="center"/>
          </w:tcPr>
          <w:p w14:paraId="48D72F2C" w14:textId="15B840BF" w:rsidR="002013FA" w:rsidRPr="007169B7" w:rsidRDefault="002013FA" w:rsidP="002013FA">
            <w:pPr>
              <w:spacing w:before="60" w:afterLines="60" w:after="144"/>
            </w:pPr>
            <w:r w:rsidRPr="002013FA">
              <w:t>Evento con intensità limitata</w:t>
            </w:r>
          </w:p>
        </w:tc>
        <w:tc>
          <w:tcPr>
            <w:tcW w:w="1534" w:type="dxa"/>
            <w:vAlign w:val="center"/>
          </w:tcPr>
          <w:p w14:paraId="02399204" w14:textId="5898AC7D" w:rsidR="002013FA" w:rsidRPr="007169B7" w:rsidRDefault="002013FA" w:rsidP="002013FA">
            <w:pPr>
              <w:spacing w:before="60" w:afterLines="60" w:after="144"/>
            </w:pPr>
            <w:r w:rsidRPr="002013FA">
              <w:t>2 - Bassa</w:t>
            </w:r>
          </w:p>
        </w:tc>
      </w:tr>
      <w:tr w:rsidR="002013FA" w:rsidRPr="005C43B5" w14:paraId="06A5C9E8" w14:textId="77777777" w:rsidTr="002013FA">
        <w:tc>
          <w:tcPr>
            <w:tcW w:w="1534" w:type="dxa"/>
            <w:vAlign w:val="center"/>
          </w:tcPr>
          <w:p w14:paraId="73A12D32" w14:textId="741E0DBA" w:rsidR="002013FA" w:rsidRPr="007169B7" w:rsidRDefault="002013FA" w:rsidP="002013FA">
            <w:pPr>
              <w:spacing w:before="60" w:afterLines="60" w:after="144"/>
            </w:pPr>
            <w:r w:rsidRPr="002013FA">
              <w:t>2</w:t>
            </w:r>
          </w:p>
        </w:tc>
        <w:tc>
          <w:tcPr>
            <w:tcW w:w="3288" w:type="dxa"/>
            <w:vAlign w:val="center"/>
          </w:tcPr>
          <w:p w14:paraId="094FDC77" w14:textId="40017C00" w:rsidR="002013FA" w:rsidRPr="007169B7" w:rsidRDefault="002013FA" w:rsidP="002013FA">
            <w:pPr>
              <w:spacing w:before="60" w:afterLines="60" w:after="144"/>
            </w:pPr>
            <w:r w:rsidRPr="002013FA">
              <w:t>Evento con intensità potenzialmente significativa</w:t>
            </w:r>
          </w:p>
        </w:tc>
        <w:tc>
          <w:tcPr>
            <w:tcW w:w="1534" w:type="dxa"/>
            <w:vAlign w:val="center"/>
          </w:tcPr>
          <w:p w14:paraId="57C97A1A" w14:textId="13FEE757" w:rsidR="002013FA" w:rsidRPr="007169B7" w:rsidRDefault="002013FA" w:rsidP="002013FA">
            <w:pPr>
              <w:spacing w:before="60" w:afterLines="60" w:after="144"/>
            </w:pPr>
            <w:r w:rsidRPr="002013FA">
              <w:t>3 - Moderata</w:t>
            </w:r>
          </w:p>
        </w:tc>
      </w:tr>
      <w:tr w:rsidR="002013FA" w:rsidRPr="005C43B5" w14:paraId="1ED32642" w14:textId="77777777" w:rsidTr="002013FA">
        <w:tc>
          <w:tcPr>
            <w:tcW w:w="1534" w:type="dxa"/>
            <w:vAlign w:val="center"/>
          </w:tcPr>
          <w:p w14:paraId="201DFC0A" w14:textId="34FDB831" w:rsidR="002013FA" w:rsidRPr="007169B7" w:rsidRDefault="002013FA" w:rsidP="002013FA">
            <w:pPr>
              <w:spacing w:before="60" w:afterLines="60" w:after="144"/>
            </w:pPr>
            <w:r w:rsidRPr="002013FA">
              <w:t>3</w:t>
            </w:r>
          </w:p>
        </w:tc>
        <w:tc>
          <w:tcPr>
            <w:tcW w:w="3288" w:type="dxa"/>
            <w:vAlign w:val="center"/>
          </w:tcPr>
          <w:p w14:paraId="395ABDD6" w14:textId="04900380" w:rsidR="002013FA" w:rsidRPr="007169B7" w:rsidRDefault="002013FA" w:rsidP="002013FA">
            <w:pPr>
              <w:spacing w:before="60" w:afterLines="60" w:after="144"/>
            </w:pPr>
            <w:r w:rsidRPr="002013FA">
              <w:t>Evento con intensità elevata e capacità di produrre effetti estesi</w:t>
            </w:r>
          </w:p>
        </w:tc>
        <w:tc>
          <w:tcPr>
            <w:tcW w:w="1534" w:type="dxa"/>
            <w:vAlign w:val="center"/>
          </w:tcPr>
          <w:p w14:paraId="6931890A" w14:textId="23E2F4DB" w:rsidR="002013FA" w:rsidRPr="007169B7" w:rsidRDefault="002013FA" w:rsidP="002013FA">
            <w:pPr>
              <w:spacing w:before="60" w:afterLines="60" w:after="144"/>
            </w:pPr>
            <w:r w:rsidRPr="002013FA">
              <w:t>5 - Molto alta</w:t>
            </w:r>
          </w:p>
        </w:tc>
      </w:tr>
    </w:tbl>
    <w:p w14:paraId="209C99CC" w14:textId="77777777" w:rsidR="00BF4AA0" w:rsidRPr="00BF4AA0" w:rsidRDefault="00BF4AA0" w:rsidP="00BF4AA0">
      <w:r w:rsidRPr="00BF4AA0">
        <w:t xml:space="preserve">Il livello </w:t>
      </w:r>
      <w:r w:rsidRPr="00BF4AA0">
        <w:rPr>
          <w:b/>
          <w:bCs/>
        </w:rPr>
        <w:t>4 - Alta</w:t>
      </w:r>
      <w:r w:rsidRPr="00BF4AA0">
        <w:t xml:space="preserve"> può essere attribuito in presenza di un’intensità intermedia tra significativa e molto elevata, sulla base di evidenze tecniche, territoriali o storiche.</w:t>
      </w:r>
    </w:p>
    <w:p w14:paraId="4DCE747F" w14:textId="2CDB0C3F" w:rsidR="007169B7" w:rsidRPr="007169B7" w:rsidRDefault="009465C1" w:rsidP="00202D59">
      <w:pPr>
        <w:pStyle w:val="Titolo2"/>
      </w:pPr>
      <w:bookmarkStart w:id="89" w:name="_Toc238751522"/>
      <w:r w:rsidRPr="007169B7">
        <w:rPr>
          <w:caps w:val="0"/>
        </w:rPr>
        <w:t>SUSCETTIBILITÀ INERENTE DEL CONTESTO</w:t>
      </w:r>
      <w:bookmarkEnd w:id="89"/>
    </w:p>
    <w:p w14:paraId="412EEAE1" w14:textId="77777777" w:rsidR="007169B7" w:rsidRDefault="007169B7" w:rsidP="007169B7">
      <w:r w:rsidRPr="007169B7">
        <w:t>La Suscettibilità Inerente del Contesto, indicata con SIC, rappresenta il grado in cui le caratteristiche tecnologiche, organizzative, fisiche e operative dell’asset o del servizio favoriscono la realizzazione dello specifico Threat Event.</w:t>
      </w:r>
    </w:p>
    <w:p w14:paraId="18599231" w14:textId="77777777" w:rsidR="004223E2" w:rsidRPr="004223E2" w:rsidRDefault="004223E2" w:rsidP="004223E2">
      <w:r w:rsidRPr="004223E2">
        <w:t>La SIC è valutata sulla coppia:</w:t>
      </w:r>
    </w:p>
    <w:p w14:paraId="3F4A3319" w14:textId="77777777" w:rsidR="004223E2" w:rsidRPr="004223E2" w:rsidRDefault="004223E2" w:rsidP="004223E2">
      <w:r w:rsidRPr="004223E2">
        <w:rPr>
          <w:b/>
          <w:bCs/>
        </w:rPr>
        <w:t>Threat Event × asset, servizio o contesto interessato</w:t>
      </w:r>
    </w:p>
    <w:p w14:paraId="1C9722FF" w14:textId="77777777" w:rsidR="004223E2" w:rsidRPr="004223E2" w:rsidRDefault="004223E2" w:rsidP="004223E2">
      <w:r w:rsidRPr="004223E2">
        <w:t>Uno stesso asset può pertanto presentare livelli di suscettibilità differenti rispetto a Threat Event diversi. Ad esempio, l’esposizione a Internet può essere determinante per uno scenario DDoS, ma non risultare pertinente per uno scenario di indisponibilità del personale essenziale.</w:t>
      </w:r>
    </w:p>
    <w:p w14:paraId="6D264D1A" w14:textId="77777777" w:rsidR="004223E2" w:rsidRPr="004223E2" w:rsidRDefault="004223E2" w:rsidP="004223E2">
      <w:r w:rsidRPr="004223E2">
        <w:t>La SIC è valutata in condizioni inerenti, senza considerare l’effetto delle misure di sicurezza implementate. Devono essere considerate esclusivamente:</w:t>
      </w:r>
    </w:p>
    <w:p w14:paraId="7168CEAF" w14:textId="77777777" w:rsidR="004223E2" w:rsidRPr="004223E2" w:rsidRDefault="004223E2" w:rsidP="00510D61">
      <w:pPr>
        <w:numPr>
          <w:ilvl w:val="0"/>
          <w:numId w:val="19"/>
        </w:numPr>
      </w:pPr>
      <w:r w:rsidRPr="004223E2">
        <w:lastRenderedPageBreak/>
        <w:t>le caratteristiche intrinseche del contesto;</w:t>
      </w:r>
    </w:p>
    <w:p w14:paraId="5CCE13AC" w14:textId="77777777" w:rsidR="004223E2" w:rsidRPr="004223E2" w:rsidRDefault="004223E2" w:rsidP="00510D61">
      <w:pPr>
        <w:numPr>
          <w:ilvl w:val="0"/>
          <w:numId w:val="19"/>
        </w:numPr>
      </w:pPr>
      <w:r w:rsidRPr="004223E2">
        <w:t>le condizioni di esposizione e accessibilità;</w:t>
      </w:r>
    </w:p>
    <w:p w14:paraId="68D59050" w14:textId="77777777" w:rsidR="004223E2" w:rsidRPr="004223E2" w:rsidRDefault="004223E2" w:rsidP="00510D61">
      <w:pPr>
        <w:numPr>
          <w:ilvl w:val="0"/>
          <w:numId w:val="19"/>
        </w:numPr>
      </w:pPr>
      <w:r w:rsidRPr="004223E2">
        <w:t>le dipendenze;</w:t>
      </w:r>
    </w:p>
    <w:p w14:paraId="640E3D4E" w14:textId="77777777" w:rsidR="004223E2" w:rsidRPr="004223E2" w:rsidRDefault="004223E2" w:rsidP="00510D61">
      <w:pPr>
        <w:numPr>
          <w:ilvl w:val="0"/>
          <w:numId w:val="19"/>
        </w:numPr>
      </w:pPr>
      <w:r w:rsidRPr="004223E2">
        <w:t>le vulnerabilità presenti;</w:t>
      </w:r>
    </w:p>
    <w:p w14:paraId="1152B6ED" w14:textId="77777777" w:rsidR="004223E2" w:rsidRPr="004223E2" w:rsidRDefault="004223E2" w:rsidP="00510D61">
      <w:pPr>
        <w:numPr>
          <w:ilvl w:val="0"/>
          <w:numId w:val="19"/>
        </w:numPr>
      </w:pPr>
      <w:r w:rsidRPr="004223E2">
        <w:t>le condizioni tecniche, organizzative, fisiche o ambientali che favoriscono il Threat Event.</w:t>
      </w:r>
    </w:p>
    <w:p w14:paraId="064C9DE2" w14:textId="3F228870" w:rsidR="007169B7" w:rsidRPr="007169B7" w:rsidRDefault="007169B7" w:rsidP="00C453B9">
      <w:pPr>
        <w:pStyle w:val="Titolo3"/>
      </w:pPr>
      <w:r w:rsidRPr="007169B7">
        <w:t>Fattori di suscettibilità</w:t>
      </w:r>
    </w:p>
    <w:p w14:paraId="44518F1D" w14:textId="6F85020A" w:rsidR="007169B7" w:rsidRDefault="001820BE" w:rsidP="007169B7">
      <w:r w:rsidRPr="001820BE">
        <w:t>Per ogni combinazione tra Threat Event e asset o servizio devono essere considerati esclusivamente i fattori pertinenti, individuati nel</w:t>
      </w:r>
      <w:r w:rsidR="006F6A13">
        <w:t>l’allegato</w:t>
      </w:r>
      <w:r w:rsidRPr="001820BE">
        <w:t xml:space="preserve"> </w:t>
      </w:r>
      <w:r w:rsidR="006F6A13">
        <w:t>“</w:t>
      </w:r>
      <w:r w:rsidR="006F6A13" w:rsidRPr="00B04918">
        <w:rPr>
          <w:lang w:eastAsia="it-IT"/>
        </w:rPr>
        <w:t>ISM08_A01 – Allegato Tecnico Cyber Risk Assessment</w:t>
      </w:r>
      <w:r w:rsidR="006F6A13">
        <w:rPr>
          <w:lang w:eastAsia="it-IT"/>
        </w:rPr>
        <w:t>”</w:t>
      </w:r>
      <w:r w:rsidRPr="001820BE">
        <w:t>.</w:t>
      </w:r>
    </w:p>
    <w:tbl>
      <w:tblPr>
        <w:tblStyle w:val="Grigliatabella"/>
        <w:tblW w:w="9638"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01"/>
        <w:gridCol w:w="7937"/>
      </w:tblGrid>
      <w:tr w:rsidR="00EE08E8" w:rsidRPr="00EF047E" w14:paraId="473D1A6D" w14:textId="77777777" w:rsidTr="00EE08E8">
        <w:trPr>
          <w:trHeight w:val="20"/>
          <w:tblHeader/>
        </w:trPr>
        <w:tc>
          <w:tcPr>
            <w:tcW w:w="1701" w:type="dxa"/>
            <w:vAlign w:val="center"/>
          </w:tcPr>
          <w:p w14:paraId="69E1F032" w14:textId="0DBBD7BC" w:rsidR="00EE08E8" w:rsidRPr="00B51252" w:rsidRDefault="00EE08E8" w:rsidP="00EE08E8">
            <w:pPr>
              <w:spacing w:before="60" w:afterLines="60" w:after="144"/>
              <w:rPr>
                <w:b/>
                <w:bCs/>
                <w:color w:val="C51B88" w:themeColor="accent1"/>
              </w:rPr>
            </w:pPr>
            <w:r w:rsidRPr="00B51252">
              <w:rPr>
                <w:b/>
                <w:bCs/>
                <w:color w:val="C51B88" w:themeColor="accent1"/>
              </w:rPr>
              <w:t>Fattore</w:t>
            </w:r>
          </w:p>
        </w:tc>
        <w:tc>
          <w:tcPr>
            <w:tcW w:w="7937" w:type="dxa"/>
            <w:vAlign w:val="center"/>
          </w:tcPr>
          <w:p w14:paraId="1BC8ADFF" w14:textId="7A500200" w:rsidR="00EE08E8" w:rsidRPr="00B51252" w:rsidRDefault="00EE08E8" w:rsidP="00EE08E8">
            <w:pPr>
              <w:spacing w:before="60" w:afterLines="60" w:after="144"/>
              <w:rPr>
                <w:b/>
                <w:bCs/>
                <w:color w:val="C51B88" w:themeColor="accent1"/>
              </w:rPr>
            </w:pPr>
            <w:r w:rsidRPr="00B51252">
              <w:rPr>
                <w:b/>
                <w:bCs/>
                <w:color w:val="C51B88" w:themeColor="accent1"/>
              </w:rPr>
              <w:t>Descrizione</w:t>
            </w:r>
          </w:p>
        </w:tc>
      </w:tr>
      <w:tr w:rsidR="001820BE" w:rsidRPr="007169B7" w14:paraId="58F403AA" w14:textId="77777777" w:rsidTr="00EE08E8">
        <w:trPr>
          <w:trHeight w:val="20"/>
        </w:trPr>
        <w:tc>
          <w:tcPr>
            <w:tcW w:w="1701" w:type="dxa"/>
            <w:vAlign w:val="center"/>
          </w:tcPr>
          <w:p w14:paraId="36EE4699" w14:textId="6A69B31F" w:rsidR="001820BE" w:rsidRPr="007169B7" w:rsidRDefault="001820BE" w:rsidP="001820BE">
            <w:pPr>
              <w:spacing w:before="60" w:afterLines="60" w:after="144"/>
            </w:pPr>
            <w:r w:rsidRPr="007169B7">
              <w:t>Esposizione esterna</w:t>
            </w:r>
          </w:p>
        </w:tc>
        <w:tc>
          <w:tcPr>
            <w:tcW w:w="7937" w:type="dxa"/>
            <w:vAlign w:val="center"/>
          </w:tcPr>
          <w:p w14:paraId="6E171B7E" w14:textId="5123E0DA" w:rsidR="001820BE" w:rsidRPr="007169B7" w:rsidRDefault="001820BE" w:rsidP="001820BE">
            <w:pPr>
              <w:spacing w:before="60" w:afterLines="60" w:after="144"/>
            </w:pPr>
            <w:r w:rsidRPr="001820BE">
              <w:t>Raggiungibilità diretta o indiretta dell’asset da Internet, reti esterne o soggetti non pienamente controllati.</w:t>
            </w:r>
          </w:p>
        </w:tc>
      </w:tr>
      <w:tr w:rsidR="001820BE" w:rsidRPr="007169B7" w14:paraId="2E82C442" w14:textId="77777777" w:rsidTr="00EE08E8">
        <w:trPr>
          <w:trHeight w:val="20"/>
        </w:trPr>
        <w:tc>
          <w:tcPr>
            <w:tcW w:w="1701" w:type="dxa"/>
            <w:vAlign w:val="center"/>
          </w:tcPr>
          <w:p w14:paraId="65E24A32" w14:textId="2D225CD7" w:rsidR="001820BE" w:rsidRPr="007169B7" w:rsidRDefault="001820BE" w:rsidP="001820BE">
            <w:pPr>
              <w:spacing w:before="60" w:afterLines="60" w:after="144"/>
            </w:pPr>
            <w:r w:rsidRPr="007169B7">
              <w:t>Accessibilità interna</w:t>
            </w:r>
          </w:p>
        </w:tc>
        <w:tc>
          <w:tcPr>
            <w:tcW w:w="7937" w:type="dxa"/>
            <w:vAlign w:val="center"/>
          </w:tcPr>
          <w:p w14:paraId="35454C5D" w14:textId="0EFA0F45" w:rsidR="001820BE" w:rsidRPr="007169B7" w:rsidRDefault="001820BE" w:rsidP="001820BE">
            <w:pPr>
              <w:spacing w:before="60" w:afterLines="60" w:after="144"/>
            </w:pPr>
            <w:r w:rsidRPr="001820BE">
              <w:t>Presenza e ampiezza degli accessi da parte di utenti, amministratori o soggetti interni.</w:t>
            </w:r>
          </w:p>
        </w:tc>
      </w:tr>
      <w:tr w:rsidR="001820BE" w:rsidRPr="007169B7" w14:paraId="0B03A32E" w14:textId="77777777" w:rsidTr="00EE08E8">
        <w:trPr>
          <w:trHeight w:val="20"/>
        </w:trPr>
        <w:tc>
          <w:tcPr>
            <w:tcW w:w="1701" w:type="dxa"/>
            <w:vAlign w:val="center"/>
          </w:tcPr>
          <w:p w14:paraId="28BD2DEB" w14:textId="1DA8F6D4" w:rsidR="001820BE" w:rsidRPr="007169B7" w:rsidRDefault="001820BE" w:rsidP="001820BE">
            <w:pPr>
              <w:spacing w:before="60" w:afterLines="60" w:after="144"/>
            </w:pPr>
            <w:r w:rsidRPr="007169B7">
              <w:t>Accessi privilegiati</w:t>
            </w:r>
          </w:p>
        </w:tc>
        <w:tc>
          <w:tcPr>
            <w:tcW w:w="7937" w:type="dxa"/>
            <w:vAlign w:val="center"/>
          </w:tcPr>
          <w:p w14:paraId="7C976C01" w14:textId="710B70A5" w:rsidR="001820BE" w:rsidRPr="007169B7" w:rsidRDefault="001820BE" w:rsidP="001820BE">
            <w:pPr>
              <w:spacing w:before="60" w:afterLines="60" w:after="144"/>
            </w:pPr>
            <w:r w:rsidRPr="001820BE">
              <w:t>Presenza di utenze privilegiate, tecniche o amministrative pertinenti allo scenario.</w:t>
            </w:r>
          </w:p>
        </w:tc>
      </w:tr>
      <w:tr w:rsidR="001820BE" w:rsidRPr="007169B7" w14:paraId="1195722E" w14:textId="77777777" w:rsidTr="00EE08E8">
        <w:trPr>
          <w:trHeight w:val="20"/>
        </w:trPr>
        <w:tc>
          <w:tcPr>
            <w:tcW w:w="1701" w:type="dxa"/>
            <w:vAlign w:val="center"/>
          </w:tcPr>
          <w:p w14:paraId="2C1A7763" w14:textId="2D4A1209" w:rsidR="001820BE" w:rsidRPr="007169B7" w:rsidRDefault="001820BE" w:rsidP="001820BE">
            <w:pPr>
              <w:spacing w:before="60" w:afterLines="60" w:after="144"/>
            </w:pPr>
            <w:r w:rsidRPr="007169B7">
              <w:t>Vulnerabilità sfruttabili</w:t>
            </w:r>
          </w:p>
        </w:tc>
        <w:tc>
          <w:tcPr>
            <w:tcW w:w="7937" w:type="dxa"/>
            <w:vAlign w:val="center"/>
          </w:tcPr>
          <w:p w14:paraId="0E62D946" w14:textId="52F7373E" w:rsidR="001820BE" w:rsidRPr="007169B7" w:rsidRDefault="001820BE" w:rsidP="001820BE">
            <w:pPr>
              <w:spacing w:before="60" w:afterLines="60" w:after="144"/>
            </w:pPr>
            <w:r w:rsidRPr="001820BE">
              <w:t>Presenza di vulnerabilità tecniche o configurazioni deboli utilizzabili per realizzare il Threat Event.</w:t>
            </w:r>
          </w:p>
        </w:tc>
      </w:tr>
      <w:tr w:rsidR="001820BE" w:rsidRPr="007169B7" w14:paraId="71F3693E" w14:textId="77777777" w:rsidTr="00EE08E8">
        <w:trPr>
          <w:trHeight w:val="20"/>
        </w:trPr>
        <w:tc>
          <w:tcPr>
            <w:tcW w:w="1701" w:type="dxa"/>
            <w:vAlign w:val="center"/>
          </w:tcPr>
          <w:p w14:paraId="1545CAA9" w14:textId="22196C6E" w:rsidR="001820BE" w:rsidRPr="007169B7" w:rsidRDefault="001820BE" w:rsidP="001820BE">
            <w:pPr>
              <w:spacing w:before="60" w:afterLines="60" w:after="144"/>
            </w:pPr>
            <w:r w:rsidRPr="007169B7">
              <w:t>Sfruttamento noto</w:t>
            </w:r>
          </w:p>
        </w:tc>
        <w:tc>
          <w:tcPr>
            <w:tcW w:w="7937" w:type="dxa"/>
            <w:vAlign w:val="center"/>
          </w:tcPr>
          <w:p w14:paraId="317C607B" w14:textId="6D105A7F" w:rsidR="001820BE" w:rsidRPr="007169B7" w:rsidRDefault="001820BE" w:rsidP="001820BE">
            <w:pPr>
              <w:spacing w:before="60" w:afterLines="60" w:after="144"/>
            </w:pPr>
            <w:r w:rsidRPr="001820BE">
              <w:t>Presenza di KEV, valori EPSS significativi, exploit pubblici o evidenze di sfruttamento attivo.</w:t>
            </w:r>
          </w:p>
        </w:tc>
      </w:tr>
      <w:tr w:rsidR="001820BE" w:rsidRPr="007169B7" w14:paraId="0939C045" w14:textId="77777777" w:rsidTr="00EE08E8">
        <w:trPr>
          <w:trHeight w:val="20"/>
        </w:trPr>
        <w:tc>
          <w:tcPr>
            <w:tcW w:w="1701" w:type="dxa"/>
            <w:vAlign w:val="center"/>
          </w:tcPr>
          <w:p w14:paraId="7DD3B768" w14:textId="0791D39D" w:rsidR="001820BE" w:rsidRPr="007169B7" w:rsidRDefault="001820BE" w:rsidP="001820BE">
            <w:pPr>
              <w:spacing w:before="60" w:afterLines="60" w:after="144"/>
            </w:pPr>
            <w:r w:rsidRPr="007169B7">
              <w:t>Obsolescenza</w:t>
            </w:r>
          </w:p>
        </w:tc>
        <w:tc>
          <w:tcPr>
            <w:tcW w:w="7937" w:type="dxa"/>
            <w:vAlign w:val="center"/>
          </w:tcPr>
          <w:p w14:paraId="3E301568" w14:textId="0F977FFA" w:rsidR="001820BE" w:rsidRPr="007169B7" w:rsidRDefault="001820BE" w:rsidP="001820BE">
            <w:pPr>
              <w:spacing w:before="60" w:afterLines="60" w:after="144"/>
            </w:pPr>
            <w:r w:rsidRPr="001820BE">
              <w:t>Utilizzo di componenti obsolete, fuori supporto o non adeguatamente manutenute.</w:t>
            </w:r>
          </w:p>
        </w:tc>
      </w:tr>
      <w:tr w:rsidR="001820BE" w:rsidRPr="007169B7" w14:paraId="6D74EBF3" w14:textId="77777777" w:rsidTr="00EE08E8">
        <w:trPr>
          <w:trHeight w:val="20"/>
        </w:trPr>
        <w:tc>
          <w:tcPr>
            <w:tcW w:w="1701" w:type="dxa"/>
            <w:vAlign w:val="center"/>
          </w:tcPr>
          <w:p w14:paraId="70BBDBC7" w14:textId="398CAD3B" w:rsidR="001820BE" w:rsidRPr="007169B7" w:rsidRDefault="001820BE" w:rsidP="001820BE">
            <w:pPr>
              <w:spacing w:before="60" w:afterLines="60" w:after="144"/>
            </w:pPr>
            <w:r w:rsidRPr="007169B7">
              <w:t>Complessità</w:t>
            </w:r>
          </w:p>
        </w:tc>
        <w:tc>
          <w:tcPr>
            <w:tcW w:w="7937" w:type="dxa"/>
            <w:vAlign w:val="center"/>
          </w:tcPr>
          <w:p w14:paraId="71EB5A86" w14:textId="49EF23FE" w:rsidR="001820BE" w:rsidRPr="007169B7" w:rsidRDefault="001820BE" w:rsidP="001820BE">
            <w:pPr>
              <w:spacing w:before="60" w:afterLines="60" w:after="144"/>
            </w:pPr>
            <w:r w:rsidRPr="001820BE">
              <w:t>Complessità architetturale, numerosità delle componenti, delle integrazioni o difficoltà di gestione del contesto.</w:t>
            </w:r>
          </w:p>
        </w:tc>
      </w:tr>
      <w:tr w:rsidR="001820BE" w:rsidRPr="007169B7" w14:paraId="3C640C4A" w14:textId="77777777" w:rsidTr="00EE08E8">
        <w:trPr>
          <w:trHeight w:val="20"/>
        </w:trPr>
        <w:tc>
          <w:tcPr>
            <w:tcW w:w="1701" w:type="dxa"/>
            <w:vAlign w:val="center"/>
          </w:tcPr>
          <w:p w14:paraId="2E6B30EB" w14:textId="65385782" w:rsidR="001820BE" w:rsidRPr="007169B7" w:rsidRDefault="001820BE" w:rsidP="001820BE">
            <w:pPr>
              <w:spacing w:before="60" w:afterLines="60" w:after="144"/>
            </w:pPr>
            <w:r w:rsidRPr="007169B7">
              <w:t>Dipendenza da terze parti</w:t>
            </w:r>
          </w:p>
        </w:tc>
        <w:tc>
          <w:tcPr>
            <w:tcW w:w="7937" w:type="dxa"/>
            <w:vAlign w:val="center"/>
          </w:tcPr>
          <w:p w14:paraId="614061AA" w14:textId="41199064" w:rsidR="001820BE" w:rsidRPr="007169B7" w:rsidRDefault="001820BE" w:rsidP="001820BE">
            <w:pPr>
              <w:spacing w:before="60" w:afterLines="60" w:after="144"/>
            </w:pPr>
            <w:r w:rsidRPr="001820BE">
              <w:t>Dipendenza da fornitori, cloud provider, partner, utilities o altri soggetti esterni.</w:t>
            </w:r>
          </w:p>
        </w:tc>
      </w:tr>
      <w:tr w:rsidR="001820BE" w:rsidRPr="007169B7" w14:paraId="388A1D57" w14:textId="77777777" w:rsidTr="00EE08E8">
        <w:trPr>
          <w:trHeight w:val="20"/>
        </w:trPr>
        <w:tc>
          <w:tcPr>
            <w:tcW w:w="1701" w:type="dxa"/>
            <w:vAlign w:val="center"/>
          </w:tcPr>
          <w:p w14:paraId="5071ECB4" w14:textId="25945897" w:rsidR="001820BE" w:rsidRPr="007169B7" w:rsidRDefault="001820BE" w:rsidP="001820BE">
            <w:pPr>
              <w:spacing w:before="60" w:afterLines="60" w:after="144"/>
            </w:pPr>
            <w:r w:rsidRPr="007169B7">
              <w:t>Concentrazione</w:t>
            </w:r>
          </w:p>
        </w:tc>
        <w:tc>
          <w:tcPr>
            <w:tcW w:w="7937" w:type="dxa"/>
            <w:vAlign w:val="center"/>
          </w:tcPr>
          <w:p w14:paraId="3D929440" w14:textId="0022AAA5" w:rsidR="001820BE" w:rsidRPr="007169B7" w:rsidRDefault="001820BE" w:rsidP="001820BE">
            <w:pPr>
              <w:spacing w:before="60" w:afterLines="60" w:after="144"/>
            </w:pPr>
            <w:r w:rsidRPr="001820BE">
              <w:t>Assenza di alternative, ridondanze o possibilità di sostituzione di componenti o fornitori.</w:t>
            </w:r>
          </w:p>
        </w:tc>
      </w:tr>
      <w:tr w:rsidR="001820BE" w:rsidRPr="007169B7" w14:paraId="76FCD8F7" w14:textId="77777777" w:rsidTr="00EE08E8">
        <w:trPr>
          <w:trHeight w:val="20"/>
        </w:trPr>
        <w:tc>
          <w:tcPr>
            <w:tcW w:w="1701" w:type="dxa"/>
            <w:vAlign w:val="center"/>
          </w:tcPr>
          <w:p w14:paraId="362D5673" w14:textId="5D1C68C0" w:rsidR="001820BE" w:rsidRPr="007169B7" w:rsidRDefault="001820BE" w:rsidP="001820BE">
            <w:pPr>
              <w:spacing w:before="60" w:afterLines="60" w:after="144"/>
            </w:pPr>
            <w:r w:rsidRPr="007169B7">
              <w:t>Predisposizione fisica o ambientale</w:t>
            </w:r>
          </w:p>
        </w:tc>
        <w:tc>
          <w:tcPr>
            <w:tcW w:w="7937" w:type="dxa"/>
            <w:vAlign w:val="center"/>
          </w:tcPr>
          <w:p w14:paraId="045A4024" w14:textId="0EDC2AB4" w:rsidR="001820BE" w:rsidRPr="007169B7" w:rsidRDefault="001820BE" w:rsidP="001820BE">
            <w:pPr>
              <w:spacing w:before="60" w:afterLines="60" w:after="144"/>
            </w:pPr>
            <w:r w:rsidRPr="001820BE">
              <w:t>Presenza di caratteristiche della sede o dell’infrastruttura che favoriscono eventi fisici, ambientali o infrastrutturali.</w:t>
            </w:r>
          </w:p>
        </w:tc>
      </w:tr>
    </w:tbl>
    <w:p w14:paraId="2A44CBB1" w14:textId="77777777" w:rsidR="00EE08E8" w:rsidRDefault="00EE08E8" w:rsidP="007169B7"/>
    <w:p w14:paraId="4602A7F0" w14:textId="35BAC5AF" w:rsidR="007169B7" w:rsidRDefault="007169B7" w:rsidP="00B51252">
      <w:pPr>
        <w:pStyle w:val="Titolo3"/>
      </w:pPr>
      <w:r w:rsidRPr="007169B7">
        <w:t>Valutazione dei fattori</w:t>
      </w:r>
    </w:p>
    <w:p w14:paraId="7E6EBB79" w14:textId="6BB73A96" w:rsidR="0024365B" w:rsidRPr="0024365B" w:rsidRDefault="0024365B" w:rsidP="0024365B">
      <w:pPr>
        <w:spacing w:before="100" w:beforeAutospacing="1" w:after="100" w:afterAutospacing="1" w:line="300" w:lineRule="atLeast"/>
        <w:rPr>
          <w:rFonts w:asciiTheme="majorHAnsi" w:eastAsia="Times New Roman" w:hAnsiTheme="majorHAnsi" w:cs="Segoe UI"/>
          <w:szCs w:val="18"/>
          <w:lang w:eastAsia="it-IT"/>
        </w:rPr>
      </w:pPr>
      <w:r w:rsidRPr="0024365B">
        <w:rPr>
          <w:rFonts w:asciiTheme="majorHAnsi" w:eastAsia="Times New Roman" w:hAnsiTheme="majorHAnsi" w:cs="Segoe UI"/>
          <w:szCs w:val="18"/>
          <w:lang w:eastAsia="it-IT"/>
        </w:rPr>
        <w:t>Ciascun fattore di suscettibilità applicabile è valutato in forma binaria.</w:t>
      </w:r>
    </w:p>
    <w:p w14:paraId="1E9E5A66" w14:textId="77777777" w:rsidR="0024365B" w:rsidRDefault="0024365B" w:rsidP="0024365B">
      <w:pPr>
        <w:spacing w:before="100" w:beforeAutospacing="1" w:after="100" w:afterAutospacing="1" w:line="300" w:lineRule="atLeast"/>
        <w:rPr>
          <w:rFonts w:ascii="Segoe UI" w:eastAsia="Times New Roman" w:hAnsi="Segoe UI" w:cs="Segoe UI"/>
          <w:sz w:val="21"/>
          <w:szCs w:val="21"/>
          <w:lang w:eastAsia="it-IT"/>
        </w:rPr>
      </w:pPr>
    </w:p>
    <w:tbl>
      <w:tblPr>
        <w:tblStyle w:val="Grigliatabella"/>
        <w:tblW w:w="9067"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99"/>
        <w:gridCol w:w="1699"/>
        <w:gridCol w:w="5669"/>
      </w:tblGrid>
      <w:tr w:rsidR="0024365B" w:rsidRPr="0024365B" w14:paraId="0F5FFE70" w14:textId="77777777" w:rsidTr="0024365B">
        <w:trPr>
          <w:trHeight w:val="20"/>
          <w:tblHeader/>
        </w:trPr>
        <w:tc>
          <w:tcPr>
            <w:tcW w:w="1699" w:type="dxa"/>
            <w:vAlign w:val="center"/>
          </w:tcPr>
          <w:p w14:paraId="63227E12" w14:textId="4A8A34ED" w:rsidR="0024365B" w:rsidRPr="0024365B" w:rsidRDefault="0024365B" w:rsidP="0024365B">
            <w:pPr>
              <w:spacing w:before="60" w:afterLines="60" w:after="144"/>
              <w:rPr>
                <w:rFonts w:asciiTheme="majorHAnsi" w:hAnsiTheme="majorHAnsi"/>
                <w:b/>
                <w:bCs/>
                <w:color w:val="C51B88" w:themeColor="accent1"/>
                <w:szCs w:val="18"/>
              </w:rPr>
            </w:pPr>
            <w:r w:rsidRPr="0024365B">
              <w:rPr>
                <w:rFonts w:asciiTheme="majorHAnsi" w:eastAsia="Times New Roman" w:hAnsiTheme="majorHAnsi" w:cs="Times New Roman"/>
                <w:b/>
                <w:bCs/>
                <w:color w:val="C51B88" w:themeColor="accent1"/>
                <w:szCs w:val="18"/>
                <w:lang w:eastAsia="it-IT"/>
              </w:rPr>
              <w:lastRenderedPageBreak/>
              <w:t>Valutazione</w:t>
            </w:r>
          </w:p>
        </w:tc>
        <w:tc>
          <w:tcPr>
            <w:tcW w:w="1699" w:type="dxa"/>
            <w:vAlign w:val="center"/>
          </w:tcPr>
          <w:p w14:paraId="3D4B615D" w14:textId="331D563E" w:rsidR="0024365B" w:rsidRPr="0024365B" w:rsidRDefault="0024365B" w:rsidP="0024365B">
            <w:pPr>
              <w:spacing w:before="60" w:afterLines="60" w:after="144"/>
              <w:rPr>
                <w:rFonts w:asciiTheme="majorHAnsi" w:hAnsiTheme="majorHAnsi"/>
                <w:b/>
                <w:bCs/>
                <w:color w:val="C51B88" w:themeColor="accent1"/>
                <w:szCs w:val="18"/>
              </w:rPr>
            </w:pPr>
            <w:r w:rsidRPr="0024365B">
              <w:rPr>
                <w:rFonts w:asciiTheme="majorHAnsi" w:eastAsia="Times New Roman" w:hAnsiTheme="majorHAnsi" w:cs="Times New Roman"/>
                <w:b/>
                <w:bCs/>
                <w:color w:val="C51B88" w:themeColor="accent1"/>
                <w:szCs w:val="18"/>
                <w:lang w:eastAsia="it-IT"/>
              </w:rPr>
              <w:t>Valore</w:t>
            </w:r>
          </w:p>
        </w:tc>
        <w:tc>
          <w:tcPr>
            <w:tcW w:w="5669" w:type="dxa"/>
            <w:vAlign w:val="center"/>
          </w:tcPr>
          <w:p w14:paraId="0FE30B0C" w14:textId="078262D1" w:rsidR="0024365B" w:rsidRPr="0024365B" w:rsidRDefault="0024365B" w:rsidP="0024365B">
            <w:pPr>
              <w:spacing w:before="60" w:afterLines="60" w:after="144"/>
              <w:rPr>
                <w:rFonts w:asciiTheme="majorHAnsi" w:hAnsiTheme="majorHAnsi"/>
                <w:b/>
                <w:bCs/>
                <w:color w:val="C51B88" w:themeColor="accent1"/>
                <w:szCs w:val="18"/>
              </w:rPr>
            </w:pPr>
            <w:r w:rsidRPr="0024365B">
              <w:rPr>
                <w:rFonts w:asciiTheme="majorHAnsi" w:eastAsia="Times New Roman" w:hAnsiTheme="majorHAnsi" w:cs="Times New Roman"/>
                <w:b/>
                <w:bCs/>
                <w:color w:val="C51B88" w:themeColor="accent1"/>
                <w:szCs w:val="18"/>
                <w:lang w:eastAsia="it-IT"/>
              </w:rPr>
              <w:t>Criterio</w:t>
            </w:r>
          </w:p>
        </w:tc>
      </w:tr>
      <w:tr w:rsidR="0024365B" w:rsidRPr="0024365B" w14:paraId="4890B56B" w14:textId="77777777" w:rsidTr="0024365B">
        <w:trPr>
          <w:trHeight w:val="20"/>
        </w:trPr>
        <w:tc>
          <w:tcPr>
            <w:tcW w:w="1699" w:type="dxa"/>
            <w:vAlign w:val="center"/>
          </w:tcPr>
          <w:p w14:paraId="1B68BA19" w14:textId="30159AAF" w:rsidR="0024365B" w:rsidRPr="0024365B" w:rsidRDefault="0024365B" w:rsidP="0024365B">
            <w:pPr>
              <w:spacing w:before="60" w:afterLines="60" w:after="144"/>
              <w:rPr>
                <w:rFonts w:asciiTheme="majorHAnsi" w:hAnsiTheme="majorHAnsi"/>
                <w:szCs w:val="18"/>
              </w:rPr>
            </w:pPr>
            <w:r w:rsidRPr="0024365B">
              <w:rPr>
                <w:rFonts w:asciiTheme="majorHAnsi" w:eastAsia="Times New Roman" w:hAnsiTheme="majorHAnsi" w:cs="Times New Roman"/>
                <w:szCs w:val="18"/>
                <w:lang w:eastAsia="it-IT"/>
              </w:rPr>
              <w:t>No</w:t>
            </w:r>
          </w:p>
        </w:tc>
        <w:tc>
          <w:tcPr>
            <w:tcW w:w="1699" w:type="dxa"/>
            <w:vAlign w:val="center"/>
          </w:tcPr>
          <w:p w14:paraId="1BB8029D" w14:textId="47DBEC3D" w:rsidR="0024365B" w:rsidRPr="0024365B" w:rsidRDefault="0024365B" w:rsidP="0024365B">
            <w:pPr>
              <w:spacing w:before="60" w:afterLines="60" w:after="144"/>
              <w:rPr>
                <w:rFonts w:asciiTheme="majorHAnsi" w:hAnsiTheme="majorHAnsi"/>
                <w:szCs w:val="18"/>
              </w:rPr>
            </w:pPr>
            <w:r w:rsidRPr="0024365B">
              <w:rPr>
                <w:rFonts w:asciiTheme="majorHAnsi" w:eastAsia="Times New Roman" w:hAnsiTheme="majorHAnsi" w:cs="Times New Roman"/>
                <w:szCs w:val="18"/>
                <w:lang w:eastAsia="it-IT"/>
              </w:rPr>
              <w:t>0</w:t>
            </w:r>
          </w:p>
        </w:tc>
        <w:tc>
          <w:tcPr>
            <w:tcW w:w="5669" w:type="dxa"/>
            <w:vAlign w:val="center"/>
          </w:tcPr>
          <w:p w14:paraId="7D48F6FB" w14:textId="5B02B0A2" w:rsidR="0024365B" w:rsidRPr="0024365B" w:rsidRDefault="0024365B" w:rsidP="0024365B">
            <w:pPr>
              <w:spacing w:before="60" w:afterLines="60" w:after="144"/>
              <w:rPr>
                <w:rFonts w:asciiTheme="majorHAnsi" w:hAnsiTheme="majorHAnsi"/>
                <w:szCs w:val="18"/>
              </w:rPr>
            </w:pPr>
            <w:r w:rsidRPr="0024365B">
              <w:rPr>
                <w:rFonts w:asciiTheme="majorHAnsi" w:eastAsia="Times New Roman" w:hAnsiTheme="majorHAnsi" w:cs="Times New Roman"/>
                <w:szCs w:val="18"/>
                <w:lang w:eastAsia="it-IT"/>
              </w:rPr>
              <w:t>Il fattore non è presente oppure, pur essendo presente, non favorisce in modo apprezzabile la realizzazione dello specifico Threat Event.</w:t>
            </w:r>
          </w:p>
        </w:tc>
      </w:tr>
      <w:tr w:rsidR="0024365B" w:rsidRPr="0024365B" w14:paraId="508D136D" w14:textId="77777777" w:rsidTr="0024365B">
        <w:trPr>
          <w:trHeight w:val="20"/>
        </w:trPr>
        <w:tc>
          <w:tcPr>
            <w:tcW w:w="1699" w:type="dxa"/>
            <w:vAlign w:val="center"/>
          </w:tcPr>
          <w:p w14:paraId="2629AF96" w14:textId="113F13D7" w:rsidR="0024365B" w:rsidRPr="0024365B" w:rsidRDefault="0024365B" w:rsidP="0024365B">
            <w:pPr>
              <w:spacing w:before="60" w:afterLines="60" w:after="144"/>
              <w:rPr>
                <w:rFonts w:asciiTheme="majorHAnsi" w:hAnsiTheme="majorHAnsi"/>
                <w:szCs w:val="18"/>
              </w:rPr>
            </w:pPr>
            <w:r w:rsidRPr="0024365B">
              <w:rPr>
                <w:rFonts w:asciiTheme="majorHAnsi" w:eastAsia="Times New Roman" w:hAnsiTheme="majorHAnsi" w:cs="Times New Roman"/>
                <w:szCs w:val="18"/>
                <w:lang w:eastAsia="it-IT"/>
              </w:rPr>
              <w:t>Sì</w:t>
            </w:r>
          </w:p>
        </w:tc>
        <w:tc>
          <w:tcPr>
            <w:tcW w:w="1699" w:type="dxa"/>
            <w:vAlign w:val="center"/>
          </w:tcPr>
          <w:p w14:paraId="2841E04A" w14:textId="3BE8E28B" w:rsidR="0024365B" w:rsidRPr="0024365B" w:rsidRDefault="0024365B" w:rsidP="0024365B">
            <w:pPr>
              <w:spacing w:before="60" w:afterLines="60" w:after="144"/>
              <w:rPr>
                <w:rFonts w:asciiTheme="majorHAnsi" w:hAnsiTheme="majorHAnsi"/>
                <w:szCs w:val="18"/>
              </w:rPr>
            </w:pPr>
            <w:r w:rsidRPr="0024365B">
              <w:rPr>
                <w:rFonts w:asciiTheme="majorHAnsi" w:eastAsia="Times New Roman" w:hAnsiTheme="majorHAnsi" w:cs="Times New Roman"/>
                <w:szCs w:val="18"/>
                <w:lang w:eastAsia="it-IT"/>
              </w:rPr>
              <w:t>1</w:t>
            </w:r>
          </w:p>
        </w:tc>
        <w:tc>
          <w:tcPr>
            <w:tcW w:w="5669" w:type="dxa"/>
            <w:vAlign w:val="center"/>
          </w:tcPr>
          <w:p w14:paraId="024645B6" w14:textId="7047B440" w:rsidR="0024365B" w:rsidRPr="0024365B" w:rsidRDefault="0024365B" w:rsidP="0024365B">
            <w:pPr>
              <w:spacing w:before="60" w:afterLines="60" w:after="144"/>
              <w:rPr>
                <w:rFonts w:asciiTheme="majorHAnsi" w:hAnsiTheme="majorHAnsi"/>
                <w:szCs w:val="18"/>
              </w:rPr>
            </w:pPr>
            <w:r w:rsidRPr="0024365B">
              <w:rPr>
                <w:rFonts w:asciiTheme="majorHAnsi" w:eastAsia="Times New Roman" w:hAnsiTheme="majorHAnsi" w:cs="Times New Roman"/>
                <w:szCs w:val="18"/>
                <w:lang w:eastAsia="it-IT"/>
              </w:rPr>
              <w:t>Il fattore è presente e favorisce la realizzazione dello specifico Threat Event.</w:t>
            </w:r>
          </w:p>
        </w:tc>
      </w:tr>
      <w:tr w:rsidR="0024365B" w:rsidRPr="0024365B" w14:paraId="1FF59EDA" w14:textId="77777777" w:rsidTr="0024365B">
        <w:trPr>
          <w:trHeight w:val="20"/>
        </w:trPr>
        <w:tc>
          <w:tcPr>
            <w:tcW w:w="1699" w:type="dxa"/>
            <w:vAlign w:val="center"/>
          </w:tcPr>
          <w:p w14:paraId="46ED71CA" w14:textId="09DAFF94" w:rsidR="0024365B" w:rsidRPr="0024365B" w:rsidRDefault="0024365B" w:rsidP="0024365B">
            <w:pPr>
              <w:spacing w:before="60" w:afterLines="60" w:after="144"/>
              <w:rPr>
                <w:rFonts w:asciiTheme="majorHAnsi" w:hAnsiTheme="majorHAnsi"/>
                <w:szCs w:val="18"/>
              </w:rPr>
            </w:pPr>
            <w:r w:rsidRPr="0024365B">
              <w:rPr>
                <w:rFonts w:asciiTheme="majorHAnsi" w:eastAsia="Times New Roman" w:hAnsiTheme="majorHAnsi" w:cs="Times New Roman"/>
                <w:szCs w:val="18"/>
                <w:lang w:eastAsia="it-IT"/>
              </w:rPr>
              <w:t>Non applicabile</w:t>
            </w:r>
          </w:p>
        </w:tc>
        <w:tc>
          <w:tcPr>
            <w:tcW w:w="1699" w:type="dxa"/>
            <w:vAlign w:val="center"/>
          </w:tcPr>
          <w:p w14:paraId="1E331D77" w14:textId="318B7BDA" w:rsidR="0024365B" w:rsidRPr="0024365B" w:rsidRDefault="0024365B" w:rsidP="0024365B">
            <w:pPr>
              <w:spacing w:before="60" w:afterLines="60" w:after="144"/>
              <w:rPr>
                <w:rFonts w:asciiTheme="majorHAnsi" w:hAnsiTheme="majorHAnsi"/>
                <w:szCs w:val="18"/>
              </w:rPr>
            </w:pPr>
            <w:r w:rsidRPr="0024365B">
              <w:rPr>
                <w:rFonts w:asciiTheme="majorHAnsi" w:eastAsia="Times New Roman" w:hAnsiTheme="majorHAnsi" w:cs="Times New Roman"/>
                <w:szCs w:val="18"/>
                <w:lang w:eastAsia="it-IT"/>
              </w:rPr>
              <w:t>Escluso</w:t>
            </w:r>
          </w:p>
        </w:tc>
        <w:tc>
          <w:tcPr>
            <w:tcW w:w="5669" w:type="dxa"/>
            <w:vAlign w:val="center"/>
          </w:tcPr>
          <w:p w14:paraId="29FE11DC" w14:textId="4F1B1EAE" w:rsidR="0024365B" w:rsidRPr="0024365B" w:rsidRDefault="0024365B" w:rsidP="0024365B">
            <w:pPr>
              <w:spacing w:before="60" w:afterLines="60" w:after="144"/>
              <w:rPr>
                <w:rFonts w:asciiTheme="majorHAnsi" w:hAnsiTheme="majorHAnsi"/>
                <w:szCs w:val="18"/>
              </w:rPr>
            </w:pPr>
            <w:r w:rsidRPr="0024365B">
              <w:rPr>
                <w:rFonts w:asciiTheme="majorHAnsi" w:eastAsia="Times New Roman" w:hAnsiTheme="majorHAnsi" w:cs="Times New Roman"/>
                <w:szCs w:val="18"/>
                <w:lang w:eastAsia="it-IT"/>
              </w:rPr>
              <w:t>Il fattore non è pertinente rispetto alla coppia Threat Event × asset o servizio e non partecipa al calcolo.</w:t>
            </w:r>
          </w:p>
        </w:tc>
      </w:tr>
    </w:tbl>
    <w:p w14:paraId="150D0927" w14:textId="77777777" w:rsidR="0024365B" w:rsidRPr="0024365B" w:rsidRDefault="0024365B" w:rsidP="0024365B">
      <w:pPr>
        <w:spacing w:before="100" w:beforeAutospacing="1" w:after="100" w:afterAutospacing="1" w:line="300" w:lineRule="atLeast"/>
        <w:rPr>
          <w:rFonts w:asciiTheme="majorHAnsi" w:eastAsia="Times New Roman" w:hAnsiTheme="majorHAnsi" w:cs="Segoe UI"/>
          <w:szCs w:val="18"/>
          <w:lang w:eastAsia="it-IT"/>
        </w:rPr>
      </w:pPr>
      <w:r w:rsidRPr="0024365B">
        <w:rPr>
          <w:rFonts w:asciiTheme="majorHAnsi" w:eastAsia="Times New Roman" w:hAnsiTheme="majorHAnsi" w:cs="Segoe UI"/>
          <w:szCs w:val="18"/>
          <w:lang w:eastAsia="it-IT"/>
        </w:rPr>
        <w:t>L’attribuzione del valore deve essere supportata da evidenze o informazioni di contesto. Non deve essere valutata l’intensità del fattore, ma esclusivamente la sua presenza rilevante rispetto allo scenario.</w:t>
      </w:r>
    </w:p>
    <w:p w14:paraId="62ECFA7B" w14:textId="2FD34203" w:rsidR="0024365B" w:rsidRDefault="0024365B" w:rsidP="0024365B">
      <w:r w:rsidRPr="007169B7">
        <w:t>A ciascun fattore è associato un peso</w:t>
      </w:r>
      <w:r>
        <w:t xml:space="preserve"> predefinito</w:t>
      </w:r>
      <w:r w:rsidRPr="007169B7">
        <w:t xml:space="preserve"> Wi, compreso tra 1 e 3:</w:t>
      </w:r>
    </w:p>
    <w:tbl>
      <w:tblPr>
        <w:tblStyle w:val="Grigliatabella"/>
        <w:tblW w:w="3398"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99"/>
        <w:gridCol w:w="1699"/>
      </w:tblGrid>
      <w:tr w:rsidR="0024365B" w:rsidRPr="00EF047E" w14:paraId="2154518B" w14:textId="77777777">
        <w:trPr>
          <w:trHeight w:val="20"/>
          <w:tblHeader/>
        </w:trPr>
        <w:tc>
          <w:tcPr>
            <w:tcW w:w="1699" w:type="dxa"/>
            <w:vAlign w:val="center"/>
          </w:tcPr>
          <w:p w14:paraId="34D68AB0" w14:textId="77777777" w:rsidR="0024365B" w:rsidRPr="00997190" w:rsidRDefault="0024365B">
            <w:pPr>
              <w:spacing w:before="60" w:afterLines="60" w:after="144"/>
              <w:rPr>
                <w:b/>
                <w:bCs/>
                <w:color w:val="C51B88" w:themeColor="accent1"/>
              </w:rPr>
            </w:pPr>
            <w:r w:rsidRPr="00997190">
              <w:rPr>
                <w:b/>
                <w:bCs/>
                <w:color w:val="C51B88" w:themeColor="accent1"/>
              </w:rPr>
              <w:t>Peso</w:t>
            </w:r>
          </w:p>
        </w:tc>
        <w:tc>
          <w:tcPr>
            <w:tcW w:w="1699" w:type="dxa"/>
            <w:vAlign w:val="center"/>
          </w:tcPr>
          <w:p w14:paraId="25935C9A" w14:textId="77777777" w:rsidR="0024365B" w:rsidRPr="00997190" w:rsidRDefault="0024365B">
            <w:pPr>
              <w:spacing w:before="60" w:afterLines="60" w:after="144"/>
              <w:rPr>
                <w:b/>
                <w:bCs/>
                <w:color w:val="C51B88" w:themeColor="accent1"/>
              </w:rPr>
            </w:pPr>
            <w:r w:rsidRPr="00997190">
              <w:rPr>
                <w:b/>
                <w:bCs/>
                <w:color w:val="C51B88" w:themeColor="accent1"/>
              </w:rPr>
              <w:t>Rilevanza</w:t>
            </w:r>
          </w:p>
        </w:tc>
      </w:tr>
      <w:tr w:rsidR="0024365B" w:rsidRPr="007169B7" w14:paraId="64D88E38" w14:textId="77777777">
        <w:trPr>
          <w:trHeight w:val="20"/>
        </w:trPr>
        <w:tc>
          <w:tcPr>
            <w:tcW w:w="1699" w:type="dxa"/>
            <w:vAlign w:val="center"/>
          </w:tcPr>
          <w:p w14:paraId="3AC913EB" w14:textId="77777777" w:rsidR="0024365B" w:rsidRPr="007169B7" w:rsidRDefault="0024365B">
            <w:pPr>
              <w:spacing w:before="60" w:afterLines="60" w:after="144"/>
            </w:pPr>
            <w:r w:rsidRPr="007169B7">
              <w:t>1</w:t>
            </w:r>
          </w:p>
        </w:tc>
        <w:tc>
          <w:tcPr>
            <w:tcW w:w="1699" w:type="dxa"/>
            <w:vAlign w:val="center"/>
          </w:tcPr>
          <w:p w14:paraId="4F0DF0B7" w14:textId="77777777" w:rsidR="0024365B" w:rsidRPr="007169B7" w:rsidRDefault="0024365B">
            <w:pPr>
              <w:spacing w:before="60" w:afterLines="60" w:after="144"/>
            </w:pPr>
            <w:r w:rsidRPr="007169B7">
              <w:t>Secondaria</w:t>
            </w:r>
          </w:p>
        </w:tc>
      </w:tr>
      <w:tr w:rsidR="0024365B" w:rsidRPr="007169B7" w14:paraId="64858BE2" w14:textId="77777777">
        <w:trPr>
          <w:trHeight w:val="20"/>
        </w:trPr>
        <w:tc>
          <w:tcPr>
            <w:tcW w:w="1699" w:type="dxa"/>
            <w:vAlign w:val="center"/>
          </w:tcPr>
          <w:p w14:paraId="62D4F034" w14:textId="77777777" w:rsidR="0024365B" w:rsidRPr="007169B7" w:rsidRDefault="0024365B">
            <w:pPr>
              <w:spacing w:before="60" w:afterLines="60" w:after="144"/>
            </w:pPr>
            <w:r w:rsidRPr="007169B7">
              <w:t>2</w:t>
            </w:r>
          </w:p>
        </w:tc>
        <w:tc>
          <w:tcPr>
            <w:tcW w:w="1699" w:type="dxa"/>
            <w:vAlign w:val="center"/>
          </w:tcPr>
          <w:p w14:paraId="1E0FF061" w14:textId="77777777" w:rsidR="0024365B" w:rsidRPr="007169B7" w:rsidRDefault="0024365B">
            <w:pPr>
              <w:spacing w:before="60" w:afterLines="60" w:after="144"/>
            </w:pPr>
            <w:r w:rsidRPr="007169B7">
              <w:t>Significativa</w:t>
            </w:r>
          </w:p>
        </w:tc>
      </w:tr>
      <w:tr w:rsidR="0024365B" w:rsidRPr="007169B7" w14:paraId="148EA79A" w14:textId="77777777">
        <w:trPr>
          <w:trHeight w:val="20"/>
        </w:trPr>
        <w:tc>
          <w:tcPr>
            <w:tcW w:w="1699" w:type="dxa"/>
            <w:vAlign w:val="center"/>
          </w:tcPr>
          <w:p w14:paraId="7254445A" w14:textId="77777777" w:rsidR="0024365B" w:rsidRPr="007169B7" w:rsidRDefault="0024365B">
            <w:pPr>
              <w:spacing w:before="60" w:afterLines="60" w:after="144"/>
            </w:pPr>
            <w:r w:rsidRPr="007169B7">
              <w:t>3</w:t>
            </w:r>
          </w:p>
        </w:tc>
        <w:tc>
          <w:tcPr>
            <w:tcW w:w="1699" w:type="dxa"/>
            <w:vAlign w:val="center"/>
          </w:tcPr>
          <w:p w14:paraId="25CF1613" w14:textId="77777777" w:rsidR="0024365B" w:rsidRPr="007169B7" w:rsidRDefault="0024365B">
            <w:pPr>
              <w:spacing w:before="60" w:afterLines="60" w:after="144"/>
            </w:pPr>
            <w:r w:rsidRPr="007169B7">
              <w:t>Determinante</w:t>
            </w:r>
          </w:p>
        </w:tc>
      </w:tr>
    </w:tbl>
    <w:p w14:paraId="203E3787" w14:textId="0970EBF0" w:rsidR="0024365B" w:rsidRPr="0024365B" w:rsidRDefault="0024365B" w:rsidP="0024365B">
      <w:pPr>
        <w:spacing w:before="100" w:beforeAutospacing="1" w:after="100" w:afterAutospacing="1" w:line="300" w:lineRule="atLeast"/>
        <w:rPr>
          <w:rFonts w:asciiTheme="majorHAnsi" w:eastAsia="Times New Roman" w:hAnsiTheme="majorHAnsi" w:cs="Segoe UI"/>
          <w:szCs w:val="18"/>
          <w:lang w:eastAsia="it-IT"/>
        </w:rPr>
      </w:pPr>
      <w:r w:rsidRPr="0024365B">
        <w:rPr>
          <w:rFonts w:asciiTheme="majorHAnsi" w:eastAsia="Times New Roman" w:hAnsiTheme="majorHAnsi" w:cs="Segoe UI"/>
          <w:szCs w:val="18"/>
          <w:lang w:eastAsia="it-IT"/>
        </w:rPr>
        <w:t xml:space="preserve">Il peso è stabilito nel catalogo di mappatura tra Threat Event e fattori di suscettibilità </w:t>
      </w:r>
      <w:r w:rsidR="006F6A13">
        <w:rPr>
          <w:rFonts w:asciiTheme="majorHAnsi" w:eastAsia="Times New Roman" w:hAnsiTheme="majorHAnsi" w:cs="Segoe UI"/>
          <w:szCs w:val="18"/>
          <w:lang w:eastAsia="it-IT"/>
        </w:rPr>
        <w:t>dell’allegato “</w:t>
      </w:r>
      <w:r w:rsidR="006F6A13" w:rsidRPr="00B04918">
        <w:rPr>
          <w:lang w:eastAsia="it-IT"/>
        </w:rPr>
        <w:t>ISM08_A01 – Allegato Tecnico Cyber Risk Assessment</w:t>
      </w:r>
      <w:r w:rsidR="006F6A13">
        <w:rPr>
          <w:lang w:eastAsia="it-IT"/>
        </w:rPr>
        <w:t>”</w:t>
      </w:r>
      <w:r w:rsidRPr="0024365B">
        <w:rPr>
          <w:rFonts w:asciiTheme="majorHAnsi" w:eastAsia="Times New Roman" w:hAnsiTheme="majorHAnsi" w:cs="Segoe UI"/>
          <w:szCs w:val="18"/>
          <w:lang w:eastAsia="it-IT"/>
        </w:rPr>
        <w:t xml:space="preserve"> e non può essere scelto discrezionalmente durante il singolo assessment.</w:t>
      </w:r>
    </w:p>
    <w:p w14:paraId="01FCBA1E" w14:textId="709F7BD7" w:rsidR="007169B7" w:rsidRPr="007169B7" w:rsidRDefault="007169B7" w:rsidP="00C03384">
      <w:pPr>
        <w:pStyle w:val="Titolo3"/>
      </w:pPr>
      <w:r w:rsidRPr="007169B7">
        <w:t>Calcolo della SIC</w:t>
      </w:r>
    </w:p>
    <w:p w14:paraId="3AF5B0B2" w14:textId="77777777" w:rsidR="00072796" w:rsidRPr="00072796" w:rsidRDefault="00072796" w:rsidP="00072796">
      <w:pPr>
        <w:spacing w:before="100" w:beforeAutospacing="1" w:after="100" w:afterAutospacing="1" w:line="300" w:lineRule="atLeast"/>
        <w:rPr>
          <w:rFonts w:asciiTheme="majorHAnsi" w:eastAsia="Times New Roman" w:hAnsiTheme="majorHAnsi" w:cs="Segoe UI"/>
          <w:szCs w:val="18"/>
          <w:lang w:eastAsia="it-IT"/>
        </w:rPr>
      </w:pPr>
      <w:r w:rsidRPr="00072796">
        <w:rPr>
          <w:rFonts w:asciiTheme="majorHAnsi" w:eastAsia="Times New Roman" w:hAnsiTheme="majorHAnsi" w:cs="Segoe UI"/>
          <w:szCs w:val="18"/>
          <w:lang w:eastAsia="it-IT"/>
        </w:rPr>
        <w:t>La SIC è determinata calcolando la percentuale ponderata dei fattori di suscettibilità presenti:</w:t>
      </w:r>
    </w:p>
    <w:p w14:paraId="7E885DC6" w14:textId="77777777" w:rsidR="00072796" w:rsidRPr="00072796" w:rsidRDefault="00072796" w:rsidP="00072796">
      <w:pPr>
        <w:spacing w:before="100" w:beforeAutospacing="1" w:after="100" w:afterAutospacing="1" w:line="300" w:lineRule="atLeast"/>
        <w:rPr>
          <w:rFonts w:asciiTheme="majorHAnsi" w:eastAsia="Times New Roman" w:hAnsiTheme="majorHAnsi" w:cs="Segoe UI"/>
          <w:sz w:val="21"/>
          <w:szCs w:val="21"/>
          <w:lang w:eastAsia="it-IT"/>
        </w:rPr>
      </w:pPr>
      <w:r w:rsidRPr="00072796">
        <w:rPr>
          <w:rFonts w:asciiTheme="majorHAnsi" w:eastAsia="Times New Roman" w:hAnsiTheme="majorHAnsi" w:cs="Segoe UI"/>
          <w:b/>
          <w:bCs/>
          <w:szCs w:val="18"/>
          <w:lang w:eastAsia="it-IT"/>
        </w:rPr>
        <w:t>Indice SIC = Σ (Fi × Wi) / Σ Wi</w:t>
      </w:r>
    </w:p>
    <w:p w14:paraId="36F500EE" w14:textId="77777777" w:rsidR="007169B7" w:rsidRPr="007169B7" w:rsidRDefault="007169B7" w:rsidP="007169B7">
      <w:r w:rsidRPr="007169B7">
        <w:t>dove:</w:t>
      </w:r>
    </w:p>
    <w:p w14:paraId="1F02255F" w14:textId="77777777" w:rsidR="00457B99" w:rsidRDefault="00457B99" w:rsidP="00510D61">
      <w:pPr>
        <w:numPr>
          <w:ilvl w:val="0"/>
          <w:numId w:val="12"/>
        </w:numPr>
      </w:pPr>
      <w:r>
        <w:t>Fi assume valore 1 se il fattore è presente e 0 se il fattore è assente;</w:t>
      </w:r>
    </w:p>
    <w:p w14:paraId="30606B54" w14:textId="77777777" w:rsidR="00457B99" w:rsidRDefault="00457B99" w:rsidP="00510D61">
      <w:pPr>
        <w:numPr>
          <w:ilvl w:val="0"/>
          <w:numId w:val="12"/>
        </w:numPr>
      </w:pPr>
      <w:r>
        <w:t>Wi rappresenta il peso predefinito del fattore rispetto allo specifico Threat Event;</w:t>
      </w:r>
    </w:p>
    <w:p w14:paraId="77390AFF" w14:textId="7E0249BB" w:rsidR="00DB5459" w:rsidRDefault="00457B99" w:rsidP="00510D61">
      <w:pPr>
        <w:numPr>
          <w:ilvl w:val="0"/>
          <w:numId w:val="12"/>
        </w:numPr>
      </w:pPr>
      <w:r>
        <w:t>i fattori non applicabili sono esclusi sia dal numeratore sia dal denominatore.</w:t>
      </w:r>
    </w:p>
    <w:p w14:paraId="35FEE36F" w14:textId="77777777" w:rsidR="00C53325" w:rsidRDefault="00C53325" w:rsidP="00C53325">
      <w:pPr>
        <w:spacing w:before="100" w:beforeAutospacing="1" w:after="100" w:afterAutospacing="1" w:line="300" w:lineRule="atLeast"/>
        <w:rPr>
          <w:rFonts w:asciiTheme="majorHAnsi" w:eastAsia="Times New Roman" w:hAnsiTheme="majorHAnsi" w:cs="Segoe UI"/>
          <w:szCs w:val="18"/>
          <w:lang w:eastAsia="it-IT"/>
        </w:rPr>
      </w:pPr>
      <w:r w:rsidRPr="00C53325">
        <w:rPr>
          <w:rFonts w:asciiTheme="majorHAnsi" w:eastAsia="Times New Roman" w:hAnsiTheme="majorHAnsi" w:cs="Segoe UI"/>
          <w:szCs w:val="18"/>
          <w:lang w:eastAsia="it-IT"/>
        </w:rPr>
        <w:t>L’indice risultante, compreso tra 0 e 1, è convertito nella scala qualitativa da 1 a 5:</w:t>
      </w:r>
    </w:p>
    <w:tbl>
      <w:tblPr>
        <w:tblStyle w:val="Grigliatabella"/>
        <w:tblW w:w="4647"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948"/>
        <w:gridCol w:w="1699"/>
      </w:tblGrid>
      <w:tr w:rsidR="00FE5FF2" w:rsidRPr="00FE5FF2" w14:paraId="2A62766F" w14:textId="77777777" w:rsidTr="00FE5FF2">
        <w:trPr>
          <w:trHeight w:val="20"/>
          <w:tblHeader/>
        </w:trPr>
        <w:tc>
          <w:tcPr>
            <w:tcW w:w="2948" w:type="dxa"/>
            <w:vAlign w:val="center"/>
          </w:tcPr>
          <w:p w14:paraId="7ED563A4" w14:textId="27C58FF8" w:rsidR="00FE5FF2" w:rsidRPr="00FE5FF2" w:rsidRDefault="00FE5FF2" w:rsidP="00FE5FF2">
            <w:pPr>
              <w:spacing w:before="60" w:afterLines="60" w:after="144"/>
              <w:rPr>
                <w:rFonts w:asciiTheme="majorHAnsi" w:hAnsiTheme="majorHAnsi"/>
                <w:b/>
                <w:bCs/>
                <w:color w:val="C51B88" w:themeColor="accent1"/>
                <w:szCs w:val="18"/>
              </w:rPr>
            </w:pPr>
            <w:r w:rsidRPr="00FE5FF2">
              <w:rPr>
                <w:rFonts w:asciiTheme="majorHAnsi" w:eastAsia="Times New Roman" w:hAnsiTheme="majorHAnsi" w:cs="Times New Roman"/>
                <w:b/>
                <w:bCs/>
                <w:color w:val="C51B88" w:themeColor="accent1"/>
                <w:szCs w:val="18"/>
                <w:lang w:eastAsia="it-IT"/>
              </w:rPr>
              <w:t>Indice SIC</w:t>
            </w:r>
          </w:p>
        </w:tc>
        <w:tc>
          <w:tcPr>
            <w:tcW w:w="1699" w:type="dxa"/>
            <w:vAlign w:val="center"/>
          </w:tcPr>
          <w:p w14:paraId="5B5C8B74" w14:textId="6130D8E3" w:rsidR="00FE5FF2" w:rsidRPr="00FE5FF2" w:rsidRDefault="00FE5FF2" w:rsidP="00FE5FF2">
            <w:pPr>
              <w:spacing w:before="60" w:afterLines="60" w:after="144"/>
              <w:rPr>
                <w:rFonts w:asciiTheme="majorHAnsi" w:hAnsiTheme="majorHAnsi"/>
                <w:b/>
                <w:bCs/>
                <w:color w:val="C51B88" w:themeColor="accent1"/>
                <w:szCs w:val="18"/>
              </w:rPr>
            </w:pPr>
            <w:r w:rsidRPr="00FE5FF2">
              <w:rPr>
                <w:rFonts w:asciiTheme="majorHAnsi" w:eastAsia="Times New Roman" w:hAnsiTheme="majorHAnsi" w:cs="Times New Roman"/>
                <w:b/>
                <w:bCs/>
                <w:color w:val="C51B88" w:themeColor="accent1"/>
                <w:szCs w:val="18"/>
                <w:lang w:eastAsia="it-IT"/>
              </w:rPr>
              <w:t>Livello SIC</w:t>
            </w:r>
          </w:p>
        </w:tc>
      </w:tr>
      <w:tr w:rsidR="00FE5FF2" w:rsidRPr="00FE5FF2" w14:paraId="5295E588" w14:textId="77777777" w:rsidTr="00FE5FF2">
        <w:trPr>
          <w:trHeight w:val="20"/>
        </w:trPr>
        <w:tc>
          <w:tcPr>
            <w:tcW w:w="2948" w:type="dxa"/>
            <w:vAlign w:val="center"/>
          </w:tcPr>
          <w:p w14:paraId="2B5FA64D" w14:textId="29FD545B" w:rsidR="00FE5FF2" w:rsidRPr="00FE5FF2" w:rsidRDefault="00FE5FF2" w:rsidP="00FE5FF2">
            <w:pPr>
              <w:spacing w:before="60" w:afterLines="60" w:after="144"/>
              <w:rPr>
                <w:rFonts w:asciiTheme="majorHAnsi" w:hAnsiTheme="majorHAnsi"/>
                <w:szCs w:val="18"/>
              </w:rPr>
            </w:pPr>
            <w:r w:rsidRPr="00FE5FF2">
              <w:rPr>
                <w:rFonts w:asciiTheme="majorHAnsi" w:eastAsia="Times New Roman" w:hAnsiTheme="majorHAnsi" w:cs="Times New Roman"/>
                <w:szCs w:val="18"/>
                <w:lang w:eastAsia="it-IT"/>
              </w:rPr>
              <w:t>0</w:t>
            </w:r>
          </w:p>
        </w:tc>
        <w:tc>
          <w:tcPr>
            <w:tcW w:w="1699" w:type="dxa"/>
            <w:vAlign w:val="center"/>
          </w:tcPr>
          <w:p w14:paraId="0F7BAA52" w14:textId="769A035E" w:rsidR="00FE5FF2" w:rsidRPr="00FE5FF2" w:rsidRDefault="00FE5FF2" w:rsidP="00FE5FF2">
            <w:pPr>
              <w:spacing w:before="60" w:afterLines="60" w:after="144"/>
              <w:rPr>
                <w:rFonts w:asciiTheme="majorHAnsi" w:hAnsiTheme="majorHAnsi"/>
                <w:szCs w:val="18"/>
              </w:rPr>
            </w:pPr>
            <w:r w:rsidRPr="00FE5FF2">
              <w:rPr>
                <w:rFonts w:asciiTheme="majorHAnsi" w:eastAsia="Times New Roman" w:hAnsiTheme="majorHAnsi" w:cs="Times New Roman"/>
                <w:szCs w:val="18"/>
                <w:lang w:eastAsia="it-IT"/>
              </w:rPr>
              <w:t>1 - Trascurabile</w:t>
            </w:r>
          </w:p>
        </w:tc>
      </w:tr>
      <w:tr w:rsidR="00FE5FF2" w:rsidRPr="00FE5FF2" w14:paraId="36F93ABB" w14:textId="77777777" w:rsidTr="00FE5FF2">
        <w:trPr>
          <w:trHeight w:val="20"/>
        </w:trPr>
        <w:tc>
          <w:tcPr>
            <w:tcW w:w="2948" w:type="dxa"/>
            <w:vAlign w:val="center"/>
          </w:tcPr>
          <w:p w14:paraId="1407089D" w14:textId="0D8024F6" w:rsidR="00FE5FF2" w:rsidRPr="00FE5FF2" w:rsidRDefault="00FE5FF2" w:rsidP="00FE5FF2">
            <w:pPr>
              <w:spacing w:before="60" w:afterLines="60" w:after="144"/>
              <w:rPr>
                <w:rFonts w:asciiTheme="majorHAnsi" w:hAnsiTheme="majorHAnsi"/>
                <w:szCs w:val="18"/>
              </w:rPr>
            </w:pPr>
            <w:r w:rsidRPr="00FE5FF2">
              <w:rPr>
                <w:rFonts w:asciiTheme="majorHAnsi" w:eastAsia="Times New Roman" w:hAnsiTheme="majorHAnsi" w:cs="Times New Roman"/>
                <w:szCs w:val="18"/>
                <w:lang w:eastAsia="it-IT"/>
              </w:rPr>
              <w:t>Maggiore di 0 e fino a 0,25</w:t>
            </w:r>
          </w:p>
        </w:tc>
        <w:tc>
          <w:tcPr>
            <w:tcW w:w="1699" w:type="dxa"/>
            <w:vAlign w:val="center"/>
          </w:tcPr>
          <w:p w14:paraId="6CE22FEC" w14:textId="0816B5EE" w:rsidR="00FE5FF2" w:rsidRPr="00FE5FF2" w:rsidRDefault="00FE5FF2" w:rsidP="00FE5FF2">
            <w:pPr>
              <w:spacing w:before="60" w:afterLines="60" w:after="144"/>
              <w:rPr>
                <w:rFonts w:asciiTheme="majorHAnsi" w:hAnsiTheme="majorHAnsi"/>
                <w:szCs w:val="18"/>
              </w:rPr>
            </w:pPr>
            <w:r w:rsidRPr="00FE5FF2">
              <w:rPr>
                <w:rFonts w:asciiTheme="majorHAnsi" w:eastAsia="Times New Roman" w:hAnsiTheme="majorHAnsi" w:cs="Times New Roman"/>
                <w:szCs w:val="18"/>
                <w:lang w:eastAsia="it-IT"/>
              </w:rPr>
              <w:t>2 - Bassa</w:t>
            </w:r>
          </w:p>
        </w:tc>
      </w:tr>
      <w:tr w:rsidR="00FE5FF2" w:rsidRPr="00FE5FF2" w14:paraId="35C5553B" w14:textId="77777777" w:rsidTr="00FE5FF2">
        <w:trPr>
          <w:trHeight w:val="20"/>
        </w:trPr>
        <w:tc>
          <w:tcPr>
            <w:tcW w:w="2948" w:type="dxa"/>
            <w:vAlign w:val="center"/>
          </w:tcPr>
          <w:p w14:paraId="6B723196" w14:textId="6A4E26A7" w:rsidR="00FE5FF2" w:rsidRPr="00FE5FF2" w:rsidRDefault="00FE5FF2" w:rsidP="00FE5FF2">
            <w:pPr>
              <w:spacing w:before="60" w:afterLines="60" w:after="144"/>
              <w:rPr>
                <w:rFonts w:asciiTheme="majorHAnsi" w:hAnsiTheme="majorHAnsi"/>
                <w:szCs w:val="18"/>
              </w:rPr>
            </w:pPr>
            <w:r w:rsidRPr="00FE5FF2">
              <w:rPr>
                <w:rFonts w:asciiTheme="majorHAnsi" w:eastAsia="Times New Roman" w:hAnsiTheme="majorHAnsi" w:cs="Times New Roman"/>
                <w:szCs w:val="18"/>
                <w:lang w:eastAsia="it-IT"/>
              </w:rPr>
              <w:t>Maggiore di 0,25 e fino a 0,50</w:t>
            </w:r>
          </w:p>
        </w:tc>
        <w:tc>
          <w:tcPr>
            <w:tcW w:w="1699" w:type="dxa"/>
            <w:vAlign w:val="center"/>
          </w:tcPr>
          <w:p w14:paraId="16E534BE" w14:textId="532DC18A" w:rsidR="00FE5FF2" w:rsidRPr="00FE5FF2" w:rsidRDefault="00FE5FF2" w:rsidP="00FE5FF2">
            <w:pPr>
              <w:spacing w:before="60" w:afterLines="60" w:after="144"/>
              <w:rPr>
                <w:rFonts w:asciiTheme="majorHAnsi" w:hAnsiTheme="majorHAnsi"/>
                <w:szCs w:val="18"/>
              </w:rPr>
            </w:pPr>
            <w:r w:rsidRPr="00FE5FF2">
              <w:rPr>
                <w:rFonts w:asciiTheme="majorHAnsi" w:eastAsia="Times New Roman" w:hAnsiTheme="majorHAnsi" w:cs="Times New Roman"/>
                <w:szCs w:val="18"/>
                <w:lang w:eastAsia="it-IT"/>
              </w:rPr>
              <w:t>3 - Moderata</w:t>
            </w:r>
          </w:p>
        </w:tc>
      </w:tr>
      <w:tr w:rsidR="00FE5FF2" w:rsidRPr="00FE5FF2" w14:paraId="52349AE8" w14:textId="77777777" w:rsidTr="00FE5FF2">
        <w:trPr>
          <w:trHeight w:val="20"/>
        </w:trPr>
        <w:tc>
          <w:tcPr>
            <w:tcW w:w="2948" w:type="dxa"/>
            <w:vAlign w:val="center"/>
          </w:tcPr>
          <w:p w14:paraId="5EA05D97" w14:textId="472793B7" w:rsidR="00FE5FF2" w:rsidRPr="00FE5FF2" w:rsidRDefault="00FE5FF2" w:rsidP="00FE5FF2">
            <w:pPr>
              <w:spacing w:before="60" w:afterLines="60" w:after="144"/>
              <w:rPr>
                <w:rFonts w:asciiTheme="majorHAnsi" w:eastAsia="Times New Roman" w:hAnsiTheme="majorHAnsi" w:cs="Times New Roman"/>
                <w:szCs w:val="18"/>
                <w:lang w:eastAsia="it-IT"/>
              </w:rPr>
            </w:pPr>
            <w:r w:rsidRPr="00FE5FF2">
              <w:rPr>
                <w:rFonts w:asciiTheme="majorHAnsi" w:eastAsia="Times New Roman" w:hAnsiTheme="majorHAnsi" w:cs="Times New Roman"/>
                <w:szCs w:val="18"/>
                <w:lang w:eastAsia="it-IT"/>
              </w:rPr>
              <w:lastRenderedPageBreak/>
              <w:t>Maggiore di 0,50 e fino a 0,75</w:t>
            </w:r>
          </w:p>
        </w:tc>
        <w:tc>
          <w:tcPr>
            <w:tcW w:w="1699" w:type="dxa"/>
            <w:vAlign w:val="center"/>
          </w:tcPr>
          <w:p w14:paraId="49335A2C" w14:textId="545AC0BA" w:rsidR="00FE5FF2" w:rsidRPr="00FE5FF2" w:rsidRDefault="00FE5FF2" w:rsidP="00FE5FF2">
            <w:pPr>
              <w:spacing w:before="60" w:afterLines="60" w:after="144"/>
              <w:rPr>
                <w:rFonts w:asciiTheme="majorHAnsi" w:eastAsia="Times New Roman" w:hAnsiTheme="majorHAnsi" w:cs="Times New Roman"/>
                <w:szCs w:val="18"/>
                <w:lang w:eastAsia="it-IT"/>
              </w:rPr>
            </w:pPr>
            <w:r w:rsidRPr="00FE5FF2">
              <w:rPr>
                <w:rFonts w:asciiTheme="majorHAnsi" w:eastAsia="Times New Roman" w:hAnsiTheme="majorHAnsi" w:cs="Times New Roman"/>
                <w:szCs w:val="18"/>
                <w:lang w:eastAsia="it-IT"/>
              </w:rPr>
              <w:t>4 - Alta</w:t>
            </w:r>
          </w:p>
        </w:tc>
      </w:tr>
      <w:tr w:rsidR="00FE5FF2" w:rsidRPr="00FE5FF2" w14:paraId="65631183" w14:textId="77777777" w:rsidTr="00FE5FF2">
        <w:trPr>
          <w:trHeight w:val="20"/>
        </w:trPr>
        <w:tc>
          <w:tcPr>
            <w:tcW w:w="2948" w:type="dxa"/>
            <w:vAlign w:val="center"/>
          </w:tcPr>
          <w:p w14:paraId="6BCB328E" w14:textId="24A3CC2C" w:rsidR="00FE5FF2" w:rsidRPr="00FE5FF2" w:rsidRDefault="00FE5FF2" w:rsidP="00FE5FF2">
            <w:pPr>
              <w:spacing w:before="60" w:afterLines="60" w:after="144"/>
              <w:rPr>
                <w:rFonts w:asciiTheme="majorHAnsi" w:eastAsia="Times New Roman" w:hAnsiTheme="majorHAnsi" w:cs="Times New Roman"/>
                <w:szCs w:val="18"/>
                <w:lang w:eastAsia="it-IT"/>
              </w:rPr>
            </w:pPr>
            <w:r w:rsidRPr="00FE5FF2">
              <w:rPr>
                <w:rFonts w:asciiTheme="majorHAnsi" w:eastAsia="Times New Roman" w:hAnsiTheme="majorHAnsi" w:cs="Times New Roman"/>
                <w:szCs w:val="18"/>
                <w:lang w:eastAsia="it-IT"/>
              </w:rPr>
              <w:t>Maggiore di 0,75</w:t>
            </w:r>
          </w:p>
        </w:tc>
        <w:tc>
          <w:tcPr>
            <w:tcW w:w="1699" w:type="dxa"/>
            <w:vAlign w:val="center"/>
          </w:tcPr>
          <w:p w14:paraId="6D5F6725" w14:textId="3ADC77F2" w:rsidR="00FE5FF2" w:rsidRPr="00FE5FF2" w:rsidRDefault="00FE5FF2" w:rsidP="00FE5FF2">
            <w:pPr>
              <w:spacing w:before="60" w:afterLines="60" w:after="144"/>
              <w:rPr>
                <w:rFonts w:asciiTheme="majorHAnsi" w:eastAsia="Times New Roman" w:hAnsiTheme="majorHAnsi" w:cs="Times New Roman"/>
                <w:szCs w:val="18"/>
                <w:lang w:eastAsia="it-IT"/>
              </w:rPr>
            </w:pPr>
            <w:r w:rsidRPr="00FE5FF2">
              <w:rPr>
                <w:rFonts w:asciiTheme="majorHAnsi" w:eastAsia="Times New Roman" w:hAnsiTheme="majorHAnsi" w:cs="Times New Roman"/>
                <w:szCs w:val="18"/>
                <w:lang w:eastAsia="it-IT"/>
              </w:rPr>
              <w:t>5 - Molto alta</w:t>
            </w:r>
          </w:p>
        </w:tc>
      </w:tr>
    </w:tbl>
    <w:p w14:paraId="6621D2CB" w14:textId="77777777" w:rsidR="008A6FA5" w:rsidRPr="008A6FA5" w:rsidRDefault="008A6FA5" w:rsidP="008A6FA5">
      <w:pPr>
        <w:rPr>
          <w:b/>
          <w:bCs/>
        </w:rPr>
      </w:pPr>
      <w:r w:rsidRPr="008A6FA5">
        <w:rPr>
          <w:b/>
          <w:bCs/>
        </w:rPr>
        <w:t>Regola per i fattori determinanti</w:t>
      </w:r>
    </w:p>
    <w:p w14:paraId="3AA0B653" w14:textId="50F5A5A9" w:rsidR="008A6FA5" w:rsidRPr="008A6FA5" w:rsidRDefault="00006D93" w:rsidP="008A6FA5">
      <w:r w:rsidRPr="00006D93">
        <w:t xml:space="preserve">La Suscettibilità Inerente del Contesto (SIC) è normalmente determinata mediante la media ponderata dei fattori di suscettibilità applicabili allo specifico Threat Event. Tuttavia, per alcuni scenari di rischio possono esistere fattori che costituiscono una condizione necessaria o particolarmente rilevante per la realizzazione dell’evento. In tali casi, il catalogo dei fattori di suscettibilità riportato nell’allegato </w:t>
      </w:r>
      <w:r w:rsidR="00F918D3">
        <w:t>“</w:t>
      </w:r>
      <w:r w:rsidRPr="00006D93">
        <w:t>ISM08_A01 – Allegato Tecnico Cyber Risk Assessment</w:t>
      </w:r>
      <w:r w:rsidR="00F918D3">
        <w:t>”</w:t>
      </w:r>
      <w:r w:rsidRPr="00006D93">
        <w:t xml:space="preserve"> può definire uno specifico valore minimo della SIC da attribuire qualora il fattore risulti presente. Tale regola ha l’obiettivo di evitare che la presenza di una condizione particolarmente rilevante venga attenuata dagli effetti della media ponderata, determinando una sottostima della probabilità dello scenario.</w:t>
      </w:r>
    </w:p>
    <w:p w14:paraId="427F5C4D" w14:textId="77777777" w:rsidR="008A6FA5" w:rsidRPr="008A6FA5" w:rsidRDefault="008A6FA5" w:rsidP="008A6FA5">
      <w:r w:rsidRPr="008A6FA5">
        <w:t>Esempi:</w:t>
      </w:r>
    </w:p>
    <w:p w14:paraId="2B04E11F" w14:textId="77777777" w:rsidR="008A6FA5" w:rsidRPr="008A6FA5" w:rsidRDefault="008A6FA5" w:rsidP="00510D61">
      <w:pPr>
        <w:numPr>
          <w:ilvl w:val="0"/>
          <w:numId w:val="20"/>
        </w:numPr>
      </w:pPr>
      <w:r w:rsidRPr="008A6FA5">
        <w:t>KEV sfruttabile su asset esposto: SIC almeno 4;</w:t>
      </w:r>
    </w:p>
    <w:p w14:paraId="753D325B" w14:textId="77777777" w:rsidR="008A6FA5" w:rsidRPr="008A6FA5" w:rsidRDefault="008A6FA5" w:rsidP="00510D61">
      <w:pPr>
        <w:numPr>
          <w:ilvl w:val="0"/>
          <w:numId w:val="20"/>
        </w:numPr>
      </w:pPr>
      <w:r w:rsidRPr="008A6FA5">
        <w:t>dipendenza esclusiva da una terza parte per uno scenario di indisponibilità del fornitore: SIC almeno 4;</w:t>
      </w:r>
    </w:p>
    <w:p w14:paraId="47C1D3EE" w14:textId="77777777" w:rsidR="008A6FA5" w:rsidRPr="008A6FA5" w:rsidRDefault="008A6FA5" w:rsidP="00510D61">
      <w:pPr>
        <w:numPr>
          <w:ilvl w:val="0"/>
          <w:numId w:val="20"/>
        </w:numPr>
      </w:pPr>
      <w:r w:rsidRPr="008A6FA5">
        <w:t>assenza di ridondanza per un componente indispensabile alla continuità: SIC almeno 4.</w:t>
      </w:r>
    </w:p>
    <w:p w14:paraId="08FC4496" w14:textId="39B5EFAE" w:rsidR="007169B7" w:rsidRPr="007169B7" w:rsidRDefault="007169B7" w:rsidP="00966FE2">
      <w:pPr>
        <w:pStyle w:val="Titolo3"/>
      </w:pPr>
      <w:r w:rsidRPr="007169B7">
        <w:t>Regole di applicabilità</w:t>
      </w:r>
    </w:p>
    <w:p w14:paraId="09DC153D" w14:textId="77777777" w:rsidR="00E55375" w:rsidRPr="00E55375" w:rsidRDefault="00E55375" w:rsidP="00E55375">
      <w:r w:rsidRPr="00E55375">
        <w:t>La determinazione della SIC deve rispettare le seguenti regole:</w:t>
      </w:r>
    </w:p>
    <w:p w14:paraId="5B277E8E" w14:textId="77777777" w:rsidR="00E55375" w:rsidRPr="00E55375" w:rsidRDefault="00E55375" w:rsidP="00510D61">
      <w:pPr>
        <w:numPr>
          <w:ilvl w:val="0"/>
          <w:numId w:val="21"/>
        </w:numPr>
      </w:pPr>
      <w:r w:rsidRPr="00E55375">
        <w:t>uno scenario DDoS presuppone la raggiungibilità del servizio da reti esterne o attraverso una dipendenza esposta;</w:t>
      </w:r>
    </w:p>
    <w:p w14:paraId="152EECAC" w14:textId="77777777" w:rsidR="00E55375" w:rsidRPr="00E55375" w:rsidRDefault="00E55375" w:rsidP="00510D61">
      <w:pPr>
        <w:numPr>
          <w:ilvl w:val="0"/>
          <w:numId w:val="21"/>
        </w:numPr>
      </w:pPr>
      <w:r w:rsidRPr="00E55375">
        <w:t>uno scenario di sfruttamento di un servizio esposto presuppone l’esistenza di una componente direttamente o indirettamente raggiungibile;</w:t>
      </w:r>
    </w:p>
    <w:p w14:paraId="443A4937" w14:textId="77777777" w:rsidR="00E55375" w:rsidRPr="00E55375" w:rsidRDefault="00E55375" w:rsidP="00510D61">
      <w:pPr>
        <w:numPr>
          <w:ilvl w:val="0"/>
          <w:numId w:val="21"/>
        </w:numPr>
      </w:pPr>
      <w:r w:rsidRPr="00E55375">
        <w:t>uno scenario di abuso di privilegi presuppone la presenza di accessi autorizzati o privilegiati pertinenti;</w:t>
      </w:r>
    </w:p>
    <w:p w14:paraId="0B17AECE" w14:textId="77777777" w:rsidR="00E55375" w:rsidRPr="00E55375" w:rsidRDefault="00E55375" w:rsidP="00510D61">
      <w:pPr>
        <w:numPr>
          <w:ilvl w:val="0"/>
          <w:numId w:val="21"/>
        </w:numPr>
      </w:pPr>
      <w:r w:rsidRPr="00E55375">
        <w:t>uno scenario di indisponibilità di terza parte presuppone una dipendenza rilevante dal soggetto esterno;</w:t>
      </w:r>
    </w:p>
    <w:p w14:paraId="2699D6ED" w14:textId="77777777" w:rsidR="00E55375" w:rsidRPr="00E55375" w:rsidRDefault="00E55375" w:rsidP="00510D61">
      <w:pPr>
        <w:numPr>
          <w:ilvl w:val="0"/>
          <w:numId w:val="21"/>
        </w:numPr>
      </w:pPr>
      <w:r w:rsidRPr="00E55375">
        <w:t xml:space="preserve">la presenza di una vulnerabilità KEV su una componente raggiungibile o significativamente esposta determina almeno il livello </w:t>
      </w:r>
      <w:r w:rsidRPr="00E55375">
        <w:rPr>
          <w:b/>
          <w:bCs/>
        </w:rPr>
        <w:t>4 - Alta</w:t>
      </w:r>
      <w:r w:rsidRPr="00E55375">
        <w:t xml:space="preserve"> per lo scenario di sfruttamento associato;</w:t>
      </w:r>
    </w:p>
    <w:p w14:paraId="76D6FD83" w14:textId="77777777" w:rsidR="00E55375" w:rsidRPr="00E55375" w:rsidRDefault="00E55375" w:rsidP="00510D61">
      <w:pPr>
        <w:numPr>
          <w:ilvl w:val="0"/>
          <w:numId w:val="21"/>
        </w:numPr>
      </w:pPr>
      <w:r w:rsidRPr="00E55375">
        <w:t xml:space="preserve">qualora una condizione indispensabile per la realizzazione del Threat Event non sia presente, lo scenario è classificato come </w:t>
      </w:r>
      <w:r w:rsidRPr="00E55375">
        <w:rPr>
          <w:b/>
          <w:bCs/>
        </w:rPr>
        <w:t>non applicabile</w:t>
      </w:r>
      <w:r w:rsidRPr="00E55375">
        <w:t>;</w:t>
      </w:r>
    </w:p>
    <w:p w14:paraId="30C88C5E" w14:textId="77777777" w:rsidR="00E55375" w:rsidRPr="00E55375" w:rsidRDefault="00E55375" w:rsidP="00510D61">
      <w:pPr>
        <w:numPr>
          <w:ilvl w:val="0"/>
          <w:numId w:val="21"/>
        </w:numPr>
      </w:pPr>
      <w:r w:rsidRPr="00E55375">
        <w:t xml:space="preserve">il livello </w:t>
      </w:r>
      <w:r w:rsidRPr="00E55375">
        <w:rPr>
          <w:b/>
          <w:bCs/>
        </w:rPr>
        <w:t>1 - Raro</w:t>
      </w:r>
      <w:r w:rsidRPr="00E55375">
        <w:t xml:space="preserve"> può essere utilizzato soltanto quando lo scenario rimane tecnicamente possibile, ma non risultano presenti fattori di suscettibilità rilevanti;</w:t>
      </w:r>
    </w:p>
    <w:p w14:paraId="18BDBCB4" w14:textId="77777777" w:rsidR="00E55375" w:rsidRPr="00E55375" w:rsidRDefault="00E55375" w:rsidP="00510D61">
      <w:pPr>
        <w:numPr>
          <w:ilvl w:val="0"/>
          <w:numId w:val="21"/>
        </w:numPr>
      </w:pPr>
      <w:r w:rsidRPr="00E55375">
        <w:t>la classificazione dello scenario come non applicabile o l’applicazione di un livello minimo devono essere motivate e registrate.</w:t>
      </w:r>
    </w:p>
    <w:p w14:paraId="187F96F5" w14:textId="604BAD61" w:rsidR="007169B7" w:rsidRPr="007169B7" w:rsidRDefault="009465C1" w:rsidP="00966FE2">
      <w:pPr>
        <w:pStyle w:val="Titolo2"/>
      </w:pPr>
      <w:bookmarkStart w:id="90" w:name="_Toc238751523"/>
      <w:r w:rsidRPr="007169B7">
        <w:rPr>
          <w:caps w:val="0"/>
        </w:rPr>
        <w:t>PROBABILITÀ DI SUCCESSO INERENTE</w:t>
      </w:r>
      <w:bookmarkEnd w:id="90"/>
    </w:p>
    <w:p w14:paraId="71CEFF1B" w14:textId="77777777" w:rsidR="007169B7" w:rsidRPr="007169B7" w:rsidRDefault="007169B7" w:rsidP="007169B7">
      <w:r w:rsidRPr="007169B7">
        <w:lastRenderedPageBreak/>
        <w:t>La Probabilità di Successo Inerente, indicata con PSI, rappresenta la possibilità che la minaccia riesca a realizzare il Threat Event nel contesto analizzato, senza considerare le misure di sicurezza implementate.</w:t>
      </w:r>
    </w:p>
    <w:p w14:paraId="2D1DA14D" w14:textId="77777777" w:rsidR="007169B7" w:rsidRPr="007169B7" w:rsidRDefault="007169B7" w:rsidP="007169B7">
      <w:r w:rsidRPr="007169B7">
        <w:t>La PSI è determinata combinando:</w:t>
      </w:r>
    </w:p>
    <w:p w14:paraId="64C1CF6D" w14:textId="77777777" w:rsidR="007169B7" w:rsidRPr="007169B7" w:rsidRDefault="007169B7" w:rsidP="00510D61">
      <w:pPr>
        <w:numPr>
          <w:ilvl w:val="0"/>
          <w:numId w:val="13"/>
        </w:numPr>
      </w:pPr>
      <w:r w:rsidRPr="007169B7">
        <w:t>Threat Strength, TS;</w:t>
      </w:r>
    </w:p>
    <w:p w14:paraId="7A3F7B3C" w14:textId="77777777" w:rsidR="007169B7" w:rsidRPr="007169B7" w:rsidRDefault="007169B7" w:rsidP="00510D61">
      <w:pPr>
        <w:numPr>
          <w:ilvl w:val="0"/>
          <w:numId w:val="13"/>
        </w:numPr>
      </w:pPr>
      <w:r w:rsidRPr="007169B7">
        <w:t>Suscettibilità Inerente del Contesto, SIC.</w:t>
      </w:r>
    </w:p>
    <w:p w14:paraId="64503AD9" w14:textId="77777777" w:rsidR="007169B7" w:rsidRPr="00966FE2" w:rsidRDefault="007169B7" w:rsidP="007169B7">
      <w:pPr>
        <w:rPr>
          <w:b/>
          <w:bCs/>
        </w:rPr>
      </w:pPr>
      <w:r w:rsidRPr="00966FE2">
        <w:rPr>
          <w:b/>
          <w:bCs/>
        </w:rPr>
        <w:t>PSI = arrotonda(0,40 × TS + 0,60 × SIC)</w:t>
      </w:r>
    </w:p>
    <w:p w14:paraId="7C3F92D0" w14:textId="77777777" w:rsidR="007169B7" w:rsidRPr="007169B7" w:rsidRDefault="007169B7" w:rsidP="007169B7">
      <w:r w:rsidRPr="007169B7">
        <w:t>Il risultato è ricondotto nell’intervallo da 1 a 5.</w:t>
      </w:r>
    </w:p>
    <w:p w14:paraId="2DF03FF5" w14:textId="77777777" w:rsidR="007169B7" w:rsidRPr="007169B7" w:rsidRDefault="007169B7" w:rsidP="007169B7">
      <w:r w:rsidRPr="007169B7">
        <w:t>Il maggiore peso attribuito alla SIC riflette la necessità di contestualizzare la minaccia rispetto alle effettive caratteristiche dell’asset o del servizio. Un Threat Actor dotato di elevate capacità non determina automaticamente un’elevata probabilità di successo se il Threat Event non è coerente con il contesto analizzato.</w:t>
      </w:r>
    </w:p>
    <w:p w14:paraId="74D2605C" w14:textId="0DCE6BFF" w:rsidR="007169B7" w:rsidRPr="007169B7" w:rsidRDefault="009465C1" w:rsidP="00966FE2">
      <w:pPr>
        <w:pStyle w:val="Titolo2"/>
      </w:pPr>
      <w:bookmarkStart w:id="91" w:name="_Toc238751524"/>
      <w:r w:rsidRPr="007169B7">
        <w:rPr>
          <w:caps w:val="0"/>
        </w:rPr>
        <w:t>CALCOLO DELLA PROBABILITÀ INERENTE</w:t>
      </w:r>
      <w:bookmarkEnd w:id="91"/>
    </w:p>
    <w:p w14:paraId="45C798C4" w14:textId="77777777" w:rsidR="007169B7" w:rsidRPr="007169B7" w:rsidRDefault="007169B7" w:rsidP="007169B7">
      <w:r w:rsidRPr="007169B7">
        <w:t>La Probabilità Inerente dello Scenario, indicata con PI, è determinata combinando:</w:t>
      </w:r>
    </w:p>
    <w:p w14:paraId="153C6E0C" w14:textId="77777777" w:rsidR="007169B7" w:rsidRPr="007169B7" w:rsidRDefault="007169B7" w:rsidP="00510D61">
      <w:pPr>
        <w:numPr>
          <w:ilvl w:val="0"/>
          <w:numId w:val="14"/>
        </w:numPr>
      </w:pPr>
      <w:r w:rsidRPr="007169B7">
        <w:t>Likelihood of Initiation, LoI;</w:t>
      </w:r>
    </w:p>
    <w:p w14:paraId="4A5689D7" w14:textId="77777777" w:rsidR="007169B7" w:rsidRPr="007169B7" w:rsidRDefault="007169B7" w:rsidP="00510D61">
      <w:pPr>
        <w:numPr>
          <w:ilvl w:val="0"/>
          <w:numId w:val="14"/>
        </w:numPr>
      </w:pPr>
      <w:r w:rsidRPr="007169B7">
        <w:t>Probabilità di Successo Inerente, PSI.</w:t>
      </w:r>
    </w:p>
    <w:p w14:paraId="6DE65EEA" w14:textId="77777777" w:rsidR="007169B7" w:rsidRPr="00A12A57" w:rsidRDefault="007169B7" w:rsidP="007169B7">
      <w:pPr>
        <w:rPr>
          <w:b/>
          <w:bCs/>
        </w:rPr>
      </w:pPr>
      <w:r w:rsidRPr="00A12A57">
        <w:rPr>
          <w:b/>
          <w:bCs/>
        </w:rPr>
        <w:t>PI = arrotonda(0,50 × LoI + 0,50 × PSI)</w:t>
      </w:r>
    </w:p>
    <w:p w14:paraId="1E0BFC4B" w14:textId="77777777" w:rsidR="007169B7" w:rsidRPr="007169B7" w:rsidRDefault="007169B7" w:rsidP="007169B7">
      <w:r w:rsidRPr="007169B7">
        <w:t>La formula completa è pertanto:</w:t>
      </w:r>
    </w:p>
    <w:p w14:paraId="5A7EDFD7" w14:textId="53986861" w:rsidR="007169B7" w:rsidRPr="00BD4090" w:rsidRDefault="007169B7" w:rsidP="007169B7">
      <w:pPr>
        <w:rPr>
          <w:b/>
          <w:bCs/>
        </w:rPr>
      </w:pPr>
      <w:r w:rsidRPr="00BD4090">
        <w:rPr>
          <w:b/>
          <w:bCs/>
        </w:rPr>
        <w:t>PI = arrotonda [</w:t>
      </w:r>
    </w:p>
    <w:p w14:paraId="456A4D2C" w14:textId="1687AC94" w:rsidR="007169B7" w:rsidRPr="00BD4090" w:rsidRDefault="007169B7" w:rsidP="007169B7">
      <w:pPr>
        <w:rPr>
          <w:b/>
          <w:bCs/>
        </w:rPr>
      </w:pPr>
      <w:r w:rsidRPr="00BD4090">
        <w:rPr>
          <w:b/>
          <w:bCs/>
        </w:rPr>
        <w:t>0,50 × LoI</w:t>
      </w:r>
    </w:p>
    <w:p w14:paraId="4074C7CB" w14:textId="5CC577F3" w:rsidR="007169B7" w:rsidRPr="00A12A57" w:rsidRDefault="007169B7" w:rsidP="007169B7">
      <w:pPr>
        <w:rPr>
          <w:b/>
          <w:bCs/>
        </w:rPr>
      </w:pPr>
      <w:r w:rsidRPr="00A12A57">
        <w:rPr>
          <w:b/>
          <w:bCs/>
        </w:rPr>
        <w:t>+ 0,50 × (0,40 × TS + 0,60 × SIC)</w:t>
      </w:r>
    </w:p>
    <w:p w14:paraId="5B2189B1" w14:textId="77777777" w:rsidR="007169B7" w:rsidRPr="00A12A57" w:rsidRDefault="007169B7" w:rsidP="007169B7">
      <w:pPr>
        <w:rPr>
          <w:b/>
          <w:bCs/>
        </w:rPr>
      </w:pPr>
      <w:r w:rsidRPr="00A12A57">
        <w:rPr>
          <w:b/>
          <w:bCs/>
        </w:rPr>
        <w:t>]</w:t>
      </w:r>
    </w:p>
    <w:p w14:paraId="5789C2B5" w14:textId="77777777" w:rsidR="007169B7" w:rsidRPr="007169B7" w:rsidRDefault="007169B7" w:rsidP="007169B7">
      <w:r w:rsidRPr="007169B7">
        <w:t>Il risultato è ricondotto nell’intervallo da 1 a 5 e interpretato secondo la scala definita al paragrafo 9.2.</w:t>
      </w:r>
    </w:p>
    <w:p w14:paraId="5AFF6BE0" w14:textId="4F201913" w:rsidR="007169B7" w:rsidRPr="007169B7" w:rsidRDefault="009465C1" w:rsidP="00A12A57">
      <w:pPr>
        <w:pStyle w:val="Titolo2"/>
      </w:pPr>
      <w:bookmarkStart w:id="92" w:name="_Toc238751525"/>
      <w:r w:rsidRPr="007169B7">
        <w:rPr>
          <w:caps w:val="0"/>
        </w:rPr>
        <w:t>UTILIZZO DELLA CYBER THREAT INTELLIGENCE</w:t>
      </w:r>
      <w:bookmarkEnd w:id="92"/>
    </w:p>
    <w:p w14:paraId="13DA4D37" w14:textId="77777777" w:rsidR="007169B7" w:rsidRPr="007169B7" w:rsidRDefault="007169B7" w:rsidP="007169B7">
      <w:r w:rsidRPr="007169B7">
        <w:t>Le informazioni di Cyber Threat Intelligence supportano la valutazione della probabilità attraverso:</w:t>
      </w:r>
    </w:p>
    <w:p w14:paraId="38D0EC7B" w14:textId="77777777" w:rsidR="007169B7" w:rsidRPr="007169B7" w:rsidRDefault="007169B7" w:rsidP="00510D61">
      <w:pPr>
        <w:numPr>
          <w:ilvl w:val="0"/>
          <w:numId w:val="15"/>
        </w:numPr>
      </w:pPr>
      <w:r w:rsidRPr="007169B7">
        <w:t>evidenze di campagne attive;</w:t>
      </w:r>
    </w:p>
    <w:p w14:paraId="420CF8AF" w14:textId="77777777" w:rsidR="007169B7" w:rsidRPr="007169B7" w:rsidRDefault="007169B7" w:rsidP="00510D61">
      <w:pPr>
        <w:numPr>
          <w:ilvl w:val="0"/>
          <w:numId w:val="15"/>
        </w:numPr>
      </w:pPr>
      <w:r w:rsidRPr="007169B7">
        <w:t>attribuzione e profilazione dei Threat Actor;</w:t>
      </w:r>
    </w:p>
    <w:p w14:paraId="06AD2ECA" w14:textId="77777777" w:rsidR="007169B7" w:rsidRPr="007169B7" w:rsidRDefault="007169B7" w:rsidP="00510D61">
      <w:pPr>
        <w:numPr>
          <w:ilvl w:val="0"/>
          <w:numId w:val="15"/>
        </w:numPr>
      </w:pPr>
      <w:r w:rsidRPr="007169B7">
        <w:t>settori e tecnologie oggetto di targeting;</w:t>
      </w:r>
    </w:p>
    <w:p w14:paraId="3CE8AD5C" w14:textId="77777777" w:rsidR="007169B7" w:rsidRPr="007169B7" w:rsidRDefault="007169B7" w:rsidP="00510D61">
      <w:pPr>
        <w:numPr>
          <w:ilvl w:val="0"/>
          <w:numId w:val="15"/>
        </w:numPr>
      </w:pPr>
      <w:r w:rsidRPr="007169B7">
        <w:t>tattiche, tecniche e procedure osservate;</w:t>
      </w:r>
    </w:p>
    <w:p w14:paraId="454F822E" w14:textId="77777777" w:rsidR="007169B7" w:rsidRPr="007169B7" w:rsidRDefault="007169B7" w:rsidP="00510D61">
      <w:pPr>
        <w:numPr>
          <w:ilvl w:val="0"/>
          <w:numId w:val="15"/>
        </w:numPr>
      </w:pPr>
      <w:r w:rsidRPr="007169B7">
        <w:t>disponibilità di exploit;</w:t>
      </w:r>
    </w:p>
    <w:p w14:paraId="1641FDCC" w14:textId="77777777" w:rsidR="007169B7" w:rsidRPr="007169B7" w:rsidRDefault="007169B7" w:rsidP="00510D61">
      <w:pPr>
        <w:numPr>
          <w:ilvl w:val="0"/>
          <w:numId w:val="15"/>
        </w:numPr>
      </w:pPr>
      <w:r w:rsidRPr="007169B7">
        <w:lastRenderedPageBreak/>
        <w:t>sfruttamento attivo di vulnerabilità;</w:t>
      </w:r>
    </w:p>
    <w:p w14:paraId="7CB241D7" w14:textId="77777777" w:rsidR="007169B7" w:rsidRPr="007169B7" w:rsidRDefault="007169B7" w:rsidP="00510D61">
      <w:pPr>
        <w:numPr>
          <w:ilvl w:val="0"/>
          <w:numId w:val="15"/>
        </w:numPr>
      </w:pPr>
      <w:r w:rsidRPr="007169B7">
        <w:t>rilevanza geografica o geopolitica;</w:t>
      </w:r>
    </w:p>
    <w:p w14:paraId="5D94C0ED" w14:textId="77777777" w:rsidR="007169B7" w:rsidRPr="007169B7" w:rsidRDefault="007169B7" w:rsidP="00510D61">
      <w:pPr>
        <w:numPr>
          <w:ilvl w:val="0"/>
          <w:numId w:val="15"/>
        </w:numPr>
      </w:pPr>
      <w:r w:rsidRPr="007169B7">
        <w:t>storico degli eventi osservati nel Gruppo o in organizzazioni comparabili.</w:t>
      </w:r>
    </w:p>
    <w:p w14:paraId="2EBA2CA0" w14:textId="77777777" w:rsidR="007169B7" w:rsidRPr="007169B7" w:rsidRDefault="007169B7" w:rsidP="007169B7">
      <w:r w:rsidRPr="007169B7">
        <w:t>Le medesime evidenze non devono essere conteggiate più volte nel calcolo. A titolo esemplificativo:</w:t>
      </w:r>
    </w:p>
    <w:p w14:paraId="374EB883" w14:textId="77777777" w:rsidR="007169B7" w:rsidRPr="007169B7" w:rsidRDefault="007169B7" w:rsidP="00510D61">
      <w:pPr>
        <w:numPr>
          <w:ilvl w:val="0"/>
          <w:numId w:val="16"/>
        </w:numPr>
      </w:pPr>
      <w:r w:rsidRPr="007169B7">
        <w:t>un’evidenza relativa a campagne precedenti alimenta principalmente History;</w:t>
      </w:r>
    </w:p>
    <w:p w14:paraId="620950E1" w14:textId="77777777" w:rsidR="007169B7" w:rsidRPr="007169B7" w:rsidRDefault="007169B7" w:rsidP="00510D61">
      <w:pPr>
        <w:numPr>
          <w:ilvl w:val="0"/>
          <w:numId w:val="16"/>
        </w:numPr>
      </w:pPr>
      <w:r w:rsidRPr="007169B7">
        <w:t>l’interesse dell’attore verso il settore alimenta Motivation;</w:t>
      </w:r>
    </w:p>
    <w:p w14:paraId="1A70B908" w14:textId="77777777" w:rsidR="007169B7" w:rsidRPr="007169B7" w:rsidRDefault="007169B7" w:rsidP="00510D61">
      <w:pPr>
        <w:numPr>
          <w:ilvl w:val="0"/>
          <w:numId w:val="16"/>
        </w:numPr>
      </w:pPr>
      <w:r w:rsidRPr="007169B7">
        <w:t>la disponibilità di strumenti avanzati alimenta Capability;</w:t>
      </w:r>
    </w:p>
    <w:p w14:paraId="717733F5" w14:textId="77777777" w:rsidR="007169B7" w:rsidRPr="007169B7" w:rsidRDefault="007169B7" w:rsidP="00510D61">
      <w:pPr>
        <w:numPr>
          <w:ilvl w:val="0"/>
          <w:numId w:val="16"/>
        </w:numPr>
      </w:pPr>
      <w:r w:rsidRPr="007169B7">
        <w:t>la presenza di exploit pubblici o di una vulnerabilità KEV alimenta la SIC;</w:t>
      </w:r>
    </w:p>
    <w:p w14:paraId="051125DC" w14:textId="77777777" w:rsidR="007169B7" w:rsidRPr="007169B7" w:rsidRDefault="007169B7" w:rsidP="00510D61">
      <w:pPr>
        <w:numPr>
          <w:ilvl w:val="0"/>
          <w:numId w:val="16"/>
        </w:numPr>
      </w:pPr>
      <w:r w:rsidRPr="007169B7">
        <w:t>la rilevazione di attività persistenti e mirate alimenta Commitment.</w:t>
      </w:r>
    </w:p>
    <w:p w14:paraId="7DE6131A" w14:textId="77777777" w:rsidR="007169B7" w:rsidRPr="007169B7" w:rsidRDefault="007169B7" w:rsidP="007169B7">
      <w:r w:rsidRPr="007169B7">
        <w:t>Le fonti e le motivazioni utilizzate devono essere registrate in modo da garantire la ripetibilità della valutazione.</w:t>
      </w:r>
    </w:p>
    <w:p w14:paraId="7E77D6C2" w14:textId="370415D3" w:rsidR="007169B7" w:rsidRPr="00A12A57" w:rsidRDefault="009465C1" w:rsidP="00A12A57">
      <w:pPr>
        <w:pStyle w:val="Titolo2"/>
        <w:rPr>
          <w:lang w:val="it-IT"/>
        </w:rPr>
      </w:pPr>
      <w:bookmarkStart w:id="93" w:name="_Toc238751526"/>
      <w:r w:rsidRPr="00A12A57">
        <w:rPr>
          <w:caps w:val="0"/>
          <w:lang w:val="it-IT"/>
        </w:rPr>
        <w:t>VALUTAZIONI RELATIVE ALLE VULNERABILITÀ TECNOLOGICHE</w:t>
      </w:r>
      <w:bookmarkEnd w:id="93"/>
    </w:p>
    <w:p w14:paraId="5676DCAB" w14:textId="77777777" w:rsidR="007169B7" w:rsidRPr="007169B7" w:rsidRDefault="007169B7" w:rsidP="007169B7">
      <w:r w:rsidRPr="007169B7">
        <w:t>Per gli scenari derivanti da vulnerabilità tecnologiche, la valutazione della probabilità considera almeno:</w:t>
      </w:r>
    </w:p>
    <w:p w14:paraId="28FC6044" w14:textId="77777777" w:rsidR="007169B7" w:rsidRPr="007169B7" w:rsidRDefault="007169B7" w:rsidP="00510D61">
      <w:pPr>
        <w:numPr>
          <w:ilvl w:val="0"/>
          <w:numId w:val="17"/>
        </w:numPr>
      </w:pPr>
      <w:r w:rsidRPr="007169B7">
        <w:t>severità tecnica espressa mediante CVSS;</w:t>
      </w:r>
    </w:p>
    <w:p w14:paraId="7505E9DD" w14:textId="77777777" w:rsidR="007169B7" w:rsidRPr="007169B7" w:rsidRDefault="007169B7" w:rsidP="00510D61">
      <w:pPr>
        <w:numPr>
          <w:ilvl w:val="0"/>
          <w:numId w:val="17"/>
        </w:numPr>
      </w:pPr>
      <w:r w:rsidRPr="007169B7">
        <w:t>presenza nel catalogo KEV;</w:t>
      </w:r>
    </w:p>
    <w:p w14:paraId="7EE9C954" w14:textId="77777777" w:rsidR="007169B7" w:rsidRPr="007169B7" w:rsidRDefault="007169B7" w:rsidP="00510D61">
      <w:pPr>
        <w:numPr>
          <w:ilvl w:val="0"/>
          <w:numId w:val="17"/>
        </w:numPr>
      </w:pPr>
      <w:r w:rsidRPr="007169B7">
        <w:t>valore EPSS;</w:t>
      </w:r>
    </w:p>
    <w:p w14:paraId="69DD9A11" w14:textId="77777777" w:rsidR="007169B7" w:rsidRPr="007169B7" w:rsidRDefault="007169B7" w:rsidP="00510D61">
      <w:pPr>
        <w:numPr>
          <w:ilvl w:val="0"/>
          <w:numId w:val="17"/>
        </w:numPr>
      </w:pPr>
      <w:r w:rsidRPr="007169B7">
        <w:t>disponibilità di exploit pubblici;</w:t>
      </w:r>
    </w:p>
    <w:p w14:paraId="756C766F" w14:textId="77777777" w:rsidR="007169B7" w:rsidRPr="007169B7" w:rsidRDefault="007169B7" w:rsidP="00510D61">
      <w:pPr>
        <w:numPr>
          <w:ilvl w:val="0"/>
          <w:numId w:val="17"/>
        </w:numPr>
      </w:pPr>
      <w:r w:rsidRPr="007169B7">
        <w:t>evidenze di sfruttamento attivo;</w:t>
      </w:r>
    </w:p>
    <w:p w14:paraId="5D086E9E" w14:textId="77777777" w:rsidR="007169B7" w:rsidRPr="007169B7" w:rsidRDefault="007169B7" w:rsidP="00510D61">
      <w:pPr>
        <w:numPr>
          <w:ilvl w:val="0"/>
          <w:numId w:val="17"/>
        </w:numPr>
      </w:pPr>
      <w:r w:rsidRPr="007169B7">
        <w:t>esposizione dell’asset;</w:t>
      </w:r>
    </w:p>
    <w:p w14:paraId="27888BA0" w14:textId="77777777" w:rsidR="007169B7" w:rsidRPr="007169B7" w:rsidRDefault="007169B7" w:rsidP="00510D61">
      <w:pPr>
        <w:numPr>
          <w:ilvl w:val="0"/>
          <w:numId w:val="17"/>
        </w:numPr>
      </w:pPr>
      <w:r w:rsidRPr="007169B7">
        <w:t>presenza di vulnerabilità su componenti raggiungibili;</w:t>
      </w:r>
    </w:p>
    <w:p w14:paraId="3C614601" w14:textId="77777777" w:rsidR="007169B7" w:rsidRPr="007169B7" w:rsidRDefault="007169B7" w:rsidP="00510D61">
      <w:pPr>
        <w:numPr>
          <w:ilvl w:val="0"/>
          <w:numId w:val="17"/>
        </w:numPr>
      </w:pPr>
      <w:r w:rsidRPr="007169B7">
        <w:t>privilegi richiesti;</w:t>
      </w:r>
    </w:p>
    <w:p w14:paraId="7AC755C6" w14:textId="77777777" w:rsidR="007169B7" w:rsidRPr="007169B7" w:rsidRDefault="007169B7" w:rsidP="00510D61">
      <w:pPr>
        <w:numPr>
          <w:ilvl w:val="0"/>
          <w:numId w:val="17"/>
        </w:numPr>
      </w:pPr>
      <w:r w:rsidRPr="007169B7">
        <w:t>complessità dell’attacco;</w:t>
      </w:r>
    </w:p>
    <w:p w14:paraId="4C327CB9" w14:textId="77777777" w:rsidR="007169B7" w:rsidRPr="007169B7" w:rsidRDefault="007169B7" w:rsidP="00510D61">
      <w:pPr>
        <w:numPr>
          <w:ilvl w:val="0"/>
          <w:numId w:val="17"/>
        </w:numPr>
      </w:pPr>
      <w:r w:rsidRPr="007169B7">
        <w:t>obsolescenza o stato di supporto del componente;</w:t>
      </w:r>
    </w:p>
    <w:p w14:paraId="47E79F58" w14:textId="77777777" w:rsidR="007169B7" w:rsidRPr="007169B7" w:rsidRDefault="007169B7" w:rsidP="00510D61">
      <w:pPr>
        <w:numPr>
          <w:ilvl w:val="0"/>
          <w:numId w:val="17"/>
        </w:numPr>
      </w:pPr>
      <w:r w:rsidRPr="007169B7">
        <w:t>rilevanza del Threat Actor e del Threat Event associato.</w:t>
      </w:r>
    </w:p>
    <w:p w14:paraId="1BD8E084" w14:textId="77777777" w:rsidR="007169B7" w:rsidRPr="007169B7" w:rsidRDefault="007169B7" w:rsidP="007169B7">
      <w:r w:rsidRPr="007169B7">
        <w:t>CVSS, EPSS e KEV costituiscono elementi di supporto e non determinano autonomamente la probabilità dello scenario. La valutazione deve essere contestualizzata rispetto all’asset, al servizio, all’esposizione e al Threat Event applicabile.</w:t>
      </w:r>
    </w:p>
    <w:p w14:paraId="159EB8F6" w14:textId="77777777" w:rsidR="00E03313" w:rsidRDefault="00E03313" w:rsidP="00E03313"/>
    <w:p w14:paraId="44FF47EC" w14:textId="35D3AACF" w:rsidR="0083079E" w:rsidRPr="0083079E" w:rsidRDefault="0083079E" w:rsidP="00323886">
      <w:pPr>
        <w:pStyle w:val="Titolo1"/>
      </w:pPr>
      <w:bookmarkStart w:id="94" w:name="_Toc238751527"/>
      <w:r w:rsidRPr="0083079E">
        <w:lastRenderedPageBreak/>
        <w:t>VALUTAZIONE DELL'IMPATTO</w:t>
      </w:r>
      <w:r w:rsidR="0060660A">
        <w:t xml:space="preserve"> INERENTE</w:t>
      </w:r>
      <w:bookmarkEnd w:id="94"/>
    </w:p>
    <w:p w14:paraId="69C54033" w14:textId="77777777" w:rsidR="00C151D4" w:rsidRPr="00C151D4" w:rsidRDefault="00C151D4" w:rsidP="00C151D4">
      <w:r w:rsidRPr="00C151D4">
        <w:t>L’impatto inerente rappresenta la gravità delle conseguenze potenziali derivanti dal verificarsi dello scenario di rischio, valutata senza considerare l’effetto delle misure di sicurezza, delle capacità di risposta e delle ulteriori misure di mitigazione implementate.</w:t>
      </w:r>
    </w:p>
    <w:p w14:paraId="4F3CC436" w14:textId="77777777" w:rsidR="00C151D4" w:rsidRPr="00C151D4" w:rsidRDefault="00C151D4" w:rsidP="00C151D4">
      <w:r w:rsidRPr="00C151D4">
        <w:t>La determinazione dell’impatto inerente è effettuata sulla base dei risultati della Business Impact Analysis del servizio, processo o ambito oggetto di valutazione.</w:t>
      </w:r>
    </w:p>
    <w:p w14:paraId="69402F32" w14:textId="77777777" w:rsidR="00C151D4" w:rsidRPr="00C151D4" w:rsidRDefault="00C151D4" w:rsidP="00C151D4">
      <w:r w:rsidRPr="00C151D4">
        <w:t>La Business Impact Analysis costituisce pertanto la fonte primaria dei valori di impatto utilizzati nel Cyber Risk Assessment e deve fornire, per ciascun servizio o processo analizzato, i livelli di impatto associati alle seguenti dimensioni:</w:t>
      </w:r>
    </w:p>
    <w:p w14:paraId="5E5F7A5D" w14:textId="77777777" w:rsidR="00C151D4" w:rsidRPr="00C151D4" w:rsidRDefault="00C151D4" w:rsidP="00510D61">
      <w:pPr>
        <w:numPr>
          <w:ilvl w:val="0"/>
          <w:numId w:val="22"/>
        </w:numPr>
      </w:pPr>
      <w:r w:rsidRPr="00C151D4">
        <w:t>impatto economico;</w:t>
      </w:r>
    </w:p>
    <w:p w14:paraId="0FE61C87" w14:textId="77777777" w:rsidR="00C151D4" w:rsidRPr="00C151D4" w:rsidRDefault="00C151D4" w:rsidP="00510D61">
      <w:pPr>
        <w:numPr>
          <w:ilvl w:val="0"/>
          <w:numId w:val="22"/>
        </w:numPr>
      </w:pPr>
      <w:r w:rsidRPr="00C151D4">
        <w:t>impatto reputazionale;</w:t>
      </w:r>
    </w:p>
    <w:p w14:paraId="09E11940" w14:textId="77777777" w:rsidR="00C151D4" w:rsidRPr="00C151D4" w:rsidRDefault="00C151D4" w:rsidP="00510D61">
      <w:pPr>
        <w:numPr>
          <w:ilvl w:val="0"/>
          <w:numId w:val="22"/>
        </w:numPr>
      </w:pPr>
      <w:r w:rsidRPr="00C151D4">
        <w:t>impatto normativo e regolamentare;</w:t>
      </w:r>
    </w:p>
    <w:p w14:paraId="1B925430" w14:textId="77777777" w:rsidR="00C151D4" w:rsidRPr="00C151D4" w:rsidRDefault="00C151D4" w:rsidP="00510D61">
      <w:pPr>
        <w:numPr>
          <w:ilvl w:val="0"/>
          <w:numId w:val="22"/>
        </w:numPr>
      </w:pPr>
      <w:r w:rsidRPr="00C151D4">
        <w:t>impatto operativo.</w:t>
      </w:r>
    </w:p>
    <w:p w14:paraId="57B48828" w14:textId="77777777" w:rsidR="00C151D4" w:rsidRPr="00C151D4" w:rsidRDefault="00C151D4" w:rsidP="00C151D4">
      <w:r w:rsidRPr="00C151D4">
        <w:t>Per ciascun profilo di impatto devono essere resi disponibili valori distinti riferiti alla compromissione della:</w:t>
      </w:r>
    </w:p>
    <w:p w14:paraId="43D854C0" w14:textId="77777777" w:rsidR="00C151D4" w:rsidRPr="00C151D4" w:rsidRDefault="00C151D4" w:rsidP="00510D61">
      <w:pPr>
        <w:numPr>
          <w:ilvl w:val="0"/>
          <w:numId w:val="23"/>
        </w:numPr>
      </w:pPr>
      <w:r w:rsidRPr="00C151D4">
        <w:rPr>
          <w:b/>
          <w:bCs/>
        </w:rPr>
        <w:t>Riservatezza, R</w:t>
      </w:r>
      <w:r w:rsidRPr="00C151D4">
        <w:t>;</w:t>
      </w:r>
    </w:p>
    <w:p w14:paraId="5D382B01" w14:textId="77777777" w:rsidR="00C151D4" w:rsidRPr="00C151D4" w:rsidRDefault="00C151D4" w:rsidP="00510D61">
      <w:pPr>
        <w:numPr>
          <w:ilvl w:val="0"/>
          <w:numId w:val="23"/>
        </w:numPr>
      </w:pPr>
      <w:r w:rsidRPr="00C151D4">
        <w:rPr>
          <w:b/>
          <w:bCs/>
        </w:rPr>
        <w:t>Integrità, I</w:t>
      </w:r>
      <w:r w:rsidRPr="00C151D4">
        <w:t>;</w:t>
      </w:r>
    </w:p>
    <w:p w14:paraId="4ED6BCB9" w14:textId="77777777" w:rsidR="00C151D4" w:rsidRPr="00C151D4" w:rsidRDefault="00C151D4" w:rsidP="00510D61">
      <w:pPr>
        <w:numPr>
          <w:ilvl w:val="0"/>
          <w:numId w:val="23"/>
        </w:numPr>
      </w:pPr>
      <w:r w:rsidRPr="00C151D4">
        <w:rPr>
          <w:b/>
          <w:bCs/>
        </w:rPr>
        <w:t>Disponibilità, D</w:t>
      </w:r>
      <w:r w:rsidRPr="00C151D4">
        <w:t>.</w:t>
      </w:r>
    </w:p>
    <w:p w14:paraId="1F12EC9C" w14:textId="77777777" w:rsidR="00C151D4" w:rsidRPr="00C151D4" w:rsidRDefault="00C151D4" w:rsidP="00C151D4">
      <w:r w:rsidRPr="00C151D4">
        <w:t>Il Cyber Risk Assessment non modifica i valori risultanti dalla BIA, ma li utilizza per determinare l’impatto inerente dello specifico scenario di rischio in funzione delle proprietà di sicurezza interessate dal Threat Event.</w:t>
      </w:r>
    </w:p>
    <w:p w14:paraId="480E6781" w14:textId="3E45D264" w:rsidR="00C151D4" w:rsidRPr="00CD4F64" w:rsidRDefault="009465C1" w:rsidP="00CD4F64">
      <w:pPr>
        <w:pStyle w:val="Titolo2"/>
        <w:rPr>
          <w:lang w:val="it-IT"/>
        </w:rPr>
      </w:pPr>
      <w:bookmarkStart w:id="95" w:name="_Toc238751528"/>
      <w:r w:rsidRPr="00CD4F64">
        <w:rPr>
          <w:caps w:val="0"/>
          <w:lang w:val="it-IT"/>
        </w:rPr>
        <w:t>MATRICE DEGLI IMPATTI FORNITA DALLA BIA</w:t>
      </w:r>
      <w:bookmarkEnd w:id="95"/>
    </w:p>
    <w:p w14:paraId="6BA5AB88" w14:textId="77777777" w:rsidR="00C151D4" w:rsidRDefault="00C151D4" w:rsidP="00C151D4">
      <w:r w:rsidRPr="00C151D4">
        <w:t>L’output della Business Impact Analysis deve rendere disponibili almeno i seguenti valori:</w:t>
      </w:r>
    </w:p>
    <w:tbl>
      <w:tblPr>
        <w:tblStyle w:val="Grigliatabella"/>
        <w:tblW w:w="7256"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14"/>
        <w:gridCol w:w="1814"/>
        <w:gridCol w:w="1814"/>
        <w:gridCol w:w="1814"/>
      </w:tblGrid>
      <w:tr w:rsidR="00CD4F64" w:rsidRPr="00FE5FF2" w14:paraId="2E0C051B" w14:textId="77777777" w:rsidTr="00CD4F64">
        <w:trPr>
          <w:trHeight w:val="20"/>
          <w:tblHeader/>
        </w:trPr>
        <w:tc>
          <w:tcPr>
            <w:tcW w:w="1814" w:type="dxa"/>
            <w:vAlign w:val="center"/>
          </w:tcPr>
          <w:p w14:paraId="004042E0" w14:textId="2B984A4D" w:rsidR="00CD4F64" w:rsidRPr="00CD4F64" w:rsidRDefault="00CD4F64" w:rsidP="00CD4F64">
            <w:pPr>
              <w:spacing w:before="60" w:afterLines="60" w:after="144"/>
              <w:rPr>
                <w:rFonts w:asciiTheme="majorHAnsi" w:eastAsia="Times New Roman" w:hAnsiTheme="majorHAnsi" w:cs="Times New Roman"/>
                <w:b/>
                <w:bCs/>
                <w:color w:val="C51B88" w:themeColor="accent1"/>
                <w:szCs w:val="18"/>
                <w:lang w:eastAsia="it-IT"/>
              </w:rPr>
            </w:pPr>
            <w:r w:rsidRPr="00CD4F64">
              <w:rPr>
                <w:b/>
                <w:bCs/>
                <w:color w:val="C51B88" w:themeColor="accent1"/>
              </w:rPr>
              <w:t>Profilo di impatto</w:t>
            </w:r>
          </w:p>
        </w:tc>
        <w:tc>
          <w:tcPr>
            <w:tcW w:w="1814" w:type="dxa"/>
            <w:vAlign w:val="center"/>
          </w:tcPr>
          <w:p w14:paraId="3C522BD2" w14:textId="0C6742F8" w:rsidR="00CD4F64" w:rsidRPr="00CD4F64" w:rsidRDefault="00CD4F64" w:rsidP="00CD4F64">
            <w:pPr>
              <w:spacing w:before="60" w:afterLines="60" w:after="144"/>
              <w:rPr>
                <w:rFonts w:asciiTheme="majorHAnsi" w:eastAsia="Times New Roman" w:hAnsiTheme="majorHAnsi" w:cs="Times New Roman"/>
                <w:b/>
                <w:bCs/>
                <w:color w:val="C51B88" w:themeColor="accent1"/>
                <w:szCs w:val="18"/>
                <w:lang w:eastAsia="it-IT"/>
              </w:rPr>
            </w:pPr>
            <w:r w:rsidRPr="00CD4F64">
              <w:rPr>
                <w:b/>
                <w:bCs/>
                <w:color w:val="C51B88" w:themeColor="accent1"/>
              </w:rPr>
              <w:t>Riservatezza, R</w:t>
            </w:r>
          </w:p>
        </w:tc>
        <w:tc>
          <w:tcPr>
            <w:tcW w:w="1814" w:type="dxa"/>
            <w:vAlign w:val="center"/>
          </w:tcPr>
          <w:p w14:paraId="3767E3B8" w14:textId="7080D325" w:rsidR="00CD4F64" w:rsidRPr="00CD4F64" w:rsidRDefault="00CD4F64" w:rsidP="00CD4F64">
            <w:pPr>
              <w:spacing w:before="60" w:afterLines="60" w:after="144"/>
              <w:rPr>
                <w:rFonts w:asciiTheme="majorHAnsi" w:eastAsia="Times New Roman" w:hAnsiTheme="majorHAnsi" w:cs="Times New Roman"/>
                <w:b/>
                <w:bCs/>
                <w:color w:val="C51B88" w:themeColor="accent1"/>
                <w:szCs w:val="18"/>
                <w:lang w:eastAsia="it-IT"/>
              </w:rPr>
            </w:pPr>
            <w:r w:rsidRPr="00CD4F64">
              <w:rPr>
                <w:b/>
                <w:bCs/>
                <w:color w:val="C51B88" w:themeColor="accent1"/>
              </w:rPr>
              <w:t>Integrità, I</w:t>
            </w:r>
          </w:p>
        </w:tc>
        <w:tc>
          <w:tcPr>
            <w:tcW w:w="1814" w:type="dxa"/>
            <w:vAlign w:val="center"/>
          </w:tcPr>
          <w:p w14:paraId="2797D633" w14:textId="19313558" w:rsidR="00CD4F64" w:rsidRPr="00CD4F64" w:rsidRDefault="00CD4F64" w:rsidP="00CD4F64">
            <w:pPr>
              <w:spacing w:before="60" w:afterLines="60" w:after="144"/>
              <w:rPr>
                <w:rFonts w:asciiTheme="majorHAnsi" w:eastAsia="Times New Roman" w:hAnsiTheme="majorHAnsi" w:cs="Times New Roman"/>
                <w:b/>
                <w:bCs/>
                <w:color w:val="C51B88" w:themeColor="accent1"/>
                <w:szCs w:val="18"/>
                <w:lang w:eastAsia="it-IT"/>
              </w:rPr>
            </w:pPr>
            <w:r w:rsidRPr="00CD4F64">
              <w:rPr>
                <w:b/>
                <w:bCs/>
                <w:color w:val="C51B88" w:themeColor="accent1"/>
              </w:rPr>
              <w:t>Disponibilità, D</w:t>
            </w:r>
          </w:p>
        </w:tc>
      </w:tr>
      <w:tr w:rsidR="00CD4F64" w:rsidRPr="00FE5FF2" w14:paraId="4B3616BC" w14:textId="77777777" w:rsidTr="00CD4F64">
        <w:trPr>
          <w:trHeight w:val="20"/>
        </w:trPr>
        <w:tc>
          <w:tcPr>
            <w:tcW w:w="1814" w:type="dxa"/>
            <w:vAlign w:val="center"/>
          </w:tcPr>
          <w:p w14:paraId="1C392B27" w14:textId="0FD83109" w:rsidR="00CD4F64" w:rsidRPr="00FE5FF2" w:rsidRDefault="00CD4F64" w:rsidP="00CD4F64">
            <w:pPr>
              <w:spacing w:before="60" w:afterLines="60" w:after="144"/>
              <w:rPr>
                <w:rFonts w:asciiTheme="majorHAnsi" w:eastAsia="Times New Roman" w:hAnsiTheme="majorHAnsi" w:cs="Times New Roman"/>
                <w:szCs w:val="18"/>
                <w:lang w:eastAsia="it-IT"/>
              </w:rPr>
            </w:pPr>
            <w:r w:rsidRPr="00C151D4">
              <w:t>Economico</w:t>
            </w:r>
          </w:p>
        </w:tc>
        <w:tc>
          <w:tcPr>
            <w:tcW w:w="1814" w:type="dxa"/>
            <w:vAlign w:val="center"/>
          </w:tcPr>
          <w:p w14:paraId="583936DB" w14:textId="73DDE55B" w:rsidR="00CD4F64" w:rsidRPr="00FE5FF2" w:rsidRDefault="00CD4F64" w:rsidP="00CD4F64">
            <w:pPr>
              <w:spacing w:before="60" w:afterLines="60" w:after="144"/>
              <w:rPr>
                <w:rFonts w:asciiTheme="majorHAnsi" w:eastAsia="Times New Roman" w:hAnsiTheme="majorHAnsi" w:cs="Times New Roman"/>
                <w:szCs w:val="18"/>
                <w:lang w:eastAsia="it-IT"/>
              </w:rPr>
            </w:pPr>
            <w:r w:rsidRPr="00C151D4">
              <w:t>IECO,R</w:t>
            </w:r>
          </w:p>
        </w:tc>
        <w:tc>
          <w:tcPr>
            <w:tcW w:w="1814" w:type="dxa"/>
            <w:vAlign w:val="center"/>
          </w:tcPr>
          <w:p w14:paraId="25FA5889" w14:textId="22B4D204" w:rsidR="00CD4F64" w:rsidRPr="00FE5FF2" w:rsidRDefault="00CD4F64" w:rsidP="00CD4F64">
            <w:pPr>
              <w:spacing w:before="60" w:afterLines="60" w:after="144"/>
              <w:rPr>
                <w:rFonts w:asciiTheme="majorHAnsi" w:eastAsia="Times New Roman" w:hAnsiTheme="majorHAnsi" w:cs="Times New Roman"/>
                <w:szCs w:val="18"/>
                <w:lang w:eastAsia="it-IT"/>
              </w:rPr>
            </w:pPr>
            <w:r w:rsidRPr="00C151D4">
              <w:t>IECO,I</w:t>
            </w:r>
          </w:p>
        </w:tc>
        <w:tc>
          <w:tcPr>
            <w:tcW w:w="1814" w:type="dxa"/>
            <w:vAlign w:val="center"/>
          </w:tcPr>
          <w:p w14:paraId="1023459B" w14:textId="0DE9A3F8" w:rsidR="00CD4F64" w:rsidRPr="00FE5FF2" w:rsidRDefault="00CD4F64" w:rsidP="00CD4F64">
            <w:pPr>
              <w:spacing w:before="60" w:afterLines="60" w:after="144"/>
              <w:rPr>
                <w:rFonts w:asciiTheme="majorHAnsi" w:eastAsia="Times New Roman" w:hAnsiTheme="majorHAnsi" w:cs="Times New Roman"/>
                <w:szCs w:val="18"/>
                <w:lang w:eastAsia="it-IT"/>
              </w:rPr>
            </w:pPr>
            <w:r w:rsidRPr="00C151D4">
              <w:t>IECO,D</w:t>
            </w:r>
          </w:p>
        </w:tc>
      </w:tr>
      <w:tr w:rsidR="00CD4F64" w:rsidRPr="00FE5FF2" w14:paraId="09631197" w14:textId="77777777" w:rsidTr="00CD4F64">
        <w:trPr>
          <w:trHeight w:val="20"/>
        </w:trPr>
        <w:tc>
          <w:tcPr>
            <w:tcW w:w="1814" w:type="dxa"/>
            <w:vAlign w:val="center"/>
          </w:tcPr>
          <w:p w14:paraId="3DFD9B9C" w14:textId="574423A1" w:rsidR="00CD4F64" w:rsidRPr="00FE5FF2" w:rsidRDefault="00CD4F64" w:rsidP="00CD4F64">
            <w:pPr>
              <w:spacing w:before="60" w:afterLines="60" w:after="144"/>
              <w:rPr>
                <w:rFonts w:asciiTheme="majorHAnsi" w:eastAsia="Times New Roman" w:hAnsiTheme="majorHAnsi" w:cs="Times New Roman"/>
                <w:szCs w:val="18"/>
                <w:lang w:eastAsia="it-IT"/>
              </w:rPr>
            </w:pPr>
            <w:r w:rsidRPr="00C151D4">
              <w:t>Reputazionale</w:t>
            </w:r>
          </w:p>
        </w:tc>
        <w:tc>
          <w:tcPr>
            <w:tcW w:w="1814" w:type="dxa"/>
            <w:vAlign w:val="center"/>
          </w:tcPr>
          <w:p w14:paraId="4547925A" w14:textId="6C17BCB7" w:rsidR="00CD4F64" w:rsidRPr="00FE5FF2" w:rsidRDefault="00CD4F64" w:rsidP="00CD4F64">
            <w:pPr>
              <w:spacing w:before="60" w:afterLines="60" w:after="144"/>
              <w:rPr>
                <w:rFonts w:asciiTheme="majorHAnsi" w:eastAsia="Times New Roman" w:hAnsiTheme="majorHAnsi" w:cs="Times New Roman"/>
                <w:szCs w:val="18"/>
                <w:lang w:eastAsia="it-IT"/>
              </w:rPr>
            </w:pPr>
            <w:r w:rsidRPr="00C151D4">
              <w:t>IREP,R</w:t>
            </w:r>
          </w:p>
        </w:tc>
        <w:tc>
          <w:tcPr>
            <w:tcW w:w="1814" w:type="dxa"/>
            <w:vAlign w:val="center"/>
          </w:tcPr>
          <w:p w14:paraId="65C66900" w14:textId="65AFA187" w:rsidR="00CD4F64" w:rsidRPr="00FE5FF2" w:rsidRDefault="00CD4F64" w:rsidP="00CD4F64">
            <w:pPr>
              <w:spacing w:before="60" w:afterLines="60" w:after="144"/>
              <w:rPr>
                <w:rFonts w:asciiTheme="majorHAnsi" w:eastAsia="Times New Roman" w:hAnsiTheme="majorHAnsi" w:cs="Times New Roman"/>
                <w:szCs w:val="18"/>
                <w:lang w:eastAsia="it-IT"/>
              </w:rPr>
            </w:pPr>
            <w:r w:rsidRPr="00C151D4">
              <w:t>IREP,I</w:t>
            </w:r>
          </w:p>
        </w:tc>
        <w:tc>
          <w:tcPr>
            <w:tcW w:w="1814" w:type="dxa"/>
            <w:vAlign w:val="center"/>
          </w:tcPr>
          <w:p w14:paraId="07B70AD5" w14:textId="1DD4AB5C" w:rsidR="00CD4F64" w:rsidRPr="00FE5FF2" w:rsidRDefault="00CD4F64" w:rsidP="00CD4F64">
            <w:pPr>
              <w:spacing w:before="60" w:afterLines="60" w:after="144"/>
              <w:rPr>
                <w:rFonts w:asciiTheme="majorHAnsi" w:eastAsia="Times New Roman" w:hAnsiTheme="majorHAnsi" w:cs="Times New Roman"/>
                <w:szCs w:val="18"/>
                <w:lang w:eastAsia="it-IT"/>
              </w:rPr>
            </w:pPr>
            <w:r w:rsidRPr="00C151D4">
              <w:t>IREP,D</w:t>
            </w:r>
          </w:p>
        </w:tc>
      </w:tr>
      <w:tr w:rsidR="00CD4F64" w:rsidRPr="00FE5FF2" w14:paraId="70E031FE" w14:textId="77777777" w:rsidTr="00CD4F64">
        <w:trPr>
          <w:trHeight w:val="20"/>
        </w:trPr>
        <w:tc>
          <w:tcPr>
            <w:tcW w:w="1814" w:type="dxa"/>
            <w:vAlign w:val="center"/>
          </w:tcPr>
          <w:p w14:paraId="20297844" w14:textId="02BEB0CF" w:rsidR="00CD4F64" w:rsidRPr="00FE5FF2" w:rsidRDefault="00CD4F64" w:rsidP="00CD4F64">
            <w:pPr>
              <w:spacing w:before="60" w:afterLines="60" w:after="144"/>
              <w:rPr>
                <w:rFonts w:asciiTheme="majorHAnsi" w:eastAsia="Times New Roman" w:hAnsiTheme="majorHAnsi" w:cs="Times New Roman"/>
                <w:szCs w:val="18"/>
                <w:lang w:eastAsia="it-IT"/>
              </w:rPr>
            </w:pPr>
            <w:r w:rsidRPr="00C151D4">
              <w:t>Normativo e regolamentare</w:t>
            </w:r>
          </w:p>
        </w:tc>
        <w:tc>
          <w:tcPr>
            <w:tcW w:w="1814" w:type="dxa"/>
            <w:vAlign w:val="center"/>
          </w:tcPr>
          <w:p w14:paraId="71F79713" w14:textId="68919424" w:rsidR="00CD4F64" w:rsidRPr="00FE5FF2" w:rsidRDefault="00CD4F64" w:rsidP="00CD4F64">
            <w:pPr>
              <w:spacing w:before="60" w:afterLines="60" w:after="144"/>
              <w:rPr>
                <w:rFonts w:asciiTheme="majorHAnsi" w:eastAsia="Times New Roman" w:hAnsiTheme="majorHAnsi" w:cs="Times New Roman"/>
                <w:szCs w:val="18"/>
                <w:lang w:eastAsia="it-IT"/>
              </w:rPr>
            </w:pPr>
            <w:r w:rsidRPr="00C151D4">
              <w:t>INORM,R</w:t>
            </w:r>
          </w:p>
        </w:tc>
        <w:tc>
          <w:tcPr>
            <w:tcW w:w="1814" w:type="dxa"/>
            <w:vAlign w:val="center"/>
          </w:tcPr>
          <w:p w14:paraId="426BB3F4" w14:textId="33ED29F5" w:rsidR="00CD4F64" w:rsidRPr="00FE5FF2" w:rsidRDefault="00CD4F64" w:rsidP="00CD4F64">
            <w:pPr>
              <w:spacing w:before="60" w:afterLines="60" w:after="144"/>
              <w:rPr>
                <w:rFonts w:asciiTheme="majorHAnsi" w:eastAsia="Times New Roman" w:hAnsiTheme="majorHAnsi" w:cs="Times New Roman"/>
                <w:szCs w:val="18"/>
                <w:lang w:eastAsia="it-IT"/>
              </w:rPr>
            </w:pPr>
            <w:r w:rsidRPr="00C151D4">
              <w:t>INORM,I</w:t>
            </w:r>
          </w:p>
        </w:tc>
        <w:tc>
          <w:tcPr>
            <w:tcW w:w="1814" w:type="dxa"/>
            <w:vAlign w:val="center"/>
          </w:tcPr>
          <w:p w14:paraId="38E381D1" w14:textId="2C6F76AB" w:rsidR="00CD4F64" w:rsidRPr="00FE5FF2" w:rsidRDefault="00CD4F64" w:rsidP="00CD4F64">
            <w:pPr>
              <w:spacing w:before="60" w:afterLines="60" w:after="144"/>
              <w:rPr>
                <w:rFonts w:asciiTheme="majorHAnsi" w:eastAsia="Times New Roman" w:hAnsiTheme="majorHAnsi" w:cs="Times New Roman"/>
                <w:szCs w:val="18"/>
                <w:lang w:eastAsia="it-IT"/>
              </w:rPr>
            </w:pPr>
            <w:r w:rsidRPr="00C151D4">
              <w:t>INORM,D</w:t>
            </w:r>
          </w:p>
        </w:tc>
      </w:tr>
      <w:tr w:rsidR="00CD4F64" w:rsidRPr="00FE5FF2" w14:paraId="298A907D" w14:textId="77777777" w:rsidTr="00CD4F64">
        <w:trPr>
          <w:trHeight w:val="20"/>
        </w:trPr>
        <w:tc>
          <w:tcPr>
            <w:tcW w:w="1814" w:type="dxa"/>
            <w:vAlign w:val="center"/>
          </w:tcPr>
          <w:p w14:paraId="2E83D78F" w14:textId="4B284FB8" w:rsidR="00CD4F64" w:rsidRPr="00FE5FF2" w:rsidRDefault="00CD4F64" w:rsidP="00CD4F64">
            <w:pPr>
              <w:spacing w:before="60" w:afterLines="60" w:after="144"/>
              <w:rPr>
                <w:rFonts w:asciiTheme="majorHAnsi" w:eastAsia="Times New Roman" w:hAnsiTheme="majorHAnsi" w:cs="Times New Roman"/>
                <w:szCs w:val="18"/>
                <w:lang w:eastAsia="it-IT"/>
              </w:rPr>
            </w:pPr>
            <w:r w:rsidRPr="00C151D4">
              <w:t>Operativo</w:t>
            </w:r>
          </w:p>
        </w:tc>
        <w:tc>
          <w:tcPr>
            <w:tcW w:w="1814" w:type="dxa"/>
            <w:vAlign w:val="center"/>
          </w:tcPr>
          <w:p w14:paraId="12F1517C" w14:textId="64871843" w:rsidR="00CD4F64" w:rsidRPr="00FE5FF2" w:rsidRDefault="00CD4F64" w:rsidP="00CD4F64">
            <w:pPr>
              <w:spacing w:before="60" w:afterLines="60" w:after="144"/>
              <w:rPr>
                <w:rFonts w:asciiTheme="majorHAnsi" w:eastAsia="Times New Roman" w:hAnsiTheme="majorHAnsi" w:cs="Times New Roman"/>
                <w:szCs w:val="18"/>
                <w:lang w:eastAsia="it-IT"/>
              </w:rPr>
            </w:pPr>
            <w:r w:rsidRPr="00C151D4">
              <w:t>IOP,R</w:t>
            </w:r>
          </w:p>
        </w:tc>
        <w:tc>
          <w:tcPr>
            <w:tcW w:w="1814" w:type="dxa"/>
            <w:vAlign w:val="center"/>
          </w:tcPr>
          <w:p w14:paraId="4ECFAEEE" w14:textId="2DBABB0D" w:rsidR="00CD4F64" w:rsidRPr="00FE5FF2" w:rsidRDefault="00CD4F64" w:rsidP="00CD4F64">
            <w:pPr>
              <w:spacing w:before="60" w:afterLines="60" w:after="144"/>
              <w:rPr>
                <w:rFonts w:asciiTheme="majorHAnsi" w:eastAsia="Times New Roman" w:hAnsiTheme="majorHAnsi" w:cs="Times New Roman"/>
                <w:szCs w:val="18"/>
                <w:lang w:eastAsia="it-IT"/>
              </w:rPr>
            </w:pPr>
            <w:r w:rsidRPr="00C151D4">
              <w:t>IOP,I</w:t>
            </w:r>
          </w:p>
        </w:tc>
        <w:tc>
          <w:tcPr>
            <w:tcW w:w="1814" w:type="dxa"/>
            <w:vAlign w:val="center"/>
          </w:tcPr>
          <w:p w14:paraId="1076B2BC" w14:textId="6FA6AD19" w:rsidR="00CD4F64" w:rsidRPr="00FE5FF2" w:rsidRDefault="00CD4F64" w:rsidP="00CD4F64">
            <w:pPr>
              <w:spacing w:before="60" w:afterLines="60" w:after="144"/>
              <w:rPr>
                <w:rFonts w:asciiTheme="majorHAnsi" w:eastAsia="Times New Roman" w:hAnsiTheme="majorHAnsi" w:cs="Times New Roman"/>
                <w:szCs w:val="18"/>
                <w:lang w:eastAsia="it-IT"/>
              </w:rPr>
            </w:pPr>
            <w:r w:rsidRPr="00C151D4">
              <w:t>IOP,D</w:t>
            </w:r>
          </w:p>
        </w:tc>
      </w:tr>
    </w:tbl>
    <w:p w14:paraId="4369E5DE" w14:textId="77777777" w:rsidR="00CD4F64" w:rsidRDefault="00CD4F64" w:rsidP="00C151D4"/>
    <w:p w14:paraId="2C1A58FF" w14:textId="77777777" w:rsidR="00C151D4" w:rsidRDefault="00C151D4" w:rsidP="00C151D4">
      <w:r w:rsidRPr="00C151D4">
        <w:t>Ciascun valore è espresso utilizzando la scala qualitativa a cinque livelli adottata dal Gruppo.</w:t>
      </w:r>
    </w:p>
    <w:tbl>
      <w:tblPr>
        <w:tblStyle w:val="Grigliatabella"/>
        <w:tblW w:w="8900"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14"/>
        <w:gridCol w:w="1814"/>
        <w:gridCol w:w="5272"/>
      </w:tblGrid>
      <w:tr w:rsidR="00CD4F64" w:rsidRPr="00FE5FF2" w14:paraId="581FA328" w14:textId="77777777" w:rsidTr="00CD4F64">
        <w:trPr>
          <w:trHeight w:val="20"/>
          <w:tblHeader/>
        </w:trPr>
        <w:tc>
          <w:tcPr>
            <w:tcW w:w="1814" w:type="dxa"/>
            <w:vAlign w:val="center"/>
          </w:tcPr>
          <w:p w14:paraId="0C37B29C" w14:textId="2F49E011" w:rsidR="00CD4F64" w:rsidRPr="00CD4F64" w:rsidRDefault="00CD4F64" w:rsidP="00CD4F64">
            <w:pPr>
              <w:spacing w:before="60" w:afterLines="60" w:after="144"/>
              <w:rPr>
                <w:b/>
                <w:bCs/>
                <w:color w:val="C51B88" w:themeColor="accent1"/>
              </w:rPr>
            </w:pPr>
            <w:r w:rsidRPr="00CD4F64">
              <w:rPr>
                <w:b/>
                <w:bCs/>
                <w:color w:val="C51B88" w:themeColor="accent1"/>
              </w:rPr>
              <w:lastRenderedPageBreak/>
              <w:t>Livello</w:t>
            </w:r>
          </w:p>
        </w:tc>
        <w:tc>
          <w:tcPr>
            <w:tcW w:w="1814" w:type="dxa"/>
            <w:vAlign w:val="center"/>
          </w:tcPr>
          <w:p w14:paraId="4FCBC2A5" w14:textId="4025C232" w:rsidR="00CD4F64" w:rsidRPr="00CD4F64" w:rsidRDefault="00CD4F64" w:rsidP="00CD4F64">
            <w:pPr>
              <w:spacing w:before="60" w:afterLines="60" w:after="144"/>
              <w:rPr>
                <w:b/>
                <w:bCs/>
                <w:color w:val="C51B88" w:themeColor="accent1"/>
              </w:rPr>
            </w:pPr>
            <w:r w:rsidRPr="00CD4F64">
              <w:rPr>
                <w:b/>
                <w:bCs/>
                <w:color w:val="C51B88" w:themeColor="accent1"/>
              </w:rPr>
              <w:t>Valore</w:t>
            </w:r>
          </w:p>
        </w:tc>
        <w:tc>
          <w:tcPr>
            <w:tcW w:w="5272" w:type="dxa"/>
            <w:vAlign w:val="center"/>
          </w:tcPr>
          <w:p w14:paraId="56F701B7" w14:textId="0397BFB9" w:rsidR="00CD4F64" w:rsidRPr="00CD4F64" w:rsidRDefault="00CD4F64" w:rsidP="00CD4F64">
            <w:pPr>
              <w:spacing w:before="60" w:afterLines="60" w:after="144"/>
              <w:rPr>
                <w:b/>
                <w:bCs/>
                <w:color w:val="C51B88" w:themeColor="accent1"/>
              </w:rPr>
            </w:pPr>
            <w:r w:rsidRPr="00CD4F64">
              <w:rPr>
                <w:b/>
                <w:bCs/>
                <w:color w:val="C51B88" w:themeColor="accent1"/>
              </w:rPr>
              <w:t>Descrizione generale</w:t>
            </w:r>
          </w:p>
        </w:tc>
      </w:tr>
      <w:tr w:rsidR="00CD4F64" w:rsidRPr="00FE5FF2" w14:paraId="12B3E7A4" w14:textId="77777777" w:rsidTr="00CD4F64">
        <w:trPr>
          <w:trHeight w:val="20"/>
        </w:trPr>
        <w:tc>
          <w:tcPr>
            <w:tcW w:w="1814" w:type="dxa"/>
            <w:vAlign w:val="center"/>
          </w:tcPr>
          <w:p w14:paraId="386A9492" w14:textId="6FA2E197" w:rsidR="00CD4F64" w:rsidRPr="00C151D4" w:rsidRDefault="00CD4F64" w:rsidP="00CD4F64">
            <w:pPr>
              <w:spacing w:before="60" w:afterLines="60" w:after="144"/>
            </w:pPr>
            <w:r w:rsidRPr="00C151D4">
              <w:t>Trascurabile</w:t>
            </w:r>
          </w:p>
        </w:tc>
        <w:tc>
          <w:tcPr>
            <w:tcW w:w="1814" w:type="dxa"/>
            <w:vAlign w:val="center"/>
          </w:tcPr>
          <w:p w14:paraId="6BD28339" w14:textId="56B53F56" w:rsidR="00CD4F64" w:rsidRPr="00C151D4" w:rsidRDefault="00CD4F64" w:rsidP="00CD4F64">
            <w:pPr>
              <w:spacing w:before="60" w:afterLines="60" w:after="144"/>
            </w:pPr>
            <w:r w:rsidRPr="00C151D4">
              <w:t>1</w:t>
            </w:r>
          </w:p>
        </w:tc>
        <w:tc>
          <w:tcPr>
            <w:tcW w:w="5272" w:type="dxa"/>
            <w:vAlign w:val="center"/>
          </w:tcPr>
          <w:p w14:paraId="060107EA" w14:textId="024BAC39" w:rsidR="00CD4F64" w:rsidRPr="00C151D4" w:rsidRDefault="00CD4F64" w:rsidP="00CD4F64">
            <w:pPr>
              <w:spacing w:before="60" w:afterLines="60" w:after="144"/>
            </w:pPr>
            <w:r w:rsidRPr="00C151D4">
              <w:t>Conseguenze non significative o facilmente assorbibili nell’ordinaria operatività</w:t>
            </w:r>
          </w:p>
        </w:tc>
      </w:tr>
      <w:tr w:rsidR="00CD4F64" w:rsidRPr="00FE5FF2" w14:paraId="12FE37A6" w14:textId="77777777" w:rsidTr="00CD4F64">
        <w:trPr>
          <w:trHeight w:val="20"/>
        </w:trPr>
        <w:tc>
          <w:tcPr>
            <w:tcW w:w="1814" w:type="dxa"/>
            <w:vAlign w:val="center"/>
          </w:tcPr>
          <w:p w14:paraId="09878FA0" w14:textId="2C1AC25A" w:rsidR="00CD4F64" w:rsidRPr="00C151D4" w:rsidRDefault="00CD4F64" w:rsidP="00CD4F64">
            <w:pPr>
              <w:spacing w:before="60" w:afterLines="60" w:after="144"/>
            </w:pPr>
            <w:r w:rsidRPr="00C151D4">
              <w:t>Contenuto</w:t>
            </w:r>
          </w:p>
        </w:tc>
        <w:tc>
          <w:tcPr>
            <w:tcW w:w="1814" w:type="dxa"/>
            <w:vAlign w:val="center"/>
          </w:tcPr>
          <w:p w14:paraId="309D98F6" w14:textId="199EC0A8" w:rsidR="00CD4F64" w:rsidRPr="00C151D4" w:rsidRDefault="00CD4F64" w:rsidP="00CD4F64">
            <w:pPr>
              <w:spacing w:before="60" w:afterLines="60" w:after="144"/>
            </w:pPr>
            <w:r w:rsidRPr="00C151D4">
              <w:t>2</w:t>
            </w:r>
          </w:p>
        </w:tc>
        <w:tc>
          <w:tcPr>
            <w:tcW w:w="5272" w:type="dxa"/>
            <w:vAlign w:val="center"/>
          </w:tcPr>
          <w:p w14:paraId="2901D2CF" w14:textId="7A519BDC" w:rsidR="00CD4F64" w:rsidRPr="00C151D4" w:rsidRDefault="00CD4F64" w:rsidP="00CD4F64">
            <w:pPr>
              <w:spacing w:before="60" w:afterLines="60" w:after="144"/>
            </w:pPr>
            <w:r w:rsidRPr="00C151D4">
              <w:t>Conseguenze limitate e gestibili mediante le normali capacità operative</w:t>
            </w:r>
          </w:p>
        </w:tc>
      </w:tr>
      <w:tr w:rsidR="00CD4F64" w:rsidRPr="00FE5FF2" w14:paraId="7B900338" w14:textId="77777777" w:rsidTr="00CD4F64">
        <w:trPr>
          <w:trHeight w:val="20"/>
        </w:trPr>
        <w:tc>
          <w:tcPr>
            <w:tcW w:w="1814" w:type="dxa"/>
            <w:vAlign w:val="center"/>
          </w:tcPr>
          <w:p w14:paraId="0B28131F" w14:textId="27D534EB" w:rsidR="00CD4F64" w:rsidRPr="00C151D4" w:rsidRDefault="00CD4F64" w:rsidP="00CD4F64">
            <w:pPr>
              <w:spacing w:before="60" w:afterLines="60" w:after="144"/>
            </w:pPr>
            <w:r w:rsidRPr="00C151D4">
              <w:t>Significativo</w:t>
            </w:r>
          </w:p>
        </w:tc>
        <w:tc>
          <w:tcPr>
            <w:tcW w:w="1814" w:type="dxa"/>
            <w:vAlign w:val="center"/>
          </w:tcPr>
          <w:p w14:paraId="1B724788" w14:textId="395BE7B9" w:rsidR="00CD4F64" w:rsidRPr="00C151D4" w:rsidRDefault="00CD4F64" w:rsidP="00CD4F64">
            <w:pPr>
              <w:spacing w:before="60" w:afterLines="60" w:after="144"/>
            </w:pPr>
            <w:r w:rsidRPr="00C151D4">
              <w:t>3</w:t>
            </w:r>
          </w:p>
        </w:tc>
        <w:tc>
          <w:tcPr>
            <w:tcW w:w="5272" w:type="dxa"/>
            <w:vAlign w:val="center"/>
          </w:tcPr>
          <w:p w14:paraId="0A2EF9E3" w14:textId="15D58192" w:rsidR="00CD4F64" w:rsidRPr="00C151D4" w:rsidRDefault="00CD4F64" w:rsidP="00CD4F64">
            <w:pPr>
              <w:spacing w:before="60" w:afterLines="60" w:after="144"/>
            </w:pPr>
            <w:r w:rsidRPr="00C151D4">
              <w:t>Conseguenze apprezzabili che richiedono specifici interventi gestionali</w:t>
            </w:r>
          </w:p>
        </w:tc>
      </w:tr>
      <w:tr w:rsidR="00CD4F64" w:rsidRPr="00FE5FF2" w14:paraId="5F0C3528" w14:textId="77777777" w:rsidTr="00CD4F64">
        <w:trPr>
          <w:trHeight w:val="20"/>
        </w:trPr>
        <w:tc>
          <w:tcPr>
            <w:tcW w:w="1814" w:type="dxa"/>
            <w:vAlign w:val="center"/>
          </w:tcPr>
          <w:p w14:paraId="65F0F13F" w14:textId="3AD87DF4" w:rsidR="00CD4F64" w:rsidRPr="00C151D4" w:rsidRDefault="00CD4F64" w:rsidP="00CD4F64">
            <w:pPr>
              <w:spacing w:before="60" w:afterLines="60" w:after="144"/>
            </w:pPr>
            <w:r w:rsidRPr="00C151D4">
              <w:t>Alto</w:t>
            </w:r>
          </w:p>
        </w:tc>
        <w:tc>
          <w:tcPr>
            <w:tcW w:w="1814" w:type="dxa"/>
            <w:vAlign w:val="center"/>
          </w:tcPr>
          <w:p w14:paraId="6763E1C4" w14:textId="1E64D129" w:rsidR="00CD4F64" w:rsidRPr="00C151D4" w:rsidRDefault="00CD4F64" w:rsidP="00CD4F64">
            <w:pPr>
              <w:spacing w:before="60" w:afterLines="60" w:after="144"/>
            </w:pPr>
            <w:r w:rsidRPr="00C151D4">
              <w:t>4</w:t>
            </w:r>
          </w:p>
        </w:tc>
        <w:tc>
          <w:tcPr>
            <w:tcW w:w="5272" w:type="dxa"/>
            <w:vAlign w:val="center"/>
          </w:tcPr>
          <w:p w14:paraId="7DD8FAE9" w14:textId="1CB8CB5E" w:rsidR="00CD4F64" w:rsidRPr="00C151D4" w:rsidRDefault="00CD4F64" w:rsidP="00CD4F64">
            <w:pPr>
              <w:spacing w:before="60" w:afterLines="60" w:after="144"/>
            </w:pPr>
            <w:r w:rsidRPr="00C151D4">
              <w:t>Conseguenze rilevanti sui servizi, sugli obblighi o sugli obiettivi aziendali</w:t>
            </w:r>
          </w:p>
        </w:tc>
      </w:tr>
      <w:tr w:rsidR="00CD4F64" w:rsidRPr="00FE5FF2" w14:paraId="28E1C03C" w14:textId="77777777" w:rsidTr="00CD4F64">
        <w:trPr>
          <w:trHeight w:val="20"/>
        </w:trPr>
        <w:tc>
          <w:tcPr>
            <w:tcW w:w="1814" w:type="dxa"/>
            <w:vAlign w:val="center"/>
          </w:tcPr>
          <w:p w14:paraId="6941DFA4" w14:textId="77988294" w:rsidR="00CD4F64" w:rsidRPr="00C151D4" w:rsidRDefault="00CD4F64" w:rsidP="00CD4F64">
            <w:pPr>
              <w:spacing w:before="60" w:afterLines="60" w:after="144"/>
            </w:pPr>
            <w:r w:rsidRPr="00C151D4">
              <w:t>Estremo</w:t>
            </w:r>
          </w:p>
        </w:tc>
        <w:tc>
          <w:tcPr>
            <w:tcW w:w="1814" w:type="dxa"/>
            <w:vAlign w:val="center"/>
          </w:tcPr>
          <w:p w14:paraId="1F2D9609" w14:textId="30D65E3A" w:rsidR="00CD4F64" w:rsidRPr="00C151D4" w:rsidRDefault="00CD4F64" w:rsidP="00CD4F64">
            <w:pPr>
              <w:spacing w:before="60" w:afterLines="60" w:after="144"/>
            </w:pPr>
            <w:r w:rsidRPr="00C151D4">
              <w:t>5</w:t>
            </w:r>
          </w:p>
        </w:tc>
        <w:tc>
          <w:tcPr>
            <w:tcW w:w="5272" w:type="dxa"/>
            <w:vAlign w:val="center"/>
          </w:tcPr>
          <w:p w14:paraId="32E1899F" w14:textId="2AE9B7A8" w:rsidR="00CD4F64" w:rsidRPr="00C151D4" w:rsidRDefault="00CD4F64" w:rsidP="00CD4F64">
            <w:pPr>
              <w:spacing w:before="60" w:afterLines="60" w:after="144"/>
            </w:pPr>
            <w:r w:rsidRPr="00C151D4">
              <w:t>Conseguenze molto gravi o potenzialmente compromettenti per servizi, obblighi o obiettivi strategici</w:t>
            </w:r>
          </w:p>
        </w:tc>
      </w:tr>
    </w:tbl>
    <w:p w14:paraId="022AF44D" w14:textId="7A8C8836" w:rsidR="00C151D4" w:rsidRPr="00C151D4" w:rsidRDefault="00C151D4" w:rsidP="00C151D4">
      <w:r w:rsidRPr="00C151D4">
        <w:t xml:space="preserve">Le soglie </w:t>
      </w:r>
      <w:r w:rsidR="007F608B">
        <w:t>dei livelli di impatto</w:t>
      </w:r>
      <w:r w:rsidRPr="00C151D4">
        <w:t xml:space="preserve"> economic</w:t>
      </w:r>
      <w:r w:rsidR="007F608B">
        <w:t>o</w:t>
      </w:r>
      <w:r w:rsidRPr="00C151D4">
        <w:t>, reputazional</w:t>
      </w:r>
      <w:r w:rsidR="007F608B">
        <w:t>e</w:t>
      </w:r>
      <w:r w:rsidRPr="00C151D4">
        <w:t>, normativ</w:t>
      </w:r>
      <w:r w:rsidR="007F608B">
        <w:t>o</w:t>
      </w:r>
      <w:r w:rsidRPr="00C151D4">
        <w:t xml:space="preserve"> e operativ</w:t>
      </w:r>
      <w:r w:rsidR="007F608B">
        <w:t>o</w:t>
      </w:r>
      <w:r w:rsidRPr="00C151D4">
        <w:t xml:space="preserve"> associate ai singoli livelli </w:t>
      </w:r>
      <w:r w:rsidR="007F608B">
        <w:t>sono</w:t>
      </w:r>
      <w:r w:rsidRPr="00C151D4">
        <w:t xml:space="preserve"> definit</w:t>
      </w:r>
      <w:r w:rsidR="007F608B">
        <w:t>i</w:t>
      </w:r>
      <w:r w:rsidRPr="00C151D4">
        <w:t xml:space="preserve"> nella metodologia di Business Impact Analysis</w:t>
      </w:r>
      <w:r w:rsidR="007F608B">
        <w:t>.</w:t>
      </w:r>
    </w:p>
    <w:p w14:paraId="0022DE1D" w14:textId="7E49DF66" w:rsidR="00C151D4" w:rsidRPr="007F608B" w:rsidRDefault="009465C1" w:rsidP="007F608B">
      <w:pPr>
        <w:pStyle w:val="Titolo2"/>
        <w:rPr>
          <w:lang w:val="it-IT"/>
        </w:rPr>
      </w:pPr>
      <w:bookmarkStart w:id="96" w:name="_Toc238751529"/>
      <w:r w:rsidRPr="007F608B">
        <w:rPr>
          <w:caps w:val="0"/>
          <w:lang w:val="it-IT"/>
        </w:rPr>
        <w:t>ASSOCIAZIONE TRA THREAT EVENT E PROPRIETÀ DI SICUREZZA</w:t>
      </w:r>
      <w:bookmarkEnd w:id="96"/>
    </w:p>
    <w:p w14:paraId="54AFAECA" w14:textId="77777777" w:rsidR="00C151D4" w:rsidRPr="00C151D4" w:rsidRDefault="00C151D4" w:rsidP="00C151D4">
      <w:r w:rsidRPr="00C151D4">
        <w:t>Per ciascun Threat Event devono essere identificate le proprietà di sicurezza potenzialmente compromesse:</w:t>
      </w:r>
    </w:p>
    <w:p w14:paraId="72D15452" w14:textId="77777777" w:rsidR="00C151D4" w:rsidRPr="00C151D4" w:rsidRDefault="00C151D4" w:rsidP="00510D61">
      <w:pPr>
        <w:numPr>
          <w:ilvl w:val="0"/>
          <w:numId w:val="24"/>
        </w:numPr>
      </w:pPr>
      <w:r w:rsidRPr="00C151D4">
        <w:t>Riservatezza, R;</w:t>
      </w:r>
    </w:p>
    <w:p w14:paraId="639CCD51" w14:textId="77777777" w:rsidR="00C151D4" w:rsidRPr="00C151D4" w:rsidRDefault="00C151D4" w:rsidP="00510D61">
      <w:pPr>
        <w:numPr>
          <w:ilvl w:val="0"/>
          <w:numId w:val="24"/>
        </w:numPr>
      </w:pPr>
      <w:r w:rsidRPr="00C151D4">
        <w:t>Integrità, I;</w:t>
      </w:r>
    </w:p>
    <w:p w14:paraId="117D7C43" w14:textId="77777777" w:rsidR="00C151D4" w:rsidRPr="00C151D4" w:rsidRDefault="00C151D4" w:rsidP="00510D61">
      <w:pPr>
        <w:numPr>
          <w:ilvl w:val="0"/>
          <w:numId w:val="24"/>
        </w:numPr>
      </w:pPr>
      <w:r w:rsidRPr="00C151D4">
        <w:t>Disponibilità, D.</w:t>
      </w:r>
    </w:p>
    <w:p w14:paraId="1614D608" w14:textId="45AA1774" w:rsidR="00C151D4" w:rsidRPr="004C525B" w:rsidRDefault="00C151D4" w:rsidP="004C525B">
      <w:pPr>
        <w:spacing w:before="60" w:afterLines="60" w:after="144"/>
        <w:rPr>
          <w:rFonts w:asciiTheme="majorHAnsi" w:hAnsiTheme="majorHAnsi"/>
          <w:szCs w:val="18"/>
        </w:rPr>
      </w:pPr>
      <w:r w:rsidRPr="00C151D4">
        <w:t xml:space="preserve">La mappatura è definita nel catalogo dei Threat Event </w:t>
      </w:r>
      <w:r w:rsidR="004C525B">
        <w:t>dell’allegato “</w:t>
      </w:r>
      <w:r w:rsidR="004C525B" w:rsidRPr="00B04918">
        <w:rPr>
          <w:lang w:eastAsia="it-IT"/>
        </w:rPr>
        <w:t>ISM08_A01 – Allegato Tecnico Cyber Risk Assessment</w:t>
      </w:r>
      <w:r w:rsidR="004C525B">
        <w:rPr>
          <w:rFonts w:asciiTheme="majorHAnsi" w:hAnsiTheme="majorHAnsi"/>
          <w:szCs w:val="18"/>
        </w:rPr>
        <w:t>”</w:t>
      </w:r>
      <w:r w:rsidRPr="00C151D4">
        <w:t xml:space="preserve"> e può prevedere una o più proprietà interessate.</w:t>
      </w:r>
    </w:p>
    <w:tbl>
      <w:tblPr>
        <w:tblStyle w:val="Grigliatabella"/>
        <w:tblW w:w="7256"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14"/>
        <w:gridCol w:w="1814"/>
        <w:gridCol w:w="1814"/>
        <w:gridCol w:w="1814"/>
      </w:tblGrid>
      <w:tr w:rsidR="007F608B" w:rsidRPr="00FE5FF2" w14:paraId="60B4CCF5" w14:textId="77777777" w:rsidTr="007F608B">
        <w:trPr>
          <w:trHeight w:val="20"/>
          <w:tblHeader/>
        </w:trPr>
        <w:tc>
          <w:tcPr>
            <w:tcW w:w="1814" w:type="dxa"/>
            <w:vAlign w:val="center"/>
          </w:tcPr>
          <w:p w14:paraId="5CDEE477" w14:textId="1ED0CDFE" w:rsidR="007F608B" w:rsidRPr="007F608B" w:rsidRDefault="007F608B" w:rsidP="007F608B">
            <w:pPr>
              <w:spacing w:before="60" w:afterLines="60" w:after="144"/>
              <w:rPr>
                <w:b/>
                <w:bCs/>
                <w:color w:val="C51B88" w:themeColor="accent1"/>
              </w:rPr>
            </w:pPr>
            <w:r w:rsidRPr="007F608B">
              <w:rPr>
                <w:b/>
                <w:bCs/>
                <w:color w:val="C51B88" w:themeColor="accent1"/>
              </w:rPr>
              <w:t>Esempio di Threat Event</w:t>
            </w:r>
          </w:p>
        </w:tc>
        <w:tc>
          <w:tcPr>
            <w:tcW w:w="1814" w:type="dxa"/>
            <w:vAlign w:val="center"/>
          </w:tcPr>
          <w:p w14:paraId="6DEF974C" w14:textId="4B7B5939" w:rsidR="007F608B" w:rsidRPr="007F608B" w:rsidRDefault="007F608B" w:rsidP="007F608B">
            <w:pPr>
              <w:spacing w:before="60" w:afterLines="60" w:after="144"/>
              <w:rPr>
                <w:b/>
                <w:bCs/>
                <w:color w:val="C51B88" w:themeColor="accent1"/>
              </w:rPr>
            </w:pPr>
            <w:r w:rsidRPr="007F608B">
              <w:rPr>
                <w:b/>
                <w:bCs/>
                <w:color w:val="C51B88" w:themeColor="accent1"/>
              </w:rPr>
              <w:t>R</w:t>
            </w:r>
          </w:p>
        </w:tc>
        <w:tc>
          <w:tcPr>
            <w:tcW w:w="1814" w:type="dxa"/>
            <w:vAlign w:val="center"/>
          </w:tcPr>
          <w:p w14:paraId="1B8C384C" w14:textId="561AB247" w:rsidR="007F608B" w:rsidRPr="007F608B" w:rsidRDefault="007F608B" w:rsidP="007F608B">
            <w:pPr>
              <w:spacing w:before="60" w:afterLines="60" w:after="144"/>
              <w:rPr>
                <w:b/>
                <w:bCs/>
                <w:color w:val="C51B88" w:themeColor="accent1"/>
              </w:rPr>
            </w:pPr>
            <w:r w:rsidRPr="007F608B">
              <w:rPr>
                <w:b/>
                <w:bCs/>
                <w:color w:val="C51B88" w:themeColor="accent1"/>
              </w:rPr>
              <w:t>I</w:t>
            </w:r>
          </w:p>
        </w:tc>
        <w:tc>
          <w:tcPr>
            <w:tcW w:w="1814" w:type="dxa"/>
            <w:vAlign w:val="center"/>
          </w:tcPr>
          <w:p w14:paraId="6D586E7C" w14:textId="59362E13" w:rsidR="007F608B" w:rsidRPr="007F608B" w:rsidRDefault="007F608B" w:rsidP="007F608B">
            <w:pPr>
              <w:spacing w:before="60" w:afterLines="60" w:after="144"/>
              <w:rPr>
                <w:b/>
                <w:bCs/>
                <w:color w:val="C51B88" w:themeColor="accent1"/>
              </w:rPr>
            </w:pPr>
            <w:r w:rsidRPr="007F608B">
              <w:rPr>
                <w:b/>
                <w:bCs/>
                <w:color w:val="C51B88" w:themeColor="accent1"/>
              </w:rPr>
              <w:t>D</w:t>
            </w:r>
          </w:p>
        </w:tc>
      </w:tr>
      <w:tr w:rsidR="007F608B" w:rsidRPr="00FE5FF2" w14:paraId="2DF5C1FA" w14:textId="77777777" w:rsidTr="007F608B">
        <w:trPr>
          <w:trHeight w:val="20"/>
        </w:trPr>
        <w:tc>
          <w:tcPr>
            <w:tcW w:w="1814" w:type="dxa"/>
            <w:vAlign w:val="center"/>
          </w:tcPr>
          <w:p w14:paraId="1F81D25C" w14:textId="0E927868" w:rsidR="007F608B" w:rsidRPr="00C151D4" w:rsidRDefault="007F608B" w:rsidP="007F608B">
            <w:pPr>
              <w:spacing w:before="60" w:afterLines="60" w:after="144"/>
            </w:pPr>
            <w:r w:rsidRPr="00C151D4">
              <w:t>Esfiltrazione di dati</w:t>
            </w:r>
          </w:p>
        </w:tc>
        <w:tc>
          <w:tcPr>
            <w:tcW w:w="1814" w:type="dxa"/>
            <w:vAlign w:val="center"/>
          </w:tcPr>
          <w:p w14:paraId="526FE76A" w14:textId="2421D7AB" w:rsidR="007F608B" w:rsidRPr="00C151D4" w:rsidRDefault="007F608B" w:rsidP="007F608B">
            <w:pPr>
              <w:spacing w:before="60" w:afterLines="60" w:after="144"/>
            </w:pPr>
            <w:r w:rsidRPr="00C151D4">
              <w:t>X</w:t>
            </w:r>
          </w:p>
        </w:tc>
        <w:tc>
          <w:tcPr>
            <w:tcW w:w="1814" w:type="dxa"/>
            <w:vAlign w:val="center"/>
          </w:tcPr>
          <w:p w14:paraId="2A0DBF1A" w14:textId="77777777" w:rsidR="007F608B" w:rsidRPr="00C151D4" w:rsidRDefault="007F608B" w:rsidP="007F608B">
            <w:pPr>
              <w:spacing w:before="60" w:afterLines="60" w:after="144"/>
            </w:pPr>
          </w:p>
        </w:tc>
        <w:tc>
          <w:tcPr>
            <w:tcW w:w="1814" w:type="dxa"/>
            <w:vAlign w:val="center"/>
          </w:tcPr>
          <w:p w14:paraId="6C690A01" w14:textId="77777777" w:rsidR="007F608B" w:rsidRPr="00C151D4" w:rsidRDefault="007F608B" w:rsidP="007F608B">
            <w:pPr>
              <w:spacing w:before="60" w:afterLines="60" w:after="144"/>
            </w:pPr>
          </w:p>
        </w:tc>
      </w:tr>
      <w:tr w:rsidR="007F608B" w:rsidRPr="00FE5FF2" w14:paraId="00FF1E31" w14:textId="77777777" w:rsidTr="007F608B">
        <w:trPr>
          <w:trHeight w:val="20"/>
        </w:trPr>
        <w:tc>
          <w:tcPr>
            <w:tcW w:w="1814" w:type="dxa"/>
            <w:vAlign w:val="center"/>
          </w:tcPr>
          <w:p w14:paraId="2D90EB87" w14:textId="415B8334" w:rsidR="007F608B" w:rsidRPr="00C151D4" w:rsidRDefault="007F608B" w:rsidP="007F608B">
            <w:pPr>
              <w:spacing w:before="60" w:afterLines="60" w:after="144"/>
            </w:pPr>
            <w:r w:rsidRPr="00C151D4">
              <w:t>Divulgazione non autorizzata</w:t>
            </w:r>
          </w:p>
        </w:tc>
        <w:tc>
          <w:tcPr>
            <w:tcW w:w="1814" w:type="dxa"/>
            <w:vAlign w:val="center"/>
          </w:tcPr>
          <w:p w14:paraId="2BA8584F" w14:textId="6EC531B0" w:rsidR="007F608B" w:rsidRPr="00C151D4" w:rsidRDefault="007F608B" w:rsidP="007F608B">
            <w:pPr>
              <w:spacing w:before="60" w:afterLines="60" w:after="144"/>
            </w:pPr>
            <w:r w:rsidRPr="00C151D4">
              <w:t>X</w:t>
            </w:r>
          </w:p>
        </w:tc>
        <w:tc>
          <w:tcPr>
            <w:tcW w:w="1814" w:type="dxa"/>
            <w:vAlign w:val="center"/>
          </w:tcPr>
          <w:p w14:paraId="7450A65D" w14:textId="77777777" w:rsidR="007F608B" w:rsidRPr="00C151D4" w:rsidRDefault="007F608B" w:rsidP="007F608B">
            <w:pPr>
              <w:spacing w:before="60" w:afterLines="60" w:after="144"/>
            </w:pPr>
          </w:p>
        </w:tc>
        <w:tc>
          <w:tcPr>
            <w:tcW w:w="1814" w:type="dxa"/>
            <w:vAlign w:val="center"/>
          </w:tcPr>
          <w:p w14:paraId="550B2B8E" w14:textId="77777777" w:rsidR="007F608B" w:rsidRPr="00C151D4" w:rsidRDefault="007F608B" w:rsidP="007F608B">
            <w:pPr>
              <w:spacing w:before="60" w:afterLines="60" w:after="144"/>
            </w:pPr>
          </w:p>
        </w:tc>
      </w:tr>
      <w:tr w:rsidR="007F608B" w:rsidRPr="00FE5FF2" w14:paraId="7579102C" w14:textId="77777777" w:rsidTr="007F608B">
        <w:trPr>
          <w:trHeight w:val="20"/>
        </w:trPr>
        <w:tc>
          <w:tcPr>
            <w:tcW w:w="1814" w:type="dxa"/>
            <w:vAlign w:val="center"/>
          </w:tcPr>
          <w:p w14:paraId="2F5010AE" w14:textId="1E1017F0" w:rsidR="007F608B" w:rsidRPr="00C151D4" w:rsidRDefault="007F608B" w:rsidP="007F608B">
            <w:pPr>
              <w:spacing w:before="60" w:afterLines="60" w:after="144"/>
            </w:pPr>
            <w:r w:rsidRPr="00C151D4">
              <w:t>Alterazione non autorizzata dei dati</w:t>
            </w:r>
          </w:p>
        </w:tc>
        <w:tc>
          <w:tcPr>
            <w:tcW w:w="1814" w:type="dxa"/>
            <w:vAlign w:val="center"/>
          </w:tcPr>
          <w:p w14:paraId="2D9CB0C3" w14:textId="77777777" w:rsidR="007F608B" w:rsidRPr="00C151D4" w:rsidRDefault="007F608B" w:rsidP="007F608B">
            <w:pPr>
              <w:spacing w:before="60" w:afterLines="60" w:after="144"/>
            </w:pPr>
          </w:p>
        </w:tc>
        <w:tc>
          <w:tcPr>
            <w:tcW w:w="1814" w:type="dxa"/>
            <w:vAlign w:val="center"/>
          </w:tcPr>
          <w:p w14:paraId="6F36029A" w14:textId="6A731459" w:rsidR="007F608B" w:rsidRPr="00C151D4" w:rsidRDefault="007F608B" w:rsidP="007F608B">
            <w:pPr>
              <w:spacing w:before="60" w:afterLines="60" w:after="144"/>
            </w:pPr>
            <w:r w:rsidRPr="00C151D4">
              <w:t>X</w:t>
            </w:r>
          </w:p>
        </w:tc>
        <w:tc>
          <w:tcPr>
            <w:tcW w:w="1814" w:type="dxa"/>
            <w:vAlign w:val="center"/>
          </w:tcPr>
          <w:p w14:paraId="060EBF04" w14:textId="77777777" w:rsidR="007F608B" w:rsidRPr="00C151D4" w:rsidRDefault="007F608B" w:rsidP="007F608B">
            <w:pPr>
              <w:spacing w:before="60" w:afterLines="60" w:after="144"/>
            </w:pPr>
          </w:p>
        </w:tc>
      </w:tr>
      <w:tr w:rsidR="007F608B" w:rsidRPr="00FE5FF2" w14:paraId="6A6414AA" w14:textId="77777777" w:rsidTr="007F608B">
        <w:trPr>
          <w:trHeight w:val="20"/>
        </w:trPr>
        <w:tc>
          <w:tcPr>
            <w:tcW w:w="1814" w:type="dxa"/>
            <w:vAlign w:val="center"/>
          </w:tcPr>
          <w:p w14:paraId="377E4563" w14:textId="5BE08315" w:rsidR="007F608B" w:rsidRPr="00C151D4" w:rsidRDefault="007F608B" w:rsidP="007F608B">
            <w:pPr>
              <w:spacing w:before="60" w:afterLines="60" w:after="144"/>
            </w:pPr>
            <w:r w:rsidRPr="00C151D4">
              <w:t>Cancellazione o distruzione dei dati</w:t>
            </w:r>
          </w:p>
        </w:tc>
        <w:tc>
          <w:tcPr>
            <w:tcW w:w="1814" w:type="dxa"/>
            <w:vAlign w:val="center"/>
          </w:tcPr>
          <w:p w14:paraId="0238C275" w14:textId="77777777" w:rsidR="007F608B" w:rsidRPr="00C151D4" w:rsidRDefault="007F608B" w:rsidP="007F608B">
            <w:pPr>
              <w:spacing w:before="60" w:afterLines="60" w:after="144"/>
            </w:pPr>
          </w:p>
        </w:tc>
        <w:tc>
          <w:tcPr>
            <w:tcW w:w="1814" w:type="dxa"/>
            <w:vAlign w:val="center"/>
          </w:tcPr>
          <w:p w14:paraId="5688ADA9" w14:textId="4F1193EB" w:rsidR="007F608B" w:rsidRPr="00C151D4" w:rsidRDefault="007F608B" w:rsidP="007F608B">
            <w:pPr>
              <w:spacing w:before="60" w:afterLines="60" w:after="144"/>
            </w:pPr>
            <w:r w:rsidRPr="00C151D4">
              <w:t>X</w:t>
            </w:r>
          </w:p>
        </w:tc>
        <w:tc>
          <w:tcPr>
            <w:tcW w:w="1814" w:type="dxa"/>
            <w:vAlign w:val="center"/>
          </w:tcPr>
          <w:p w14:paraId="547B1E36" w14:textId="70648FA9" w:rsidR="007F608B" w:rsidRPr="00C151D4" w:rsidRDefault="007F608B" w:rsidP="007F608B">
            <w:pPr>
              <w:spacing w:before="60" w:afterLines="60" w:after="144"/>
            </w:pPr>
            <w:r w:rsidRPr="00C151D4">
              <w:t>X</w:t>
            </w:r>
          </w:p>
        </w:tc>
      </w:tr>
      <w:tr w:rsidR="007F608B" w:rsidRPr="00FE5FF2" w14:paraId="20DBC292" w14:textId="77777777" w:rsidTr="007F608B">
        <w:trPr>
          <w:trHeight w:val="20"/>
        </w:trPr>
        <w:tc>
          <w:tcPr>
            <w:tcW w:w="1814" w:type="dxa"/>
            <w:vAlign w:val="center"/>
          </w:tcPr>
          <w:p w14:paraId="5B57EE02" w14:textId="5CE838CF" w:rsidR="007F608B" w:rsidRPr="00C151D4" w:rsidRDefault="007F608B" w:rsidP="007F608B">
            <w:pPr>
              <w:spacing w:before="60" w:afterLines="60" w:after="144"/>
            </w:pPr>
            <w:r w:rsidRPr="00C151D4">
              <w:t>DDoS</w:t>
            </w:r>
          </w:p>
        </w:tc>
        <w:tc>
          <w:tcPr>
            <w:tcW w:w="1814" w:type="dxa"/>
            <w:vAlign w:val="center"/>
          </w:tcPr>
          <w:p w14:paraId="5752B2E5" w14:textId="77777777" w:rsidR="007F608B" w:rsidRPr="00C151D4" w:rsidRDefault="007F608B" w:rsidP="007F608B">
            <w:pPr>
              <w:spacing w:before="60" w:afterLines="60" w:after="144"/>
            </w:pPr>
          </w:p>
        </w:tc>
        <w:tc>
          <w:tcPr>
            <w:tcW w:w="1814" w:type="dxa"/>
            <w:vAlign w:val="center"/>
          </w:tcPr>
          <w:p w14:paraId="1AA5D1D0" w14:textId="77777777" w:rsidR="007F608B" w:rsidRPr="00C151D4" w:rsidRDefault="007F608B" w:rsidP="007F608B">
            <w:pPr>
              <w:spacing w:before="60" w:afterLines="60" w:after="144"/>
            </w:pPr>
          </w:p>
        </w:tc>
        <w:tc>
          <w:tcPr>
            <w:tcW w:w="1814" w:type="dxa"/>
            <w:vAlign w:val="center"/>
          </w:tcPr>
          <w:p w14:paraId="666ECB23" w14:textId="53D84520" w:rsidR="007F608B" w:rsidRPr="00C151D4" w:rsidRDefault="007F608B" w:rsidP="007F608B">
            <w:pPr>
              <w:spacing w:before="60" w:afterLines="60" w:after="144"/>
            </w:pPr>
            <w:r w:rsidRPr="00C151D4">
              <w:t>X</w:t>
            </w:r>
          </w:p>
        </w:tc>
      </w:tr>
      <w:tr w:rsidR="007F608B" w:rsidRPr="00FE5FF2" w14:paraId="4F0010A1" w14:textId="77777777" w:rsidTr="007F608B">
        <w:trPr>
          <w:trHeight w:val="20"/>
        </w:trPr>
        <w:tc>
          <w:tcPr>
            <w:tcW w:w="1814" w:type="dxa"/>
            <w:vAlign w:val="center"/>
          </w:tcPr>
          <w:p w14:paraId="542893B4" w14:textId="508AD005" w:rsidR="007F608B" w:rsidRPr="00C151D4" w:rsidRDefault="007F608B" w:rsidP="007F608B">
            <w:pPr>
              <w:spacing w:before="60" w:afterLines="60" w:after="144"/>
            </w:pPr>
            <w:r w:rsidRPr="00C151D4">
              <w:t>Ransomware</w:t>
            </w:r>
          </w:p>
        </w:tc>
        <w:tc>
          <w:tcPr>
            <w:tcW w:w="1814" w:type="dxa"/>
            <w:vAlign w:val="center"/>
          </w:tcPr>
          <w:p w14:paraId="33B74DF0" w14:textId="785B405B" w:rsidR="007F608B" w:rsidRPr="00C151D4" w:rsidRDefault="007F608B" w:rsidP="007F608B">
            <w:pPr>
              <w:spacing w:before="60" w:afterLines="60" w:after="144"/>
            </w:pPr>
            <w:r w:rsidRPr="00C151D4">
              <w:t>X</w:t>
            </w:r>
          </w:p>
        </w:tc>
        <w:tc>
          <w:tcPr>
            <w:tcW w:w="1814" w:type="dxa"/>
            <w:vAlign w:val="center"/>
          </w:tcPr>
          <w:p w14:paraId="1A35B918" w14:textId="5FC0DC84" w:rsidR="007F608B" w:rsidRPr="00C151D4" w:rsidRDefault="007F608B" w:rsidP="007F608B">
            <w:pPr>
              <w:spacing w:before="60" w:afterLines="60" w:after="144"/>
            </w:pPr>
            <w:r w:rsidRPr="00C151D4">
              <w:t>X</w:t>
            </w:r>
          </w:p>
        </w:tc>
        <w:tc>
          <w:tcPr>
            <w:tcW w:w="1814" w:type="dxa"/>
            <w:vAlign w:val="center"/>
          </w:tcPr>
          <w:p w14:paraId="1A0A9D72" w14:textId="04D89EBB" w:rsidR="007F608B" w:rsidRPr="00C151D4" w:rsidRDefault="007F608B" w:rsidP="007F608B">
            <w:pPr>
              <w:spacing w:before="60" w:afterLines="60" w:after="144"/>
            </w:pPr>
            <w:r w:rsidRPr="00C151D4">
              <w:t>X</w:t>
            </w:r>
          </w:p>
        </w:tc>
      </w:tr>
      <w:tr w:rsidR="007F608B" w:rsidRPr="00FE5FF2" w14:paraId="590E3988" w14:textId="77777777" w:rsidTr="007F608B">
        <w:trPr>
          <w:trHeight w:val="20"/>
        </w:trPr>
        <w:tc>
          <w:tcPr>
            <w:tcW w:w="1814" w:type="dxa"/>
            <w:vAlign w:val="center"/>
          </w:tcPr>
          <w:p w14:paraId="14751768" w14:textId="11C200F5" w:rsidR="007F608B" w:rsidRPr="00C151D4" w:rsidRDefault="007F608B" w:rsidP="007F608B">
            <w:pPr>
              <w:spacing w:before="60" w:afterLines="60" w:after="144"/>
            </w:pPr>
            <w:r w:rsidRPr="00C151D4">
              <w:t>Accesso abusivo</w:t>
            </w:r>
          </w:p>
        </w:tc>
        <w:tc>
          <w:tcPr>
            <w:tcW w:w="1814" w:type="dxa"/>
            <w:vAlign w:val="center"/>
          </w:tcPr>
          <w:p w14:paraId="6B0F9C3D" w14:textId="5AAB75B8" w:rsidR="007F608B" w:rsidRPr="00C151D4" w:rsidRDefault="007F608B" w:rsidP="007F608B">
            <w:pPr>
              <w:spacing w:before="60" w:afterLines="60" w:after="144"/>
            </w:pPr>
            <w:r w:rsidRPr="00C151D4">
              <w:t>X</w:t>
            </w:r>
          </w:p>
        </w:tc>
        <w:tc>
          <w:tcPr>
            <w:tcW w:w="1814" w:type="dxa"/>
            <w:vAlign w:val="center"/>
          </w:tcPr>
          <w:p w14:paraId="50E9B77C" w14:textId="7ECFEEF4" w:rsidR="007F608B" w:rsidRPr="00C151D4" w:rsidRDefault="007F608B" w:rsidP="007F608B">
            <w:pPr>
              <w:spacing w:before="60" w:afterLines="60" w:after="144"/>
            </w:pPr>
            <w:r w:rsidRPr="00C151D4">
              <w:t>X</w:t>
            </w:r>
          </w:p>
        </w:tc>
        <w:tc>
          <w:tcPr>
            <w:tcW w:w="1814" w:type="dxa"/>
            <w:vAlign w:val="center"/>
          </w:tcPr>
          <w:p w14:paraId="3130FC78" w14:textId="77777777" w:rsidR="007F608B" w:rsidRPr="00C151D4" w:rsidRDefault="007F608B" w:rsidP="007F608B">
            <w:pPr>
              <w:spacing w:before="60" w:afterLines="60" w:after="144"/>
            </w:pPr>
          </w:p>
        </w:tc>
      </w:tr>
      <w:tr w:rsidR="007F608B" w:rsidRPr="00FE5FF2" w14:paraId="5358EC4F" w14:textId="77777777" w:rsidTr="007F608B">
        <w:trPr>
          <w:trHeight w:val="20"/>
        </w:trPr>
        <w:tc>
          <w:tcPr>
            <w:tcW w:w="1814" w:type="dxa"/>
            <w:vAlign w:val="center"/>
          </w:tcPr>
          <w:p w14:paraId="18B398F1" w14:textId="156E75D5" w:rsidR="007F608B" w:rsidRPr="00C151D4" w:rsidRDefault="007F608B" w:rsidP="007F608B">
            <w:pPr>
              <w:spacing w:before="60" w:afterLines="60" w:after="144"/>
            </w:pPr>
            <w:r w:rsidRPr="00C151D4">
              <w:lastRenderedPageBreak/>
              <w:t>Guasto infrastrutturale</w:t>
            </w:r>
          </w:p>
        </w:tc>
        <w:tc>
          <w:tcPr>
            <w:tcW w:w="1814" w:type="dxa"/>
            <w:vAlign w:val="center"/>
          </w:tcPr>
          <w:p w14:paraId="3CFF11F2" w14:textId="77777777" w:rsidR="007F608B" w:rsidRPr="00C151D4" w:rsidRDefault="007F608B" w:rsidP="007F608B">
            <w:pPr>
              <w:spacing w:before="60" w:afterLines="60" w:after="144"/>
            </w:pPr>
          </w:p>
        </w:tc>
        <w:tc>
          <w:tcPr>
            <w:tcW w:w="1814" w:type="dxa"/>
            <w:vAlign w:val="center"/>
          </w:tcPr>
          <w:p w14:paraId="206033D4" w14:textId="49AB2BC5" w:rsidR="007F608B" w:rsidRPr="00C151D4" w:rsidRDefault="007F608B" w:rsidP="007F608B">
            <w:pPr>
              <w:spacing w:before="60" w:afterLines="60" w:after="144"/>
            </w:pPr>
            <w:r w:rsidRPr="00C151D4">
              <w:t>X</w:t>
            </w:r>
          </w:p>
        </w:tc>
        <w:tc>
          <w:tcPr>
            <w:tcW w:w="1814" w:type="dxa"/>
            <w:vAlign w:val="center"/>
          </w:tcPr>
          <w:p w14:paraId="25B1075C" w14:textId="46BAF1AB" w:rsidR="007F608B" w:rsidRPr="00C151D4" w:rsidRDefault="007F608B" w:rsidP="007F608B">
            <w:pPr>
              <w:spacing w:before="60" w:afterLines="60" w:after="144"/>
            </w:pPr>
            <w:r w:rsidRPr="00C151D4">
              <w:t>X</w:t>
            </w:r>
          </w:p>
        </w:tc>
      </w:tr>
      <w:tr w:rsidR="007F608B" w:rsidRPr="00FE5FF2" w14:paraId="6F3CBA4D" w14:textId="77777777" w:rsidTr="007F608B">
        <w:trPr>
          <w:trHeight w:val="20"/>
        </w:trPr>
        <w:tc>
          <w:tcPr>
            <w:tcW w:w="1814" w:type="dxa"/>
            <w:vAlign w:val="center"/>
          </w:tcPr>
          <w:p w14:paraId="0CC3EA34" w14:textId="07C4179C" w:rsidR="007F608B" w:rsidRPr="00C151D4" w:rsidRDefault="007F608B" w:rsidP="007F608B">
            <w:pPr>
              <w:spacing w:before="60" w:afterLines="60" w:after="144"/>
            </w:pPr>
            <w:r w:rsidRPr="00C151D4">
              <w:t>Indisponibilità di terza parte</w:t>
            </w:r>
          </w:p>
        </w:tc>
        <w:tc>
          <w:tcPr>
            <w:tcW w:w="1814" w:type="dxa"/>
            <w:vAlign w:val="center"/>
          </w:tcPr>
          <w:p w14:paraId="52FC84A3" w14:textId="77777777" w:rsidR="007F608B" w:rsidRPr="00C151D4" w:rsidRDefault="007F608B" w:rsidP="007F608B">
            <w:pPr>
              <w:spacing w:before="60" w:afterLines="60" w:after="144"/>
            </w:pPr>
          </w:p>
        </w:tc>
        <w:tc>
          <w:tcPr>
            <w:tcW w:w="1814" w:type="dxa"/>
            <w:vAlign w:val="center"/>
          </w:tcPr>
          <w:p w14:paraId="3C794073" w14:textId="77777777" w:rsidR="007F608B" w:rsidRPr="00C151D4" w:rsidRDefault="007F608B" w:rsidP="007F608B">
            <w:pPr>
              <w:spacing w:before="60" w:afterLines="60" w:after="144"/>
            </w:pPr>
          </w:p>
        </w:tc>
        <w:tc>
          <w:tcPr>
            <w:tcW w:w="1814" w:type="dxa"/>
            <w:vAlign w:val="center"/>
          </w:tcPr>
          <w:p w14:paraId="12AA5073" w14:textId="08CA6410" w:rsidR="007F608B" w:rsidRPr="00C151D4" w:rsidRDefault="007F608B" w:rsidP="007F608B">
            <w:pPr>
              <w:spacing w:before="60" w:afterLines="60" w:after="144"/>
            </w:pPr>
            <w:r w:rsidRPr="00C151D4">
              <w:t>X</w:t>
            </w:r>
          </w:p>
        </w:tc>
      </w:tr>
      <w:tr w:rsidR="007F608B" w:rsidRPr="00FE5FF2" w14:paraId="1AD4F2AB" w14:textId="77777777" w:rsidTr="007F608B">
        <w:trPr>
          <w:trHeight w:val="20"/>
        </w:trPr>
        <w:tc>
          <w:tcPr>
            <w:tcW w:w="1814" w:type="dxa"/>
            <w:vAlign w:val="center"/>
          </w:tcPr>
          <w:p w14:paraId="4830C07D" w14:textId="766E3E1E" w:rsidR="007F608B" w:rsidRPr="00C151D4" w:rsidRDefault="007F608B" w:rsidP="007F608B">
            <w:pPr>
              <w:spacing w:before="60" w:afterLines="60" w:after="144"/>
            </w:pPr>
            <w:r w:rsidRPr="00C151D4">
              <w:t>Errore di configurazione</w:t>
            </w:r>
          </w:p>
        </w:tc>
        <w:tc>
          <w:tcPr>
            <w:tcW w:w="1814" w:type="dxa"/>
            <w:vAlign w:val="center"/>
          </w:tcPr>
          <w:p w14:paraId="1155607E" w14:textId="7E520758" w:rsidR="007F608B" w:rsidRPr="00C151D4" w:rsidRDefault="007F608B" w:rsidP="007F608B">
            <w:pPr>
              <w:spacing w:before="60" w:afterLines="60" w:after="144"/>
            </w:pPr>
            <w:r w:rsidRPr="00C151D4">
              <w:t>X</w:t>
            </w:r>
          </w:p>
        </w:tc>
        <w:tc>
          <w:tcPr>
            <w:tcW w:w="1814" w:type="dxa"/>
            <w:vAlign w:val="center"/>
          </w:tcPr>
          <w:p w14:paraId="13637687" w14:textId="2BF0C450" w:rsidR="007F608B" w:rsidRPr="00C151D4" w:rsidRDefault="007F608B" w:rsidP="007F608B">
            <w:pPr>
              <w:spacing w:before="60" w:afterLines="60" w:after="144"/>
            </w:pPr>
            <w:r w:rsidRPr="00C151D4">
              <w:t>X</w:t>
            </w:r>
          </w:p>
        </w:tc>
        <w:tc>
          <w:tcPr>
            <w:tcW w:w="1814" w:type="dxa"/>
            <w:vAlign w:val="center"/>
          </w:tcPr>
          <w:p w14:paraId="69C6C7B9" w14:textId="4EA808F4" w:rsidR="007F608B" w:rsidRPr="00C151D4" w:rsidRDefault="007F608B" w:rsidP="007F608B">
            <w:pPr>
              <w:spacing w:before="60" w:afterLines="60" w:after="144"/>
            </w:pPr>
            <w:r w:rsidRPr="00C151D4">
              <w:t>X</w:t>
            </w:r>
          </w:p>
        </w:tc>
      </w:tr>
    </w:tbl>
    <w:p w14:paraId="56201A56" w14:textId="7F520275" w:rsidR="00C151D4" w:rsidRPr="00C151D4" w:rsidRDefault="00C151D4" w:rsidP="00C151D4">
      <w:r w:rsidRPr="00C151D4">
        <w:t>La mappatura indica</w:t>
      </w:r>
      <w:r w:rsidR="007F608B">
        <w:t xml:space="preserve"> i principi </w:t>
      </w:r>
      <w:r w:rsidRPr="00C151D4">
        <w:t>di sicurezza che possono essere concretamente compromess</w:t>
      </w:r>
      <w:r w:rsidR="007F608B">
        <w:t>i</w:t>
      </w:r>
      <w:r w:rsidRPr="00C151D4">
        <w:t xml:space="preserve"> dal Threat Event</w:t>
      </w:r>
      <w:r w:rsidR="007F608B">
        <w:t>.</w:t>
      </w:r>
    </w:p>
    <w:p w14:paraId="289F3035" w14:textId="7F247569" w:rsidR="00C151D4" w:rsidRPr="00C151D4" w:rsidRDefault="00C151D4" w:rsidP="00C151D4">
      <w:r w:rsidRPr="00C151D4">
        <w:t xml:space="preserve">Ad esempio, uno scenario ransomware può interessare Riservatezza, Integrità e Disponibilità, mentre uno scenario DDoS interessa ordinariamente la Disponibilità. L’allegato tecnico associa </w:t>
      </w:r>
      <w:r w:rsidR="007F608B">
        <w:t xml:space="preserve">i </w:t>
      </w:r>
      <w:r w:rsidR="007F608B" w:rsidRPr="00C151D4">
        <w:t xml:space="preserve">Threat Event </w:t>
      </w:r>
      <w:r w:rsidRPr="00C151D4">
        <w:t>alle dimensioni R, I e D</w:t>
      </w:r>
      <w:r w:rsidR="007F608B">
        <w:t>.</w:t>
      </w:r>
    </w:p>
    <w:p w14:paraId="405E39B9" w14:textId="3234A473" w:rsidR="00C151D4" w:rsidRPr="007F608B" w:rsidRDefault="009465C1" w:rsidP="007F608B">
      <w:pPr>
        <w:pStyle w:val="Titolo2"/>
        <w:rPr>
          <w:lang w:val="it-IT"/>
        </w:rPr>
      </w:pPr>
      <w:bookmarkStart w:id="97" w:name="_Toc238751530"/>
      <w:r w:rsidRPr="007F608B">
        <w:rPr>
          <w:caps w:val="0"/>
          <w:lang w:val="it-IT"/>
        </w:rPr>
        <w:t>DETERMINAZIONE DELL’IMPATTO PER PROPRIETÀ DI SICUREZZA</w:t>
      </w:r>
      <w:bookmarkEnd w:id="97"/>
    </w:p>
    <w:p w14:paraId="79D9420C" w14:textId="77777777" w:rsidR="00C151D4" w:rsidRPr="00C151D4" w:rsidRDefault="00C151D4" w:rsidP="00C151D4">
      <w:r w:rsidRPr="00C151D4">
        <w:t>Per ogni proprietà di sicurezza interessata dal Threat Event, il relativo impatto è determinato assumendo il valore massimo tra i quattro profili di impatto forniti dalla BIA.</w:t>
      </w:r>
    </w:p>
    <w:p w14:paraId="1EC7D061" w14:textId="77777777" w:rsidR="00C151D4" w:rsidRPr="00C151D4" w:rsidRDefault="00C151D4" w:rsidP="00C41D77">
      <w:pPr>
        <w:rPr>
          <w:b/>
          <w:bCs/>
        </w:rPr>
      </w:pPr>
      <w:r w:rsidRPr="00C151D4">
        <w:rPr>
          <w:b/>
          <w:bCs/>
        </w:rPr>
        <w:t>Impatto inerente sulla Riservatezza</w:t>
      </w:r>
    </w:p>
    <w:p w14:paraId="33590BF0" w14:textId="050C4FB0" w:rsidR="00C151D4" w:rsidRPr="00BD4090" w:rsidRDefault="00C151D4" w:rsidP="00C151D4">
      <w:r w:rsidRPr="00BD4090">
        <w:t>II_R = MAX (IECO,R;</w:t>
      </w:r>
      <w:r w:rsidR="00C41D77" w:rsidRPr="00BD4090">
        <w:t xml:space="preserve"> </w:t>
      </w:r>
      <w:r w:rsidRPr="00BD4090">
        <w:t>IREP,R;</w:t>
      </w:r>
      <w:r w:rsidR="00C41D77" w:rsidRPr="00BD4090">
        <w:t xml:space="preserve"> </w:t>
      </w:r>
      <w:r w:rsidRPr="00BD4090">
        <w:t>INORM,R;</w:t>
      </w:r>
      <w:r w:rsidR="00C41D77" w:rsidRPr="00BD4090">
        <w:t xml:space="preserve"> </w:t>
      </w:r>
      <w:r w:rsidRPr="00BD4090">
        <w:t>IOP,R)</w:t>
      </w:r>
    </w:p>
    <w:p w14:paraId="7DEF6D2D" w14:textId="77777777" w:rsidR="00C151D4" w:rsidRPr="00C151D4" w:rsidRDefault="00C151D4" w:rsidP="00C41D77">
      <w:pPr>
        <w:rPr>
          <w:b/>
          <w:bCs/>
        </w:rPr>
      </w:pPr>
      <w:r w:rsidRPr="00C151D4">
        <w:rPr>
          <w:b/>
          <w:bCs/>
        </w:rPr>
        <w:t>Impatto inerente sull’Integrità</w:t>
      </w:r>
    </w:p>
    <w:p w14:paraId="16AE87EA" w14:textId="7AE08DCE" w:rsidR="00C151D4" w:rsidRPr="00C151D4" w:rsidRDefault="00C151D4" w:rsidP="00C151D4">
      <w:r w:rsidRPr="00C151D4">
        <w:t>II_I = MAX (IECO,I;</w:t>
      </w:r>
      <w:r w:rsidR="00C41D77">
        <w:t xml:space="preserve"> </w:t>
      </w:r>
      <w:r w:rsidRPr="00C151D4">
        <w:t>IREP,I;</w:t>
      </w:r>
      <w:r w:rsidR="00C41D77">
        <w:t xml:space="preserve"> </w:t>
      </w:r>
      <w:r w:rsidRPr="00C151D4">
        <w:t>INORM,I;</w:t>
      </w:r>
      <w:r w:rsidR="00C41D77">
        <w:t xml:space="preserve"> </w:t>
      </w:r>
      <w:r w:rsidRPr="00C151D4">
        <w:t>IOP,I)</w:t>
      </w:r>
    </w:p>
    <w:p w14:paraId="78A5A747" w14:textId="77777777" w:rsidR="00C151D4" w:rsidRPr="00C151D4" w:rsidRDefault="00C151D4" w:rsidP="00C41D77">
      <w:pPr>
        <w:rPr>
          <w:b/>
          <w:bCs/>
        </w:rPr>
      </w:pPr>
      <w:r w:rsidRPr="00C151D4">
        <w:rPr>
          <w:b/>
          <w:bCs/>
        </w:rPr>
        <w:t>Impatto inerente sulla Disponibilità</w:t>
      </w:r>
    </w:p>
    <w:p w14:paraId="4127A391" w14:textId="037FC893" w:rsidR="00C151D4" w:rsidRPr="00C151D4" w:rsidRDefault="00C151D4" w:rsidP="00C151D4">
      <w:r w:rsidRPr="00C151D4">
        <w:t>II_D = MAX (IECO,D;</w:t>
      </w:r>
      <w:r w:rsidR="00C41D77">
        <w:t xml:space="preserve"> </w:t>
      </w:r>
      <w:r w:rsidRPr="00C41D77">
        <w:t>IREP,D;</w:t>
      </w:r>
      <w:r w:rsidR="00C41D77" w:rsidRPr="00C41D77">
        <w:t xml:space="preserve"> </w:t>
      </w:r>
      <w:r w:rsidRPr="00C41D77">
        <w:t>INORM,D;</w:t>
      </w:r>
      <w:r w:rsidR="00C41D77" w:rsidRPr="00C41D77">
        <w:t xml:space="preserve"> </w:t>
      </w:r>
      <w:r w:rsidRPr="00C41D77">
        <w:t>IOP,D</w:t>
      </w:r>
      <w:r w:rsidRPr="00C151D4">
        <w:t>)</w:t>
      </w:r>
    </w:p>
    <w:p w14:paraId="22E48432" w14:textId="77777777" w:rsidR="00C151D4" w:rsidRPr="00C151D4" w:rsidRDefault="00C151D4" w:rsidP="00C151D4">
      <w:r w:rsidRPr="00C151D4">
        <w:t>Il criterio del massimo consente di evitare che un impatto particolarmente rilevante venga compensato o attenuato dalla presenza di valori inferiori nelle altre dimensioni.</w:t>
      </w:r>
    </w:p>
    <w:p w14:paraId="33B0263E" w14:textId="77777777" w:rsidR="00C151D4" w:rsidRDefault="00C151D4" w:rsidP="00C151D4">
      <w:r w:rsidRPr="00C151D4">
        <w:t>Esempio:</w:t>
      </w:r>
    </w:p>
    <w:tbl>
      <w:tblPr>
        <w:tblStyle w:val="Grigliatabella"/>
        <w:tblW w:w="7256"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14"/>
        <w:gridCol w:w="1814"/>
        <w:gridCol w:w="1814"/>
        <w:gridCol w:w="1814"/>
      </w:tblGrid>
      <w:tr w:rsidR="00C41D77" w:rsidRPr="00FE5FF2" w14:paraId="583AEE22" w14:textId="77777777" w:rsidTr="00C41D77">
        <w:trPr>
          <w:trHeight w:val="20"/>
          <w:tblHeader/>
        </w:trPr>
        <w:tc>
          <w:tcPr>
            <w:tcW w:w="1814" w:type="dxa"/>
            <w:vAlign w:val="center"/>
          </w:tcPr>
          <w:p w14:paraId="6BB85A0D" w14:textId="7F6FB16C" w:rsidR="00C41D77" w:rsidRPr="00C41D77" w:rsidRDefault="00C41D77" w:rsidP="00C41D77">
            <w:pPr>
              <w:spacing w:before="60" w:afterLines="60" w:after="144"/>
              <w:rPr>
                <w:b/>
                <w:bCs/>
                <w:color w:val="C51B88" w:themeColor="accent1"/>
              </w:rPr>
            </w:pPr>
            <w:r w:rsidRPr="00C41D77">
              <w:rPr>
                <w:b/>
                <w:bCs/>
                <w:color w:val="C51B88" w:themeColor="accent1"/>
              </w:rPr>
              <w:t>Profilo</w:t>
            </w:r>
          </w:p>
        </w:tc>
        <w:tc>
          <w:tcPr>
            <w:tcW w:w="1814" w:type="dxa"/>
            <w:vAlign w:val="center"/>
          </w:tcPr>
          <w:p w14:paraId="1A638921" w14:textId="7AF66AC0" w:rsidR="00C41D77" w:rsidRPr="00C41D77" w:rsidRDefault="00C41D77" w:rsidP="00C41D77">
            <w:pPr>
              <w:spacing w:before="60" w:afterLines="60" w:after="144"/>
              <w:rPr>
                <w:b/>
                <w:bCs/>
                <w:color w:val="C51B88" w:themeColor="accent1"/>
              </w:rPr>
            </w:pPr>
            <w:r w:rsidRPr="00C41D77">
              <w:rPr>
                <w:b/>
                <w:bCs/>
                <w:color w:val="C51B88" w:themeColor="accent1"/>
              </w:rPr>
              <w:t>R</w:t>
            </w:r>
          </w:p>
        </w:tc>
        <w:tc>
          <w:tcPr>
            <w:tcW w:w="1814" w:type="dxa"/>
            <w:vAlign w:val="center"/>
          </w:tcPr>
          <w:p w14:paraId="779079BF" w14:textId="5A6A44F4" w:rsidR="00C41D77" w:rsidRPr="00C41D77" w:rsidRDefault="00C41D77" w:rsidP="00C41D77">
            <w:pPr>
              <w:spacing w:before="60" w:afterLines="60" w:after="144"/>
              <w:rPr>
                <w:b/>
                <w:bCs/>
                <w:color w:val="C51B88" w:themeColor="accent1"/>
              </w:rPr>
            </w:pPr>
            <w:r w:rsidRPr="00C41D77">
              <w:rPr>
                <w:b/>
                <w:bCs/>
                <w:color w:val="C51B88" w:themeColor="accent1"/>
              </w:rPr>
              <w:t>I</w:t>
            </w:r>
          </w:p>
        </w:tc>
        <w:tc>
          <w:tcPr>
            <w:tcW w:w="1814" w:type="dxa"/>
            <w:vAlign w:val="center"/>
          </w:tcPr>
          <w:p w14:paraId="7C9B8E84" w14:textId="39E43290" w:rsidR="00C41D77" w:rsidRPr="00C41D77" w:rsidRDefault="00C41D77" w:rsidP="00C41D77">
            <w:pPr>
              <w:spacing w:before="60" w:afterLines="60" w:after="144"/>
              <w:rPr>
                <w:b/>
                <w:bCs/>
                <w:color w:val="C51B88" w:themeColor="accent1"/>
              </w:rPr>
            </w:pPr>
            <w:r w:rsidRPr="00C41D77">
              <w:rPr>
                <w:b/>
                <w:bCs/>
                <w:color w:val="C51B88" w:themeColor="accent1"/>
              </w:rPr>
              <w:t>D</w:t>
            </w:r>
          </w:p>
        </w:tc>
      </w:tr>
      <w:tr w:rsidR="00C41D77" w:rsidRPr="00FE5FF2" w14:paraId="47CE276A" w14:textId="77777777" w:rsidTr="00C41D77">
        <w:trPr>
          <w:trHeight w:val="20"/>
        </w:trPr>
        <w:tc>
          <w:tcPr>
            <w:tcW w:w="1814" w:type="dxa"/>
            <w:vAlign w:val="center"/>
          </w:tcPr>
          <w:p w14:paraId="567F2454" w14:textId="027483B3" w:rsidR="00C41D77" w:rsidRPr="00C151D4" w:rsidRDefault="00C41D77" w:rsidP="00C41D77">
            <w:pPr>
              <w:spacing w:before="60" w:afterLines="60" w:after="144"/>
            </w:pPr>
            <w:r w:rsidRPr="00C151D4">
              <w:t>Economico</w:t>
            </w:r>
          </w:p>
        </w:tc>
        <w:tc>
          <w:tcPr>
            <w:tcW w:w="1814" w:type="dxa"/>
            <w:vAlign w:val="center"/>
          </w:tcPr>
          <w:p w14:paraId="66A18613" w14:textId="4AED2525" w:rsidR="00C41D77" w:rsidRPr="00C151D4" w:rsidRDefault="00C41D77" w:rsidP="00C41D77">
            <w:pPr>
              <w:spacing w:before="60" w:afterLines="60" w:after="144"/>
            </w:pPr>
            <w:r w:rsidRPr="00C151D4">
              <w:t>2</w:t>
            </w:r>
          </w:p>
        </w:tc>
        <w:tc>
          <w:tcPr>
            <w:tcW w:w="1814" w:type="dxa"/>
            <w:vAlign w:val="center"/>
          </w:tcPr>
          <w:p w14:paraId="5DA185C1" w14:textId="06B6E25A" w:rsidR="00C41D77" w:rsidRPr="00C151D4" w:rsidRDefault="00C41D77" w:rsidP="00C41D77">
            <w:pPr>
              <w:spacing w:before="60" w:afterLines="60" w:after="144"/>
            </w:pPr>
            <w:r w:rsidRPr="00C151D4">
              <w:t>3</w:t>
            </w:r>
          </w:p>
        </w:tc>
        <w:tc>
          <w:tcPr>
            <w:tcW w:w="1814" w:type="dxa"/>
            <w:vAlign w:val="center"/>
          </w:tcPr>
          <w:p w14:paraId="18952AD0" w14:textId="31163C03" w:rsidR="00C41D77" w:rsidRPr="00C151D4" w:rsidRDefault="00C41D77" w:rsidP="00C41D77">
            <w:pPr>
              <w:spacing w:before="60" w:afterLines="60" w:after="144"/>
            </w:pPr>
            <w:r w:rsidRPr="00C151D4">
              <w:t>4</w:t>
            </w:r>
          </w:p>
        </w:tc>
      </w:tr>
      <w:tr w:rsidR="00C41D77" w:rsidRPr="00FE5FF2" w14:paraId="17AC7FF9" w14:textId="77777777" w:rsidTr="00C41D77">
        <w:trPr>
          <w:trHeight w:val="20"/>
        </w:trPr>
        <w:tc>
          <w:tcPr>
            <w:tcW w:w="1814" w:type="dxa"/>
            <w:vAlign w:val="center"/>
          </w:tcPr>
          <w:p w14:paraId="434728AF" w14:textId="3D090419" w:rsidR="00C41D77" w:rsidRPr="00C151D4" w:rsidRDefault="00C41D77" w:rsidP="00C41D77">
            <w:pPr>
              <w:spacing w:before="60" w:afterLines="60" w:after="144"/>
            </w:pPr>
            <w:r w:rsidRPr="00C151D4">
              <w:t>Reputazionale</w:t>
            </w:r>
          </w:p>
        </w:tc>
        <w:tc>
          <w:tcPr>
            <w:tcW w:w="1814" w:type="dxa"/>
            <w:vAlign w:val="center"/>
          </w:tcPr>
          <w:p w14:paraId="1BF0A71B" w14:textId="1DEF1816" w:rsidR="00C41D77" w:rsidRPr="00C151D4" w:rsidRDefault="00C41D77" w:rsidP="00C41D77">
            <w:pPr>
              <w:spacing w:before="60" w:afterLines="60" w:after="144"/>
            </w:pPr>
            <w:r w:rsidRPr="00C151D4">
              <w:t>3</w:t>
            </w:r>
          </w:p>
        </w:tc>
        <w:tc>
          <w:tcPr>
            <w:tcW w:w="1814" w:type="dxa"/>
            <w:vAlign w:val="center"/>
          </w:tcPr>
          <w:p w14:paraId="7A476F00" w14:textId="787BD822" w:rsidR="00C41D77" w:rsidRPr="00C151D4" w:rsidRDefault="00C41D77" w:rsidP="00C41D77">
            <w:pPr>
              <w:spacing w:before="60" w:afterLines="60" w:after="144"/>
            </w:pPr>
            <w:r w:rsidRPr="00C151D4">
              <w:t>4</w:t>
            </w:r>
          </w:p>
        </w:tc>
        <w:tc>
          <w:tcPr>
            <w:tcW w:w="1814" w:type="dxa"/>
            <w:vAlign w:val="center"/>
          </w:tcPr>
          <w:p w14:paraId="217A5C0C" w14:textId="421F8FE1" w:rsidR="00C41D77" w:rsidRPr="00C151D4" w:rsidRDefault="00C41D77" w:rsidP="00C41D77">
            <w:pPr>
              <w:spacing w:before="60" w:afterLines="60" w:after="144"/>
            </w:pPr>
            <w:r w:rsidRPr="00C151D4">
              <w:t>3</w:t>
            </w:r>
          </w:p>
        </w:tc>
      </w:tr>
      <w:tr w:rsidR="00C41D77" w:rsidRPr="00FE5FF2" w14:paraId="2C335992" w14:textId="77777777" w:rsidTr="00C41D77">
        <w:trPr>
          <w:trHeight w:val="20"/>
        </w:trPr>
        <w:tc>
          <w:tcPr>
            <w:tcW w:w="1814" w:type="dxa"/>
            <w:vAlign w:val="center"/>
          </w:tcPr>
          <w:p w14:paraId="1E9BBDE6" w14:textId="4FDF8A92" w:rsidR="00C41D77" w:rsidRPr="00C151D4" w:rsidRDefault="00C41D77" w:rsidP="00C41D77">
            <w:pPr>
              <w:spacing w:before="60" w:afterLines="60" w:after="144"/>
            </w:pPr>
            <w:r w:rsidRPr="00C151D4">
              <w:t>Normativo</w:t>
            </w:r>
          </w:p>
        </w:tc>
        <w:tc>
          <w:tcPr>
            <w:tcW w:w="1814" w:type="dxa"/>
            <w:vAlign w:val="center"/>
          </w:tcPr>
          <w:p w14:paraId="57D0DA79" w14:textId="4DD3E917" w:rsidR="00C41D77" w:rsidRPr="00C151D4" w:rsidRDefault="00C41D77" w:rsidP="00C41D77">
            <w:pPr>
              <w:spacing w:before="60" w:afterLines="60" w:after="144"/>
            </w:pPr>
            <w:r w:rsidRPr="00C151D4">
              <w:t>5</w:t>
            </w:r>
          </w:p>
        </w:tc>
        <w:tc>
          <w:tcPr>
            <w:tcW w:w="1814" w:type="dxa"/>
            <w:vAlign w:val="center"/>
          </w:tcPr>
          <w:p w14:paraId="025A3D76" w14:textId="55A20054" w:rsidR="00C41D77" w:rsidRPr="00C151D4" w:rsidRDefault="00C41D77" w:rsidP="00C41D77">
            <w:pPr>
              <w:spacing w:before="60" w:afterLines="60" w:after="144"/>
            </w:pPr>
            <w:r w:rsidRPr="00C151D4">
              <w:t>4</w:t>
            </w:r>
          </w:p>
        </w:tc>
        <w:tc>
          <w:tcPr>
            <w:tcW w:w="1814" w:type="dxa"/>
            <w:vAlign w:val="center"/>
          </w:tcPr>
          <w:p w14:paraId="5AF481C0" w14:textId="42F382B6" w:rsidR="00C41D77" w:rsidRPr="00C151D4" w:rsidRDefault="00C41D77" w:rsidP="00C41D77">
            <w:pPr>
              <w:spacing w:before="60" w:afterLines="60" w:after="144"/>
            </w:pPr>
            <w:r w:rsidRPr="00C151D4">
              <w:t>2</w:t>
            </w:r>
          </w:p>
        </w:tc>
      </w:tr>
      <w:tr w:rsidR="00C41D77" w:rsidRPr="00FE5FF2" w14:paraId="281E414F" w14:textId="77777777" w:rsidTr="00C41D77">
        <w:trPr>
          <w:trHeight w:val="20"/>
        </w:trPr>
        <w:tc>
          <w:tcPr>
            <w:tcW w:w="1814" w:type="dxa"/>
            <w:vAlign w:val="center"/>
          </w:tcPr>
          <w:p w14:paraId="0B0FC6BF" w14:textId="12EA650C" w:rsidR="00C41D77" w:rsidRPr="00C151D4" w:rsidRDefault="00C41D77" w:rsidP="00C41D77">
            <w:pPr>
              <w:spacing w:before="60" w:afterLines="60" w:after="144"/>
            </w:pPr>
            <w:r w:rsidRPr="00C151D4">
              <w:t>Operativo</w:t>
            </w:r>
          </w:p>
        </w:tc>
        <w:tc>
          <w:tcPr>
            <w:tcW w:w="1814" w:type="dxa"/>
            <w:vAlign w:val="center"/>
          </w:tcPr>
          <w:p w14:paraId="77484FB2" w14:textId="45334A89" w:rsidR="00C41D77" w:rsidRPr="00C151D4" w:rsidRDefault="00C41D77" w:rsidP="00C41D77">
            <w:pPr>
              <w:spacing w:before="60" w:afterLines="60" w:after="144"/>
            </w:pPr>
            <w:r w:rsidRPr="00C151D4">
              <w:t>2</w:t>
            </w:r>
          </w:p>
        </w:tc>
        <w:tc>
          <w:tcPr>
            <w:tcW w:w="1814" w:type="dxa"/>
            <w:vAlign w:val="center"/>
          </w:tcPr>
          <w:p w14:paraId="2C2661DA" w14:textId="5BBF470E" w:rsidR="00C41D77" w:rsidRPr="00C151D4" w:rsidRDefault="00C41D77" w:rsidP="00C41D77">
            <w:pPr>
              <w:spacing w:before="60" w:afterLines="60" w:after="144"/>
            </w:pPr>
            <w:r w:rsidRPr="00C151D4">
              <w:t>3</w:t>
            </w:r>
          </w:p>
        </w:tc>
        <w:tc>
          <w:tcPr>
            <w:tcW w:w="1814" w:type="dxa"/>
            <w:vAlign w:val="center"/>
          </w:tcPr>
          <w:p w14:paraId="5784C5EE" w14:textId="5415C365" w:rsidR="00C41D77" w:rsidRPr="00C151D4" w:rsidRDefault="00C41D77" w:rsidP="00C41D77">
            <w:pPr>
              <w:spacing w:before="60" w:afterLines="60" w:after="144"/>
            </w:pPr>
            <w:r w:rsidRPr="00C151D4">
              <w:t>5</w:t>
            </w:r>
          </w:p>
        </w:tc>
      </w:tr>
      <w:tr w:rsidR="00C41D77" w:rsidRPr="00FE5FF2" w14:paraId="7E5E2D57" w14:textId="77777777" w:rsidTr="00C41D77">
        <w:trPr>
          <w:trHeight w:val="20"/>
        </w:trPr>
        <w:tc>
          <w:tcPr>
            <w:tcW w:w="1814" w:type="dxa"/>
            <w:vAlign w:val="center"/>
          </w:tcPr>
          <w:p w14:paraId="7414163B" w14:textId="61F5D554" w:rsidR="00C41D77" w:rsidRPr="00C151D4" w:rsidRDefault="00C41D77" w:rsidP="00C41D77">
            <w:pPr>
              <w:spacing w:before="60" w:afterLines="60" w:after="144"/>
            </w:pPr>
            <w:r w:rsidRPr="00C151D4">
              <w:rPr>
                <w:b/>
                <w:bCs/>
              </w:rPr>
              <w:t>Massimo per proprietà</w:t>
            </w:r>
          </w:p>
        </w:tc>
        <w:tc>
          <w:tcPr>
            <w:tcW w:w="1814" w:type="dxa"/>
            <w:vAlign w:val="center"/>
          </w:tcPr>
          <w:p w14:paraId="41A5CA79" w14:textId="2F05D6FA" w:rsidR="00C41D77" w:rsidRPr="00C151D4" w:rsidRDefault="00C41D77" w:rsidP="00C41D77">
            <w:pPr>
              <w:spacing w:before="60" w:afterLines="60" w:after="144"/>
            </w:pPr>
            <w:r w:rsidRPr="00C151D4">
              <w:rPr>
                <w:b/>
                <w:bCs/>
              </w:rPr>
              <w:t>5</w:t>
            </w:r>
          </w:p>
        </w:tc>
        <w:tc>
          <w:tcPr>
            <w:tcW w:w="1814" w:type="dxa"/>
            <w:vAlign w:val="center"/>
          </w:tcPr>
          <w:p w14:paraId="1055534F" w14:textId="0E14F809" w:rsidR="00C41D77" w:rsidRPr="00C151D4" w:rsidRDefault="00C41D77" w:rsidP="00C41D77">
            <w:pPr>
              <w:spacing w:before="60" w:afterLines="60" w:after="144"/>
            </w:pPr>
            <w:r w:rsidRPr="00C151D4">
              <w:rPr>
                <w:b/>
                <w:bCs/>
              </w:rPr>
              <w:t>4</w:t>
            </w:r>
          </w:p>
        </w:tc>
        <w:tc>
          <w:tcPr>
            <w:tcW w:w="1814" w:type="dxa"/>
            <w:vAlign w:val="center"/>
          </w:tcPr>
          <w:p w14:paraId="3469BEE3" w14:textId="557C221F" w:rsidR="00C41D77" w:rsidRPr="00C151D4" w:rsidRDefault="00C41D77" w:rsidP="00C41D77">
            <w:pPr>
              <w:spacing w:before="60" w:afterLines="60" w:after="144"/>
            </w:pPr>
            <w:r w:rsidRPr="00C151D4">
              <w:rPr>
                <w:b/>
                <w:bCs/>
              </w:rPr>
              <w:t>5</w:t>
            </w:r>
          </w:p>
        </w:tc>
      </w:tr>
    </w:tbl>
    <w:p w14:paraId="63977BF8" w14:textId="77777777" w:rsidR="00C41D77" w:rsidRDefault="00C41D77" w:rsidP="00C151D4"/>
    <w:p w14:paraId="39F319CD" w14:textId="77777777" w:rsidR="00C41D77" w:rsidRPr="00C151D4" w:rsidRDefault="00C41D77" w:rsidP="00C151D4"/>
    <w:p w14:paraId="028A89E2" w14:textId="77777777" w:rsidR="00C151D4" w:rsidRPr="00C41D77" w:rsidRDefault="00C151D4" w:rsidP="00C151D4">
      <w:pPr>
        <w:rPr>
          <w:lang w:val="pt-PT"/>
        </w:rPr>
      </w:pPr>
      <w:r w:rsidRPr="00C41D77">
        <w:rPr>
          <w:lang w:val="pt-PT"/>
        </w:rPr>
        <w:t>Pertanto:</w:t>
      </w:r>
    </w:p>
    <w:p w14:paraId="15B4EA39" w14:textId="77777777" w:rsidR="00C151D4" w:rsidRPr="00C41D77" w:rsidRDefault="00C151D4" w:rsidP="00C151D4">
      <w:pPr>
        <w:rPr>
          <w:lang w:val="pt-PT"/>
        </w:rPr>
      </w:pPr>
      <w:r w:rsidRPr="00C41D77">
        <w:rPr>
          <w:lang w:val="pt-PT"/>
        </w:rPr>
        <w:t>II_R = 5</w:t>
      </w:r>
    </w:p>
    <w:p w14:paraId="4E67D33B" w14:textId="77777777" w:rsidR="00C151D4" w:rsidRPr="00C41D77" w:rsidRDefault="00C151D4" w:rsidP="00C151D4">
      <w:pPr>
        <w:rPr>
          <w:lang w:val="pt-PT"/>
        </w:rPr>
      </w:pPr>
      <w:r w:rsidRPr="00C41D77">
        <w:rPr>
          <w:lang w:val="pt-PT"/>
        </w:rPr>
        <w:t>II_I = 4</w:t>
      </w:r>
    </w:p>
    <w:p w14:paraId="5072C59B" w14:textId="77777777" w:rsidR="00C151D4" w:rsidRPr="00C151D4" w:rsidRDefault="00C151D4" w:rsidP="00C151D4">
      <w:r w:rsidRPr="00C151D4">
        <w:t>II_D = 5</w:t>
      </w:r>
    </w:p>
    <w:p w14:paraId="49115596" w14:textId="27092CDB" w:rsidR="00C151D4" w:rsidRPr="00C85EF9" w:rsidRDefault="009465C1" w:rsidP="00C41D77">
      <w:pPr>
        <w:pStyle w:val="Titolo2"/>
        <w:rPr>
          <w:lang w:val="it-IT"/>
        </w:rPr>
      </w:pPr>
      <w:bookmarkStart w:id="98" w:name="_Toc238751531"/>
      <w:r w:rsidRPr="00C85EF9">
        <w:rPr>
          <w:caps w:val="0"/>
          <w:lang w:val="it-IT"/>
        </w:rPr>
        <w:t>DETERMINAZIONE DELL’IMPATTO INERENTE DELLO SCENARIO</w:t>
      </w:r>
      <w:bookmarkEnd w:id="98"/>
    </w:p>
    <w:p w14:paraId="390D3196" w14:textId="77777777" w:rsidR="00C151D4" w:rsidRPr="00C151D4" w:rsidRDefault="00C151D4" w:rsidP="00C151D4">
      <w:r w:rsidRPr="00C151D4">
        <w:t>L’impatto inerente dello scenario, indicato con II, è determinato considerando esclusivamente le proprietà di sicurezza associate al Threat Event.</w:t>
      </w:r>
    </w:p>
    <w:p w14:paraId="19D0ECBB" w14:textId="5FABF24D" w:rsidR="00C151D4" w:rsidRPr="00C85EF9" w:rsidRDefault="00C151D4" w:rsidP="00C151D4">
      <w:pPr>
        <w:rPr>
          <w:b/>
          <w:bCs/>
        </w:rPr>
      </w:pPr>
      <w:r w:rsidRPr="00C85EF9">
        <w:rPr>
          <w:b/>
          <w:bCs/>
        </w:rPr>
        <w:t>II = MAX (II_R, se R applicabile;</w:t>
      </w:r>
      <w:r w:rsidR="00C85EF9" w:rsidRPr="00C85EF9">
        <w:rPr>
          <w:b/>
          <w:bCs/>
        </w:rPr>
        <w:t xml:space="preserve"> </w:t>
      </w:r>
      <w:r w:rsidRPr="00C85EF9">
        <w:rPr>
          <w:b/>
          <w:bCs/>
        </w:rPr>
        <w:t>II_I, se I applicabile;</w:t>
      </w:r>
      <w:r w:rsidR="00C85EF9" w:rsidRPr="00C85EF9">
        <w:rPr>
          <w:b/>
          <w:bCs/>
        </w:rPr>
        <w:t xml:space="preserve"> </w:t>
      </w:r>
      <w:r w:rsidRPr="00C85EF9">
        <w:rPr>
          <w:b/>
          <w:bCs/>
        </w:rPr>
        <w:t>II_D, se D applicabile)</w:t>
      </w:r>
    </w:p>
    <w:p w14:paraId="1E355134" w14:textId="77777777" w:rsidR="00C151D4" w:rsidRPr="00C151D4" w:rsidRDefault="00C151D4" w:rsidP="00C151D4">
      <w:r w:rsidRPr="00C151D4">
        <w:t>Le proprietà non interessate dal Threat Event sono escluse dal calcolo.</w:t>
      </w:r>
    </w:p>
    <w:p w14:paraId="7E78FA59" w14:textId="77777777" w:rsidR="00C151D4" w:rsidRPr="00C151D4" w:rsidRDefault="00C151D4" w:rsidP="00C85EF9">
      <w:pPr>
        <w:rPr>
          <w:b/>
          <w:bCs/>
        </w:rPr>
      </w:pPr>
      <w:r w:rsidRPr="00C151D4">
        <w:rPr>
          <w:b/>
          <w:bCs/>
        </w:rPr>
        <w:t>Esempio 1: DDoS</w:t>
      </w:r>
    </w:p>
    <w:p w14:paraId="02292CF6" w14:textId="77777777" w:rsidR="00C151D4" w:rsidRPr="00C151D4" w:rsidRDefault="00C151D4" w:rsidP="00C151D4">
      <w:r w:rsidRPr="00C151D4">
        <w:t>Il Threat Event compromette esclusivamente la Disponibilità:</w:t>
      </w:r>
    </w:p>
    <w:p w14:paraId="7CB47504" w14:textId="77777777" w:rsidR="00C151D4" w:rsidRPr="00C85EF9" w:rsidRDefault="00C151D4" w:rsidP="00C151D4">
      <w:pPr>
        <w:rPr>
          <w:lang w:val="pt-PT"/>
        </w:rPr>
      </w:pPr>
      <w:r w:rsidRPr="00C85EF9">
        <w:rPr>
          <w:lang w:val="pt-PT"/>
        </w:rPr>
        <w:t>II = II_D</w:t>
      </w:r>
    </w:p>
    <w:p w14:paraId="600071AE" w14:textId="77777777" w:rsidR="00C151D4" w:rsidRPr="00C85EF9" w:rsidRDefault="00C151D4" w:rsidP="00C151D4">
      <w:pPr>
        <w:rPr>
          <w:lang w:val="pt-PT"/>
        </w:rPr>
      </w:pPr>
      <w:r w:rsidRPr="00C85EF9">
        <w:rPr>
          <w:lang w:val="pt-PT"/>
        </w:rPr>
        <w:t>Se:</w:t>
      </w:r>
    </w:p>
    <w:p w14:paraId="5D0722C2" w14:textId="77777777" w:rsidR="00C151D4" w:rsidRPr="00C85EF9" w:rsidRDefault="00C151D4" w:rsidP="00C151D4">
      <w:pPr>
        <w:rPr>
          <w:lang w:val="pt-PT"/>
        </w:rPr>
      </w:pPr>
      <w:r w:rsidRPr="00C85EF9">
        <w:rPr>
          <w:lang w:val="pt-PT"/>
        </w:rPr>
        <w:t>II_D = 5</w:t>
      </w:r>
    </w:p>
    <w:p w14:paraId="6284BB43" w14:textId="77777777" w:rsidR="00C151D4" w:rsidRPr="00C151D4" w:rsidRDefault="00C151D4" w:rsidP="00C151D4">
      <w:r w:rsidRPr="00C151D4">
        <w:t>allora:</w:t>
      </w:r>
    </w:p>
    <w:p w14:paraId="5DA2832D" w14:textId="76E34BEE" w:rsidR="00C151D4" w:rsidRPr="00C151D4" w:rsidRDefault="00C151D4" w:rsidP="00C151D4">
      <w:r w:rsidRPr="00C151D4">
        <w:t>II = 5 - Estremo</w:t>
      </w:r>
    </w:p>
    <w:p w14:paraId="3E8F4F68" w14:textId="77777777" w:rsidR="00C151D4" w:rsidRPr="00C151D4" w:rsidRDefault="00C151D4" w:rsidP="00C85EF9">
      <w:pPr>
        <w:rPr>
          <w:b/>
          <w:bCs/>
        </w:rPr>
      </w:pPr>
      <w:r w:rsidRPr="00C151D4">
        <w:rPr>
          <w:b/>
          <w:bCs/>
        </w:rPr>
        <w:t>Esempio 2: esfiltrazione di dati</w:t>
      </w:r>
    </w:p>
    <w:p w14:paraId="1AE61E80" w14:textId="77777777" w:rsidR="00C151D4" w:rsidRPr="00C151D4" w:rsidRDefault="00C151D4" w:rsidP="00C151D4">
      <w:r w:rsidRPr="00C151D4">
        <w:t>Il Threat Event compromette la Riservatezza:</w:t>
      </w:r>
    </w:p>
    <w:p w14:paraId="07935148" w14:textId="6CD13BB2" w:rsidR="00C151D4" w:rsidRPr="00BD4090" w:rsidRDefault="00C151D4" w:rsidP="00C85EF9">
      <w:pPr>
        <w:rPr>
          <w:lang w:val="pt-PT"/>
        </w:rPr>
      </w:pPr>
      <w:r w:rsidRPr="00BD4090">
        <w:rPr>
          <w:lang w:val="pt-PT"/>
        </w:rPr>
        <w:t>II = II_R</w:t>
      </w:r>
    </w:p>
    <w:p w14:paraId="39A1EEAE" w14:textId="77777777" w:rsidR="00C151D4" w:rsidRPr="00BD4090" w:rsidRDefault="00C151D4" w:rsidP="00C151D4">
      <w:pPr>
        <w:rPr>
          <w:lang w:val="pt-PT"/>
        </w:rPr>
      </w:pPr>
      <w:r w:rsidRPr="00BD4090">
        <w:rPr>
          <w:lang w:val="pt-PT"/>
        </w:rPr>
        <w:t>Se:</w:t>
      </w:r>
    </w:p>
    <w:p w14:paraId="23444BB7" w14:textId="77777777" w:rsidR="00C151D4" w:rsidRPr="00BD4090" w:rsidRDefault="00C151D4" w:rsidP="00C151D4">
      <w:pPr>
        <w:rPr>
          <w:lang w:val="pt-PT"/>
        </w:rPr>
      </w:pPr>
      <w:r w:rsidRPr="00BD4090">
        <w:rPr>
          <w:lang w:val="pt-PT"/>
        </w:rPr>
        <w:t>II_R = 5</w:t>
      </w:r>
    </w:p>
    <w:p w14:paraId="023F41EF" w14:textId="77777777" w:rsidR="00C151D4" w:rsidRPr="00C151D4" w:rsidRDefault="00C151D4" w:rsidP="00C151D4">
      <w:r w:rsidRPr="00C151D4">
        <w:t>allora:</w:t>
      </w:r>
    </w:p>
    <w:p w14:paraId="1EC29465" w14:textId="77777777" w:rsidR="00C151D4" w:rsidRPr="00C151D4" w:rsidRDefault="00C151D4" w:rsidP="00C151D4">
      <w:r w:rsidRPr="00C151D4">
        <w:t>II = 5 - Estremo</w:t>
      </w:r>
    </w:p>
    <w:p w14:paraId="533A100C" w14:textId="77777777" w:rsidR="00C151D4" w:rsidRPr="00C151D4" w:rsidRDefault="00C151D4" w:rsidP="00372AC5">
      <w:pPr>
        <w:rPr>
          <w:b/>
          <w:bCs/>
        </w:rPr>
      </w:pPr>
      <w:r w:rsidRPr="00C151D4">
        <w:rPr>
          <w:b/>
          <w:bCs/>
        </w:rPr>
        <w:t>Esempio 3: ransomware</w:t>
      </w:r>
    </w:p>
    <w:p w14:paraId="75867825" w14:textId="77777777" w:rsidR="00C151D4" w:rsidRPr="00C151D4" w:rsidRDefault="00C151D4" w:rsidP="00C151D4">
      <w:r w:rsidRPr="00C151D4">
        <w:t>Il Threat Event può compromettere Riservatezza, Integrità e Disponibilità:</w:t>
      </w:r>
    </w:p>
    <w:p w14:paraId="53EE87DE" w14:textId="77777777" w:rsidR="00C151D4" w:rsidRPr="00372AC5" w:rsidRDefault="00C151D4" w:rsidP="00C151D4">
      <w:pPr>
        <w:rPr>
          <w:lang w:val="pt-PT"/>
        </w:rPr>
      </w:pPr>
      <w:r w:rsidRPr="00372AC5">
        <w:rPr>
          <w:lang w:val="pt-PT"/>
        </w:rPr>
        <w:t>II = MAX(II_R; II_I; II_D)</w:t>
      </w:r>
    </w:p>
    <w:p w14:paraId="0DB1A1CA" w14:textId="77777777" w:rsidR="00C151D4" w:rsidRPr="00C151D4" w:rsidRDefault="00C151D4" w:rsidP="00C151D4">
      <w:r w:rsidRPr="00C151D4">
        <w:lastRenderedPageBreak/>
        <w:t>Con i valori dell’esempio precedente:</w:t>
      </w:r>
    </w:p>
    <w:p w14:paraId="0B39B56E" w14:textId="77777777" w:rsidR="00C151D4" w:rsidRPr="00372AC5" w:rsidRDefault="00C151D4" w:rsidP="00C151D4">
      <w:r w:rsidRPr="00372AC5">
        <w:t>II = MAX(5; 4; 5) = 5</w:t>
      </w:r>
    </w:p>
    <w:p w14:paraId="42E084FC" w14:textId="77777777" w:rsidR="00C151D4" w:rsidRPr="00C151D4" w:rsidRDefault="00C151D4" w:rsidP="00C151D4">
      <w:r w:rsidRPr="00C151D4">
        <w:t xml:space="preserve">L’impatto inerente dello scenario è quindi </w:t>
      </w:r>
      <w:r w:rsidRPr="00C151D4">
        <w:rPr>
          <w:b/>
          <w:bCs/>
        </w:rPr>
        <w:t>Estremo</w:t>
      </w:r>
      <w:r w:rsidRPr="00C151D4">
        <w:t>.</w:t>
      </w:r>
    </w:p>
    <w:p w14:paraId="3A5A8F37" w14:textId="77777777" w:rsidR="00C151D4" w:rsidRPr="00C151D4" w:rsidRDefault="00C151D4" w:rsidP="00372AC5">
      <w:pPr>
        <w:rPr>
          <w:b/>
          <w:bCs/>
        </w:rPr>
      </w:pPr>
      <w:r w:rsidRPr="00C151D4">
        <w:rPr>
          <w:b/>
          <w:bCs/>
        </w:rPr>
        <w:t>Esempio 4: alterazione non autorizzata</w:t>
      </w:r>
    </w:p>
    <w:p w14:paraId="3F34F863" w14:textId="77777777" w:rsidR="00C151D4" w:rsidRPr="00C151D4" w:rsidRDefault="00C151D4" w:rsidP="00C151D4">
      <w:r w:rsidRPr="00C151D4">
        <w:t>Se il Threat Event interessa esclusivamente l’Integrità:</w:t>
      </w:r>
    </w:p>
    <w:p w14:paraId="1A6B6FE6" w14:textId="77777777" w:rsidR="00C151D4" w:rsidRPr="00372AC5" w:rsidRDefault="00C151D4" w:rsidP="00C151D4">
      <w:r w:rsidRPr="00372AC5">
        <w:t>II = II_I</w:t>
      </w:r>
    </w:p>
    <w:p w14:paraId="58318AEB" w14:textId="77777777" w:rsidR="00C151D4" w:rsidRPr="00C151D4" w:rsidRDefault="00C151D4" w:rsidP="00C151D4">
      <w:r w:rsidRPr="00C151D4">
        <w:t>Con:</w:t>
      </w:r>
    </w:p>
    <w:p w14:paraId="4D123675" w14:textId="77777777" w:rsidR="00C151D4" w:rsidRPr="00C151D4" w:rsidRDefault="00C151D4" w:rsidP="00C151D4">
      <w:r w:rsidRPr="00C151D4">
        <w:t>II_I = 4</w:t>
      </w:r>
    </w:p>
    <w:p w14:paraId="36196A4E" w14:textId="77777777" w:rsidR="00C151D4" w:rsidRPr="00C151D4" w:rsidRDefault="00C151D4" w:rsidP="00C151D4">
      <w:r w:rsidRPr="00C151D4">
        <w:t xml:space="preserve">l’impatto inerente dello scenario è </w:t>
      </w:r>
      <w:r w:rsidRPr="00C151D4">
        <w:rPr>
          <w:b/>
          <w:bCs/>
        </w:rPr>
        <w:t>Alto</w:t>
      </w:r>
      <w:r w:rsidRPr="00C151D4">
        <w:t>.</w:t>
      </w:r>
    </w:p>
    <w:p w14:paraId="6BC0FFBB" w14:textId="5ECA59DD" w:rsidR="00C151D4" w:rsidRPr="00C151D4" w:rsidRDefault="009465C1" w:rsidP="00372AC5">
      <w:pPr>
        <w:pStyle w:val="Titolo2"/>
      </w:pPr>
      <w:bookmarkStart w:id="99" w:name="_Toc238751532"/>
      <w:r w:rsidRPr="00C151D4">
        <w:rPr>
          <w:caps w:val="0"/>
        </w:rPr>
        <w:t>TRACCIABILITÀ DEL PROFILO DETERMINANTE</w:t>
      </w:r>
      <w:bookmarkEnd w:id="99"/>
    </w:p>
    <w:p w14:paraId="661FA0D1" w14:textId="77777777" w:rsidR="00C151D4" w:rsidRPr="00C151D4" w:rsidRDefault="00C151D4" w:rsidP="00C151D4">
      <w:r w:rsidRPr="00C151D4">
        <w:t>Oltre al valore complessivo di impatto inerente, il Risk Assessment deve conservare:</w:t>
      </w:r>
    </w:p>
    <w:p w14:paraId="666963BD" w14:textId="77777777" w:rsidR="00C151D4" w:rsidRPr="00C151D4" w:rsidRDefault="00C151D4" w:rsidP="00510D61">
      <w:pPr>
        <w:numPr>
          <w:ilvl w:val="0"/>
          <w:numId w:val="25"/>
        </w:numPr>
      </w:pPr>
      <w:r w:rsidRPr="00C151D4">
        <w:t>la proprietà di sicurezza determinante, R, I o D;</w:t>
      </w:r>
    </w:p>
    <w:p w14:paraId="7424467D" w14:textId="77777777" w:rsidR="00C151D4" w:rsidRPr="00C151D4" w:rsidRDefault="00C151D4" w:rsidP="00510D61">
      <w:pPr>
        <w:numPr>
          <w:ilvl w:val="0"/>
          <w:numId w:val="25"/>
        </w:numPr>
      </w:pPr>
      <w:r w:rsidRPr="00C151D4">
        <w:t>il profilo di impatto determinante, economico, reputazionale, normativo o operativo;</w:t>
      </w:r>
    </w:p>
    <w:p w14:paraId="2EB11AC7" w14:textId="77777777" w:rsidR="00C151D4" w:rsidRPr="00C151D4" w:rsidRDefault="00C151D4" w:rsidP="00510D61">
      <w:pPr>
        <w:numPr>
          <w:ilvl w:val="0"/>
          <w:numId w:val="25"/>
        </w:numPr>
      </w:pPr>
      <w:r w:rsidRPr="00C151D4">
        <w:t>il valore acquisito dalla BIA;</w:t>
      </w:r>
    </w:p>
    <w:p w14:paraId="5B5D1763" w14:textId="77777777" w:rsidR="00C151D4" w:rsidRPr="00C151D4" w:rsidRDefault="00C151D4" w:rsidP="00510D61">
      <w:pPr>
        <w:numPr>
          <w:ilvl w:val="0"/>
          <w:numId w:val="25"/>
        </w:numPr>
      </w:pPr>
      <w:r w:rsidRPr="00C151D4">
        <w:t>il riferimento alla BIA utilizzata;</w:t>
      </w:r>
    </w:p>
    <w:p w14:paraId="1D571BAA" w14:textId="77777777" w:rsidR="00C151D4" w:rsidRPr="00C151D4" w:rsidRDefault="00C151D4" w:rsidP="00510D61">
      <w:pPr>
        <w:numPr>
          <w:ilvl w:val="0"/>
          <w:numId w:val="25"/>
        </w:numPr>
      </w:pPr>
      <w:r w:rsidRPr="00C151D4">
        <w:t>l’eventuale data o versione della valutazione BIA;</w:t>
      </w:r>
    </w:p>
    <w:p w14:paraId="31CD1569" w14:textId="77777777" w:rsidR="00C151D4" w:rsidRPr="00C151D4" w:rsidRDefault="00C151D4" w:rsidP="00510D61">
      <w:pPr>
        <w:numPr>
          <w:ilvl w:val="0"/>
          <w:numId w:val="25"/>
        </w:numPr>
      </w:pPr>
      <w:r w:rsidRPr="00C151D4">
        <w:t>gli altri valori di impatto considerati nel calcolo.</w:t>
      </w:r>
    </w:p>
    <w:p w14:paraId="23BB3004" w14:textId="77777777" w:rsidR="00C151D4" w:rsidRPr="00C151D4" w:rsidRDefault="00C151D4" w:rsidP="00C151D4">
      <w:r w:rsidRPr="00C151D4">
        <w:t>Quando più profili o proprietà presentano lo stesso valore massimo, devono essere registrati tutti gli elementi determinanti.</w:t>
      </w:r>
    </w:p>
    <w:p w14:paraId="345D5931" w14:textId="77777777" w:rsidR="00C151D4" w:rsidRPr="00C151D4" w:rsidRDefault="00C151D4" w:rsidP="00C151D4">
      <w:r w:rsidRPr="00C151D4">
        <w:t>Impatto inerente: 5 - Estremo</w:t>
      </w:r>
    </w:p>
    <w:p w14:paraId="5E70C261" w14:textId="77777777" w:rsidR="00C151D4" w:rsidRPr="00C151D4" w:rsidRDefault="00C151D4" w:rsidP="00C151D4">
      <w:r w:rsidRPr="00C151D4">
        <w:t>Proprietà determinanti: Riservatezza e Disponibilità</w:t>
      </w:r>
    </w:p>
    <w:p w14:paraId="2BAD34F4" w14:textId="77777777" w:rsidR="00C151D4" w:rsidRPr="00C151D4" w:rsidRDefault="00C151D4" w:rsidP="00C151D4">
      <w:r w:rsidRPr="00C151D4">
        <w:t>Profili determinanti:</w:t>
      </w:r>
    </w:p>
    <w:p w14:paraId="43F7C6FB" w14:textId="77777777" w:rsidR="00C151D4" w:rsidRPr="00C151D4" w:rsidRDefault="00C151D4" w:rsidP="00C151D4">
      <w:r w:rsidRPr="00C151D4">
        <w:t>- Normativo / Riservatezza = 5</w:t>
      </w:r>
    </w:p>
    <w:p w14:paraId="00F30FC4" w14:textId="77777777" w:rsidR="00C151D4" w:rsidRPr="00C151D4" w:rsidRDefault="00C151D4" w:rsidP="00C151D4">
      <w:r w:rsidRPr="00C151D4">
        <w:t>- Operativo / Disponibilità = 5</w:t>
      </w:r>
    </w:p>
    <w:p w14:paraId="1ADFAC0F" w14:textId="77777777" w:rsidR="00C151D4" w:rsidRPr="00C151D4" w:rsidRDefault="00C151D4" w:rsidP="00C151D4">
      <w:r w:rsidRPr="00C151D4">
        <w:t>Questo evita che nel Risk Register rimanga solamente il numero 5, senza evidenza della ragione per cui è stato attribuito.</w:t>
      </w:r>
    </w:p>
    <w:p w14:paraId="11D873B0" w14:textId="0F4C0F0E" w:rsidR="00C151D4" w:rsidRPr="00C151D4" w:rsidRDefault="00C151D4" w:rsidP="00C151D4"/>
    <w:p w14:paraId="37DAD38F" w14:textId="31666398" w:rsidR="00C151D4" w:rsidRPr="00D16C39" w:rsidRDefault="009465C1" w:rsidP="00D16C39">
      <w:pPr>
        <w:pStyle w:val="Titolo2"/>
        <w:rPr>
          <w:lang w:val="it-IT"/>
        </w:rPr>
      </w:pPr>
      <w:bookmarkStart w:id="100" w:name="_Toc238751533"/>
      <w:r w:rsidRPr="00D16C39">
        <w:rPr>
          <w:caps w:val="0"/>
          <w:lang w:val="it-IT"/>
        </w:rPr>
        <w:lastRenderedPageBreak/>
        <w:t>ASSENZA O INDISPONIBILITÀ DELLA BIA</w:t>
      </w:r>
      <w:bookmarkEnd w:id="100"/>
    </w:p>
    <w:p w14:paraId="60F2E203" w14:textId="77777777" w:rsidR="00C151D4" w:rsidRPr="00C151D4" w:rsidRDefault="00C151D4" w:rsidP="00C151D4">
      <w:r w:rsidRPr="00C151D4">
        <w:t>Qualora il servizio o processo oggetto di valutazione non disponga di una BIA aggiornata o applicabile, gli impatti devono essere determinati mediante una valutazione specifica condotta con il coinvolgimento del Service Manager, del Risk Owner e delle funzioni competenti.</w:t>
      </w:r>
    </w:p>
    <w:p w14:paraId="60D57324" w14:textId="77777777" w:rsidR="00C151D4" w:rsidRPr="00C151D4" w:rsidRDefault="00C151D4" w:rsidP="00C151D4">
      <w:r w:rsidRPr="00C151D4">
        <w:t>La valutazione deve utilizzare:</w:t>
      </w:r>
    </w:p>
    <w:p w14:paraId="77AF150D" w14:textId="77777777" w:rsidR="00C151D4" w:rsidRPr="00C151D4" w:rsidRDefault="00C151D4" w:rsidP="00510D61">
      <w:pPr>
        <w:numPr>
          <w:ilvl w:val="0"/>
          <w:numId w:val="26"/>
        </w:numPr>
      </w:pPr>
      <w:r w:rsidRPr="00C151D4">
        <w:t>le medesime dimensioni di impatto previste dalla BIA;</w:t>
      </w:r>
    </w:p>
    <w:p w14:paraId="12C77FEC" w14:textId="77777777" w:rsidR="00C151D4" w:rsidRPr="00C151D4" w:rsidRDefault="00C151D4" w:rsidP="00510D61">
      <w:pPr>
        <w:numPr>
          <w:ilvl w:val="0"/>
          <w:numId w:val="26"/>
        </w:numPr>
      </w:pPr>
      <w:r w:rsidRPr="00C151D4">
        <w:t>la medesima scala qualitativa;</w:t>
      </w:r>
    </w:p>
    <w:p w14:paraId="0A833F4E" w14:textId="77777777" w:rsidR="00C151D4" w:rsidRPr="00C151D4" w:rsidRDefault="00C151D4" w:rsidP="00510D61">
      <w:pPr>
        <w:numPr>
          <w:ilvl w:val="0"/>
          <w:numId w:val="26"/>
        </w:numPr>
      </w:pPr>
      <w:r w:rsidRPr="00C151D4">
        <w:t>i medesimi criteri e soglie applicabili;</w:t>
      </w:r>
    </w:p>
    <w:p w14:paraId="68203A26" w14:textId="77777777" w:rsidR="00C151D4" w:rsidRPr="00C151D4" w:rsidRDefault="00C151D4" w:rsidP="00510D61">
      <w:pPr>
        <w:numPr>
          <w:ilvl w:val="0"/>
          <w:numId w:val="26"/>
        </w:numPr>
      </w:pPr>
      <w:r w:rsidRPr="00C151D4">
        <w:t>la distinzione tra Riservatezza, Integrità e Disponibilità.</w:t>
      </w:r>
    </w:p>
    <w:p w14:paraId="3763A117" w14:textId="77777777" w:rsidR="00C151D4" w:rsidRPr="00C151D4" w:rsidRDefault="00C151D4" w:rsidP="00C151D4">
      <w:r w:rsidRPr="00C151D4">
        <w:t>L’assenza della BIA e le motivazioni della valutazione sostitutiva devono essere documentate nel Risk Register.</w:t>
      </w:r>
    </w:p>
    <w:p w14:paraId="0427CEAB" w14:textId="77777777" w:rsidR="00C151D4" w:rsidRPr="00C151D4" w:rsidRDefault="00C151D4" w:rsidP="00C151D4">
      <w:r w:rsidRPr="00C151D4">
        <w:t>La valutazione sostitutiva non deve diventare la modalità ordinaria. Per servizi e processi soggetti a valutazioni periodiche, l’assenza di una BIA applicabile deve essere segnalata alla funzione competente affinché venga pianificato il relativo aggiornamento.</w:t>
      </w:r>
    </w:p>
    <w:p w14:paraId="00FDA127" w14:textId="490F4589" w:rsidR="00C151D4" w:rsidRPr="004C1892" w:rsidRDefault="009465C1" w:rsidP="00D16C39">
      <w:pPr>
        <w:pStyle w:val="Titolo2"/>
        <w:rPr>
          <w:lang w:val="it-IT"/>
        </w:rPr>
      </w:pPr>
      <w:bookmarkStart w:id="101" w:name="_Toc238751534"/>
      <w:r w:rsidRPr="004C1892">
        <w:rPr>
          <w:caps w:val="0"/>
          <w:lang w:val="it-IT"/>
        </w:rPr>
        <w:t>AGGIORNAMENTO DEI VALORI DI IMPATTO</w:t>
      </w:r>
      <w:bookmarkEnd w:id="101"/>
    </w:p>
    <w:p w14:paraId="1D1C1862" w14:textId="77777777" w:rsidR="00C151D4" w:rsidRPr="00C151D4" w:rsidRDefault="00C151D4" w:rsidP="00C151D4">
      <w:r w:rsidRPr="00C151D4">
        <w:t>I valori di impatto devono essere riesaminati nell’ambito del Cyber Risk Assessment quando intervengano modifiche rilevanti riguardanti:</w:t>
      </w:r>
    </w:p>
    <w:p w14:paraId="59E01874" w14:textId="77777777" w:rsidR="00C151D4" w:rsidRPr="00C151D4" w:rsidRDefault="00C151D4" w:rsidP="00510D61">
      <w:pPr>
        <w:numPr>
          <w:ilvl w:val="0"/>
          <w:numId w:val="27"/>
        </w:numPr>
      </w:pPr>
      <w:r w:rsidRPr="00C151D4">
        <w:t>criticità del processo o del servizio;</w:t>
      </w:r>
    </w:p>
    <w:p w14:paraId="05170FF8" w14:textId="77777777" w:rsidR="00C151D4" w:rsidRPr="00C151D4" w:rsidRDefault="00C151D4" w:rsidP="00510D61">
      <w:pPr>
        <w:numPr>
          <w:ilvl w:val="0"/>
          <w:numId w:val="27"/>
        </w:numPr>
      </w:pPr>
      <w:r w:rsidRPr="00C151D4">
        <w:t>dati e informazioni trattati;</w:t>
      </w:r>
    </w:p>
    <w:p w14:paraId="60CC5597" w14:textId="77777777" w:rsidR="00C151D4" w:rsidRPr="00C151D4" w:rsidRDefault="00C151D4" w:rsidP="00510D61">
      <w:pPr>
        <w:numPr>
          <w:ilvl w:val="0"/>
          <w:numId w:val="27"/>
        </w:numPr>
      </w:pPr>
      <w:r w:rsidRPr="00C151D4">
        <w:t>requisiti normativi o contrattuali;</w:t>
      </w:r>
    </w:p>
    <w:p w14:paraId="19FC5A0C" w14:textId="77777777" w:rsidR="00C151D4" w:rsidRPr="00C151D4" w:rsidRDefault="00C151D4" w:rsidP="00510D61">
      <w:pPr>
        <w:numPr>
          <w:ilvl w:val="0"/>
          <w:numId w:val="27"/>
        </w:numPr>
      </w:pPr>
      <w:r w:rsidRPr="00C151D4">
        <w:t>clientela o soggetti interessati;</w:t>
      </w:r>
    </w:p>
    <w:p w14:paraId="0117502F" w14:textId="77777777" w:rsidR="00C151D4" w:rsidRPr="00C151D4" w:rsidRDefault="00C151D4" w:rsidP="00510D61">
      <w:pPr>
        <w:numPr>
          <w:ilvl w:val="0"/>
          <w:numId w:val="27"/>
        </w:numPr>
      </w:pPr>
      <w:r w:rsidRPr="00C151D4">
        <w:t>perimetro tecnologico;</w:t>
      </w:r>
    </w:p>
    <w:p w14:paraId="766BDC09" w14:textId="77777777" w:rsidR="00C151D4" w:rsidRPr="00C151D4" w:rsidRDefault="00C151D4" w:rsidP="00510D61">
      <w:pPr>
        <w:numPr>
          <w:ilvl w:val="0"/>
          <w:numId w:val="27"/>
        </w:numPr>
      </w:pPr>
      <w:r w:rsidRPr="00C151D4">
        <w:t>dipendenze interne o da terze parti;</w:t>
      </w:r>
    </w:p>
    <w:p w14:paraId="22E5319E" w14:textId="77777777" w:rsidR="00C151D4" w:rsidRPr="00C151D4" w:rsidRDefault="00C151D4" w:rsidP="00510D61">
      <w:pPr>
        <w:numPr>
          <w:ilvl w:val="0"/>
          <w:numId w:val="27"/>
        </w:numPr>
      </w:pPr>
      <w:r w:rsidRPr="00C151D4">
        <w:t>obiettivi di continuità operativa;</w:t>
      </w:r>
    </w:p>
    <w:p w14:paraId="4DAD5270" w14:textId="77777777" w:rsidR="00C151D4" w:rsidRPr="00C151D4" w:rsidRDefault="00C151D4" w:rsidP="00510D61">
      <w:pPr>
        <w:numPr>
          <w:ilvl w:val="0"/>
          <w:numId w:val="27"/>
        </w:numPr>
      </w:pPr>
      <w:r w:rsidRPr="00C151D4">
        <w:t>esiti della BIA.</w:t>
      </w:r>
    </w:p>
    <w:p w14:paraId="0D407CF0" w14:textId="77777777" w:rsidR="00C151D4" w:rsidRPr="00C151D4" w:rsidRDefault="00C151D4" w:rsidP="00C151D4">
      <w:r w:rsidRPr="00C151D4">
        <w:t>Qualora il Cyber Risk Assessment evidenzi informazioni non coerenti con i valori ricevuti dalla BIA, tali valori non devono essere modificati unilateralmente nell’ambito del Risk Assessment. L’incongruenza deve essere documentata e sottoposta al processo competente per il riesame della BIA.</w:t>
      </w:r>
    </w:p>
    <w:p w14:paraId="05F34487" w14:textId="1F860D5A" w:rsidR="0083079E" w:rsidRDefault="0083079E" w:rsidP="0083079E"/>
    <w:p w14:paraId="43141D33" w14:textId="77777777" w:rsidR="00C151D4" w:rsidRPr="0083079E" w:rsidRDefault="00C151D4" w:rsidP="0083079E"/>
    <w:p w14:paraId="5A5A9D17" w14:textId="4ECAC336" w:rsidR="0083079E" w:rsidRPr="0083079E" w:rsidRDefault="0083079E" w:rsidP="00323886">
      <w:pPr>
        <w:pStyle w:val="Titolo1"/>
      </w:pPr>
      <w:bookmarkStart w:id="102" w:name="_Toc238751535"/>
      <w:r w:rsidRPr="0083079E">
        <w:lastRenderedPageBreak/>
        <w:t>VALUTAZIONE DEL RISCHIO</w:t>
      </w:r>
      <w:bookmarkEnd w:id="102"/>
    </w:p>
    <w:p w14:paraId="7175F13C" w14:textId="77777777" w:rsidR="000A13FC" w:rsidRDefault="000A13FC" w:rsidP="000A13FC">
      <w:r>
        <w:t>La valutazione del rischio determina il livello di esposizione associato a ciascuno scenario di rischio identificato e supporta la definizione delle priorità di trattamento, delle modalità di monitoraggio e dei livelli autorizzativi previsti per l’accettazione del rischio residuo.</w:t>
      </w:r>
    </w:p>
    <w:p w14:paraId="2C0EDEB7" w14:textId="77777777" w:rsidR="000A13FC" w:rsidRDefault="000A13FC" w:rsidP="000A13FC">
      <w:r>
        <w:t>Il livello di rischio è definito mediante l’incrocio tra probabilità e impatto, entrambi espressi su una scala a cinque livelli. La stessa matrice di classificazione è utilizzata per rappresentare il rischio inerente, il rischio residuo corrente e il rischio residuo atteso.</w:t>
      </w:r>
    </w:p>
    <w:p w14:paraId="25608698" w14:textId="77777777" w:rsidR="000A13FC" w:rsidRDefault="000A13FC" w:rsidP="000A13FC">
      <w:r>
        <w:t>La metodologia distingue:</w:t>
      </w:r>
    </w:p>
    <w:p w14:paraId="5411417A" w14:textId="06F6D5DF" w:rsidR="000A13FC" w:rsidRDefault="000A13FC" w:rsidP="00F066DB">
      <w:pPr>
        <w:pStyle w:val="Paragrafoelenco"/>
        <w:numPr>
          <w:ilvl w:val="0"/>
          <w:numId w:val="57"/>
        </w:numPr>
      </w:pPr>
      <w:r>
        <w:t>rischio inerente, determinato senza considerare l’effetto delle misure di sicurezza implementate;</w:t>
      </w:r>
    </w:p>
    <w:p w14:paraId="3509CD79" w14:textId="6D96A943" w:rsidR="000A13FC" w:rsidRDefault="000A13FC" w:rsidP="00F066DB">
      <w:pPr>
        <w:pStyle w:val="Paragrafoelenco"/>
        <w:numPr>
          <w:ilvl w:val="0"/>
          <w:numId w:val="57"/>
        </w:numPr>
      </w:pPr>
      <w:r>
        <w:t>rischio residuo corrente, determinato considerando le misure di sicurezza effettivamente implementate, operative ed efficaci nel perimetro analizzato;</w:t>
      </w:r>
    </w:p>
    <w:p w14:paraId="541C77DE" w14:textId="493AC731" w:rsidR="000A13FC" w:rsidRDefault="000A13FC" w:rsidP="00F066DB">
      <w:pPr>
        <w:pStyle w:val="Paragrafoelenco"/>
        <w:numPr>
          <w:ilvl w:val="0"/>
          <w:numId w:val="57"/>
        </w:numPr>
      </w:pPr>
      <w:r>
        <w:t>rischio residuo atteso o target, determinato considerando le misure previste dal Piano di Trattamento, una volta completate e rese operative.</w:t>
      </w:r>
    </w:p>
    <w:p w14:paraId="2BE1D290" w14:textId="77777777" w:rsidR="000A13FC" w:rsidRDefault="000A13FC" w:rsidP="000A13FC">
      <w:r>
        <w:t>Il rischio residuo corrente è determinato attraverso la rivalutazione della probabilità e dell’impatto dello scenario, considerando separatamente gli effetti delle misure di sicurezza applicabili. Le misure pianificate, approvate ma non ancora implementate rilevano esclusivamente ai fini della stima del rischio residuo atteso.</w:t>
      </w:r>
    </w:p>
    <w:p w14:paraId="7995B727" w14:textId="1D81E73F" w:rsidR="009B7569" w:rsidRPr="009B7569" w:rsidRDefault="000A13FC" w:rsidP="009B7569">
      <w:r>
        <w:t>Il rischio residuo atteso è verificato e aggiornato al completamento delle azioni previste dal Piano di Trattamento, sulla base delle evidenze di implementazione ed efficacia disponibili.</w:t>
      </w:r>
    </w:p>
    <w:p w14:paraId="52604F6C" w14:textId="626D7BA6" w:rsidR="0083079E" w:rsidRDefault="009465C1" w:rsidP="00243161">
      <w:pPr>
        <w:pStyle w:val="Titolo2"/>
      </w:pPr>
      <w:bookmarkStart w:id="103" w:name="_Toc238751536"/>
      <w:r w:rsidRPr="00243161">
        <w:rPr>
          <w:caps w:val="0"/>
        </w:rPr>
        <w:t>MODELLO DI VALUTAZIONE</w:t>
      </w:r>
      <w:bookmarkEnd w:id="103"/>
    </w:p>
    <w:p w14:paraId="3784D93E" w14:textId="77777777" w:rsidR="00D62FAA" w:rsidRDefault="00D62FAA" w:rsidP="00D62FAA">
      <w:pPr>
        <w:rPr>
          <w:lang w:eastAsia="it-IT"/>
        </w:rPr>
      </w:pPr>
      <w:r>
        <w:rPr>
          <w:lang w:eastAsia="it-IT"/>
        </w:rPr>
        <w:t>Il modello di valutazione del rischio si basa sulla determinazione del livello di esposizione associato a ciascuno scenario di rischio mediante la combinazione della probabilità e dell’impatto, entrambi espressi su una scala a cinque livelli.</w:t>
      </w:r>
    </w:p>
    <w:p w14:paraId="7E8EDFA9" w14:textId="77777777" w:rsidR="00D62FAA" w:rsidRDefault="00D62FAA" w:rsidP="00D62FAA">
      <w:pPr>
        <w:rPr>
          <w:lang w:eastAsia="it-IT"/>
        </w:rPr>
      </w:pPr>
      <w:r>
        <w:rPr>
          <w:lang w:eastAsia="it-IT"/>
        </w:rPr>
        <w:t>La valutazione è effettuata secondo una sequenza logica che prevede:</w:t>
      </w:r>
    </w:p>
    <w:p w14:paraId="5F3B1F78" w14:textId="77777777" w:rsidR="00D62FAA" w:rsidRDefault="00D62FAA" w:rsidP="00F066DB">
      <w:pPr>
        <w:pStyle w:val="Paragrafoelenco"/>
        <w:numPr>
          <w:ilvl w:val="0"/>
          <w:numId w:val="58"/>
        </w:numPr>
        <w:rPr>
          <w:lang w:eastAsia="it-IT"/>
        </w:rPr>
      </w:pPr>
      <w:r>
        <w:rPr>
          <w:lang w:eastAsia="it-IT"/>
        </w:rPr>
        <w:t>la determinazione della probabilità inerente dello scenario, secondo l’algoritmo descritto nel capitolo 9;</w:t>
      </w:r>
    </w:p>
    <w:p w14:paraId="7A332CBC" w14:textId="77777777" w:rsidR="00D62FAA" w:rsidRDefault="00D62FAA" w:rsidP="00F066DB">
      <w:pPr>
        <w:pStyle w:val="Paragrafoelenco"/>
        <w:numPr>
          <w:ilvl w:val="0"/>
          <w:numId w:val="58"/>
        </w:numPr>
        <w:rPr>
          <w:lang w:eastAsia="it-IT"/>
        </w:rPr>
      </w:pPr>
      <w:r>
        <w:rPr>
          <w:lang w:eastAsia="it-IT"/>
        </w:rPr>
        <w:t>la determinazione dell’impatto inerente dello scenario, sulla base dei valori forniti dalla Business Impact Analysis e secondo i criteri descritti nel capitolo 10;</w:t>
      </w:r>
    </w:p>
    <w:p w14:paraId="184828F4" w14:textId="77777777" w:rsidR="00D62FAA" w:rsidRDefault="00D62FAA" w:rsidP="00F066DB">
      <w:pPr>
        <w:pStyle w:val="Paragrafoelenco"/>
        <w:numPr>
          <w:ilvl w:val="0"/>
          <w:numId w:val="58"/>
        </w:numPr>
        <w:rPr>
          <w:lang w:eastAsia="it-IT"/>
        </w:rPr>
      </w:pPr>
      <w:r>
        <w:rPr>
          <w:lang w:eastAsia="it-IT"/>
        </w:rPr>
        <w:t>la determinazione del rischio inerente mediante incrocio tra probabilità inerente e impatto inerente nella matrice di classificazione del rischio;</w:t>
      </w:r>
    </w:p>
    <w:p w14:paraId="2357C779" w14:textId="77777777" w:rsidR="00D62FAA" w:rsidRDefault="00D62FAA" w:rsidP="00F066DB">
      <w:pPr>
        <w:pStyle w:val="Paragrafoelenco"/>
        <w:numPr>
          <w:ilvl w:val="0"/>
          <w:numId w:val="58"/>
        </w:numPr>
        <w:rPr>
          <w:lang w:eastAsia="it-IT"/>
        </w:rPr>
      </w:pPr>
      <w:r>
        <w:rPr>
          <w:lang w:eastAsia="it-IT"/>
        </w:rPr>
        <w:t>la valutazione delle misure di sicurezza applicabili allo scenario, considerando rilevanza, implementazione, efficacia operativa, copertura ed evidenze disponibili;</w:t>
      </w:r>
    </w:p>
    <w:p w14:paraId="798C3496" w14:textId="77777777" w:rsidR="00D62FAA" w:rsidRDefault="00D62FAA" w:rsidP="00F066DB">
      <w:pPr>
        <w:pStyle w:val="Paragrafoelenco"/>
        <w:numPr>
          <w:ilvl w:val="0"/>
          <w:numId w:val="58"/>
        </w:numPr>
        <w:rPr>
          <w:lang w:eastAsia="it-IT"/>
        </w:rPr>
      </w:pPr>
      <w:r>
        <w:rPr>
          <w:lang w:eastAsia="it-IT"/>
        </w:rPr>
        <w:t>la determinazione della probabilità residua e dell’impatto residuo, tenendo conto esclusivamente delle misure effettivamente implementate, operative ed efficaci;</w:t>
      </w:r>
    </w:p>
    <w:p w14:paraId="12CA5136" w14:textId="77777777" w:rsidR="00D62FAA" w:rsidRDefault="00D62FAA" w:rsidP="00F066DB">
      <w:pPr>
        <w:pStyle w:val="Paragrafoelenco"/>
        <w:numPr>
          <w:ilvl w:val="0"/>
          <w:numId w:val="58"/>
        </w:numPr>
        <w:rPr>
          <w:lang w:eastAsia="it-IT"/>
        </w:rPr>
      </w:pPr>
      <w:r>
        <w:rPr>
          <w:lang w:eastAsia="it-IT"/>
        </w:rPr>
        <w:t>la determinazione del rischio residuo corrente mediante incrocio tra probabilità residua e impatto residuo nella medesima matrice di classificazione;</w:t>
      </w:r>
    </w:p>
    <w:p w14:paraId="769A3BB0" w14:textId="77777777" w:rsidR="00D62FAA" w:rsidRDefault="00D62FAA" w:rsidP="00F066DB">
      <w:pPr>
        <w:pStyle w:val="Paragrafoelenco"/>
        <w:numPr>
          <w:ilvl w:val="0"/>
          <w:numId w:val="58"/>
        </w:numPr>
        <w:rPr>
          <w:lang w:eastAsia="it-IT"/>
        </w:rPr>
      </w:pPr>
      <w:r>
        <w:rPr>
          <w:lang w:eastAsia="it-IT"/>
        </w:rPr>
        <w:t>la stima del rischio residuo atteso o target, ove siano previste ulteriori misure nell’ambito del Piano di Trattamento.</w:t>
      </w:r>
    </w:p>
    <w:p w14:paraId="15F0BC30" w14:textId="77777777" w:rsidR="00D62FAA" w:rsidRDefault="00D62FAA" w:rsidP="00D62FAA">
      <w:pPr>
        <w:rPr>
          <w:lang w:eastAsia="it-IT"/>
        </w:rPr>
      </w:pPr>
    </w:p>
    <w:p w14:paraId="4F702A9E" w14:textId="77777777" w:rsidR="00D62FAA" w:rsidRDefault="00D62FAA" w:rsidP="00D62FAA">
      <w:pPr>
        <w:rPr>
          <w:lang w:eastAsia="it-IT"/>
        </w:rPr>
      </w:pPr>
      <w:r>
        <w:rPr>
          <w:lang w:eastAsia="it-IT"/>
        </w:rPr>
        <w:lastRenderedPageBreak/>
        <w:t>La medesima matrice di classificazione è utilizzata per rappresentare il rischio inerente, il rischio residuo corrente e il rischio residuo atteso. La classificazione risultante supporta la definizione delle priorità di trattamento, delle modalità di monitoraggio, delle eventuali escalation e dei livelli autorizzativi competenti per l’accettazione del rischio residuo.</w:t>
      </w:r>
    </w:p>
    <w:p w14:paraId="235580B1" w14:textId="1D1FDD8C" w:rsidR="00D62FAA" w:rsidRDefault="00D62FAA" w:rsidP="00D62FAA">
      <w:pPr>
        <w:rPr>
          <w:lang w:eastAsia="it-IT"/>
        </w:rPr>
      </w:pPr>
      <w:r>
        <w:rPr>
          <w:lang w:eastAsia="it-IT"/>
        </w:rPr>
        <w:t>Le misure pianificate, approvate ma non ancora implementate non producono effetti sul rischio residuo corrente. Esse possono essere considerate esclusivamente ai fini della stima del rischio residuo atteso o target, che deve essere verificato e ricalcolato al completamento delle azioni previste.</w:t>
      </w:r>
    </w:p>
    <w:p w14:paraId="611718EF" w14:textId="4D84C27B" w:rsidR="00243161" w:rsidRDefault="00243161" w:rsidP="00243161">
      <w:pPr>
        <w:rPr>
          <w:lang w:eastAsia="it-IT"/>
        </w:rPr>
      </w:pPr>
      <w:r w:rsidRPr="00243161">
        <w:rPr>
          <w:lang w:eastAsia="it-IT"/>
        </w:rPr>
        <w:t>Il modello di valutazione del rischio è rappresentato dal seguente processo:</w:t>
      </w:r>
    </w:p>
    <w:p w14:paraId="102FD69D" w14:textId="290AF8A1" w:rsidR="00F958A2" w:rsidRPr="00F958A2" w:rsidRDefault="009555AC" w:rsidP="00CA789E">
      <w:pPr>
        <w:rPr>
          <w:lang w:eastAsia="it-IT"/>
        </w:rPr>
      </w:pPr>
      <w:r>
        <w:rPr>
          <w:noProof/>
          <w:lang w:eastAsia="it-IT"/>
        </w:rPr>
        <w:drawing>
          <wp:inline distT="0" distB="0" distL="0" distR="0" wp14:anchorId="51EF0B59" wp14:editId="3164B096">
            <wp:extent cx="5926865" cy="2603500"/>
            <wp:effectExtent l="0" t="0" r="0" b="6350"/>
            <wp:docPr id="1137850819"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7295" cy="2612474"/>
                    </a:xfrm>
                    <a:prstGeom prst="rect">
                      <a:avLst/>
                    </a:prstGeom>
                    <a:noFill/>
                  </pic:spPr>
                </pic:pic>
              </a:graphicData>
            </a:graphic>
          </wp:inline>
        </w:drawing>
      </w:r>
    </w:p>
    <w:p w14:paraId="06EED9FD" w14:textId="031E5A36" w:rsidR="00B47341" w:rsidRDefault="00B47341" w:rsidP="00B47341">
      <w:pPr>
        <w:pStyle w:val="Titolo2"/>
        <w:rPr>
          <w:lang w:val="it-IT"/>
        </w:rPr>
      </w:pPr>
      <w:bookmarkStart w:id="104" w:name="_Toc238751537"/>
      <w:r w:rsidRPr="00977669">
        <w:rPr>
          <w:lang w:val="it-IT"/>
        </w:rPr>
        <w:t>MATRICE DI CLASSIFICAZIONE DEL RIS</w:t>
      </w:r>
      <w:r>
        <w:rPr>
          <w:lang w:val="it-IT"/>
        </w:rPr>
        <w:t>CHIO</w:t>
      </w:r>
      <w:bookmarkEnd w:id="104"/>
    </w:p>
    <w:p w14:paraId="1E6F6BD0" w14:textId="77777777" w:rsidR="00E72A73" w:rsidRDefault="00E72A73" w:rsidP="00E72A73">
      <w:pPr>
        <w:rPr>
          <w:lang w:eastAsia="it-IT"/>
        </w:rPr>
      </w:pPr>
      <w:r>
        <w:rPr>
          <w:lang w:eastAsia="it-IT"/>
        </w:rPr>
        <w:t>La matrice di classificazione del rischio rappresenta il riferimento comune per attribuire a ciascuno scenario una classe di rischio sulla base dell’incrocio tra il livello di probabilità e il livello di impatto.</w:t>
      </w:r>
    </w:p>
    <w:p w14:paraId="3387C276" w14:textId="0BE68BB6" w:rsidR="00E72A73" w:rsidRDefault="00E72A73" w:rsidP="00E72A73">
      <w:pPr>
        <w:rPr>
          <w:lang w:eastAsia="it-IT"/>
        </w:rPr>
      </w:pPr>
      <w:r>
        <w:rPr>
          <w:lang w:eastAsia="it-IT"/>
        </w:rPr>
        <w:t xml:space="preserve">La </w:t>
      </w:r>
      <w:r w:rsidR="00CA4C2B">
        <w:rPr>
          <w:lang w:eastAsia="it-IT"/>
        </w:rPr>
        <w:t>medesima</w:t>
      </w:r>
      <w:r>
        <w:rPr>
          <w:lang w:eastAsia="it-IT"/>
        </w:rPr>
        <w:t xml:space="preserve"> matrice è utilizzata per la classificazione del rischio inerente, del rischio residuo corrente e del rischio residuo atteso, assicurando coerenza tra le diverse fasi della valutazione.</w:t>
      </w:r>
    </w:p>
    <w:p w14:paraId="7A3BEFAC" w14:textId="77777777" w:rsidR="00E72A73" w:rsidRDefault="00E72A73" w:rsidP="00E72A73">
      <w:pPr>
        <w:rPr>
          <w:lang w:eastAsia="it-IT"/>
        </w:rPr>
      </w:pPr>
      <w:r>
        <w:rPr>
          <w:lang w:eastAsia="it-IT"/>
        </w:rPr>
        <w:t>La probabilità e l’impatto sono espressi su una scala a cinque livelli. L’incrocio tra i due valori determina la classe di rischio dello scenario e supporta la definizione delle priorità di trattamento, monitoraggio, accettazione ed escalation.</w:t>
      </w:r>
    </w:p>
    <w:tbl>
      <w:tblPr>
        <w:tblW w:w="9815" w:type="dxa"/>
        <w:tblCellMar>
          <w:left w:w="70" w:type="dxa"/>
          <w:right w:w="70" w:type="dxa"/>
        </w:tblCellMar>
        <w:tblLook w:val="04A0" w:firstRow="1" w:lastRow="0" w:firstColumn="1" w:lastColumn="0" w:noHBand="0" w:noVBand="1"/>
      </w:tblPr>
      <w:tblGrid>
        <w:gridCol w:w="794"/>
        <w:gridCol w:w="1631"/>
        <w:gridCol w:w="1474"/>
        <w:gridCol w:w="1474"/>
        <w:gridCol w:w="1474"/>
        <w:gridCol w:w="1474"/>
        <w:gridCol w:w="737"/>
        <w:gridCol w:w="737"/>
        <w:gridCol w:w="20"/>
      </w:tblGrid>
      <w:tr w:rsidR="00F114F9" w:rsidRPr="001A1FC9" w14:paraId="72936BD8" w14:textId="77777777" w:rsidTr="006C0221">
        <w:trPr>
          <w:gridAfter w:val="1"/>
          <w:wAfter w:w="20" w:type="dxa"/>
          <w:cantSplit/>
          <w:trHeight w:val="283"/>
        </w:trPr>
        <w:tc>
          <w:tcPr>
            <w:tcW w:w="794" w:type="dxa"/>
            <w:tcBorders>
              <w:left w:val="nil"/>
              <w:right w:val="single" w:sz="4" w:space="0" w:color="auto"/>
            </w:tcBorders>
            <w:textDirection w:val="btLr"/>
            <w:vAlign w:val="center"/>
          </w:tcPr>
          <w:p w14:paraId="367B73B2" w14:textId="77777777" w:rsidR="00F114F9" w:rsidRPr="00362C1C" w:rsidRDefault="00F114F9">
            <w:pPr>
              <w:spacing w:before="0" w:after="0"/>
              <w:ind w:left="113" w:right="113"/>
              <w:jc w:val="center"/>
              <w:rPr>
                <w:rFonts w:asciiTheme="majorHAnsi" w:hAnsiTheme="majorHAnsi" w:cs="Segoe UI"/>
                <w:b/>
                <w:bCs/>
                <w:color w:val="000000"/>
                <w:sz w:val="16"/>
                <w:szCs w:val="16"/>
              </w:rPr>
            </w:pPr>
          </w:p>
        </w:tc>
        <w:tc>
          <w:tcPr>
            <w:tcW w:w="1631" w:type="dxa"/>
            <w:tcBorders>
              <w:top w:val="single" w:sz="4" w:space="0" w:color="auto"/>
              <w:left w:val="nil"/>
              <w:bottom w:val="single" w:sz="4" w:space="0" w:color="auto"/>
              <w:right w:val="single" w:sz="4" w:space="0" w:color="auto"/>
            </w:tcBorders>
            <w:noWrap/>
            <w:vAlign w:val="center"/>
          </w:tcPr>
          <w:p w14:paraId="39124E67" w14:textId="77777777" w:rsidR="00F114F9" w:rsidRPr="00362C1C" w:rsidRDefault="00F114F9">
            <w:pPr>
              <w:spacing w:before="0" w:after="0"/>
              <w:rPr>
                <w:rFonts w:asciiTheme="majorHAnsi" w:hAnsiTheme="majorHAnsi" w:cs="Segoe UI"/>
                <w:color w:val="000000"/>
                <w:sz w:val="16"/>
                <w:szCs w:val="16"/>
              </w:rPr>
            </w:pPr>
            <w:r>
              <w:rPr>
                <w:rFonts w:asciiTheme="majorHAnsi" w:hAnsiTheme="majorHAnsi" w:cstheme="majorHAnsi"/>
                <w:color w:val="000000"/>
                <w:sz w:val="16"/>
                <w:szCs w:val="16"/>
              </w:rPr>
              <w:t>Probabile</w:t>
            </w:r>
          </w:p>
        </w:tc>
        <w:tc>
          <w:tcPr>
            <w:tcW w:w="1474" w:type="dxa"/>
            <w:tcBorders>
              <w:top w:val="single" w:sz="4" w:space="0" w:color="auto"/>
              <w:left w:val="nil"/>
              <w:bottom w:val="single" w:sz="4" w:space="0" w:color="auto"/>
              <w:right w:val="single" w:sz="4" w:space="0" w:color="auto"/>
            </w:tcBorders>
            <w:shd w:val="clear" w:color="000000" w:fill="FFFF00"/>
            <w:noWrap/>
            <w:vAlign w:val="center"/>
          </w:tcPr>
          <w:p w14:paraId="0E569DFD" w14:textId="77777777" w:rsidR="00F114F9" w:rsidRPr="00362C1C" w:rsidRDefault="00F114F9">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Medio</w:t>
            </w:r>
          </w:p>
        </w:tc>
        <w:tc>
          <w:tcPr>
            <w:tcW w:w="1474" w:type="dxa"/>
            <w:tcBorders>
              <w:top w:val="single" w:sz="4" w:space="0" w:color="auto"/>
              <w:left w:val="nil"/>
              <w:bottom w:val="single" w:sz="4" w:space="0" w:color="auto"/>
              <w:right w:val="single" w:sz="4" w:space="0" w:color="auto"/>
            </w:tcBorders>
            <w:shd w:val="clear" w:color="auto" w:fill="FF0000"/>
            <w:noWrap/>
            <w:vAlign w:val="center"/>
          </w:tcPr>
          <w:p w14:paraId="2BF79AD9" w14:textId="77777777" w:rsidR="00F114F9" w:rsidRPr="00362C1C" w:rsidRDefault="00F114F9">
            <w:pPr>
              <w:spacing w:before="0" w:after="0"/>
              <w:jc w:val="center"/>
              <w:rPr>
                <w:rFonts w:asciiTheme="majorHAnsi" w:hAnsiTheme="majorHAnsi" w:cs="Segoe UI"/>
                <w:color w:val="FFFFFF" w:themeColor="background1"/>
                <w:sz w:val="16"/>
                <w:szCs w:val="16"/>
              </w:rPr>
            </w:pPr>
            <w:r w:rsidRPr="00362C1C">
              <w:rPr>
                <w:rFonts w:asciiTheme="majorHAnsi" w:hAnsiTheme="majorHAnsi" w:cs="Segoe UI"/>
                <w:color w:val="FFFFFF" w:themeColor="background1"/>
                <w:sz w:val="16"/>
                <w:szCs w:val="16"/>
              </w:rPr>
              <w:t>Alto</w:t>
            </w:r>
          </w:p>
        </w:tc>
        <w:tc>
          <w:tcPr>
            <w:tcW w:w="1474" w:type="dxa"/>
            <w:tcBorders>
              <w:top w:val="single" w:sz="4" w:space="0" w:color="auto"/>
              <w:left w:val="single" w:sz="4" w:space="0" w:color="auto"/>
              <w:bottom w:val="single" w:sz="4" w:space="0" w:color="auto"/>
              <w:right w:val="single" w:sz="4" w:space="0" w:color="auto"/>
            </w:tcBorders>
            <w:shd w:val="clear" w:color="000000" w:fill="FF0000"/>
            <w:noWrap/>
            <w:vAlign w:val="center"/>
          </w:tcPr>
          <w:p w14:paraId="54FC498D" w14:textId="77777777" w:rsidR="00F114F9" w:rsidRPr="00362C1C" w:rsidRDefault="00F114F9">
            <w:pPr>
              <w:spacing w:before="0" w:after="0"/>
              <w:jc w:val="center"/>
              <w:rPr>
                <w:rFonts w:asciiTheme="majorHAnsi" w:hAnsiTheme="majorHAnsi" w:cs="Segoe UI"/>
                <w:color w:val="FFFFFF"/>
                <w:sz w:val="16"/>
                <w:szCs w:val="16"/>
              </w:rPr>
            </w:pPr>
            <w:r w:rsidRPr="00362C1C">
              <w:rPr>
                <w:rFonts w:asciiTheme="majorHAnsi" w:hAnsiTheme="majorHAnsi" w:cs="Segoe UI"/>
                <w:color w:val="FFFFFF" w:themeColor="background1"/>
                <w:sz w:val="16"/>
                <w:szCs w:val="16"/>
              </w:rPr>
              <w:t>Alto</w:t>
            </w:r>
          </w:p>
        </w:tc>
        <w:tc>
          <w:tcPr>
            <w:tcW w:w="1474" w:type="dxa"/>
            <w:tcBorders>
              <w:top w:val="single" w:sz="4" w:space="0" w:color="auto"/>
              <w:left w:val="nil"/>
              <w:bottom w:val="single" w:sz="4" w:space="0" w:color="auto"/>
              <w:right w:val="single" w:sz="4" w:space="0" w:color="auto"/>
            </w:tcBorders>
            <w:shd w:val="clear" w:color="000000" w:fill="FF0000"/>
            <w:noWrap/>
            <w:vAlign w:val="center"/>
          </w:tcPr>
          <w:p w14:paraId="6D9E9471" w14:textId="77777777" w:rsidR="00F114F9" w:rsidRPr="00362C1C" w:rsidRDefault="00F114F9">
            <w:pPr>
              <w:spacing w:before="0" w:after="0"/>
              <w:jc w:val="center"/>
              <w:rPr>
                <w:rFonts w:asciiTheme="majorHAnsi" w:hAnsiTheme="majorHAnsi" w:cs="Segoe UI"/>
                <w:color w:val="FFFFFF" w:themeColor="background1"/>
                <w:sz w:val="16"/>
                <w:szCs w:val="16"/>
              </w:rPr>
            </w:pPr>
            <w:r w:rsidRPr="00362C1C">
              <w:rPr>
                <w:rFonts w:asciiTheme="majorHAnsi" w:hAnsiTheme="majorHAnsi" w:cs="Segoe UI"/>
                <w:color w:val="FFFFFF" w:themeColor="background1"/>
                <w:sz w:val="16"/>
                <w:szCs w:val="16"/>
              </w:rPr>
              <w:t>Alto</w:t>
            </w:r>
          </w:p>
        </w:tc>
        <w:tc>
          <w:tcPr>
            <w:tcW w:w="1474" w:type="dxa"/>
            <w:gridSpan w:val="2"/>
            <w:tcBorders>
              <w:top w:val="single" w:sz="4" w:space="0" w:color="auto"/>
              <w:bottom w:val="single" w:sz="4" w:space="0" w:color="auto"/>
              <w:right w:val="single" w:sz="4" w:space="0" w:color="auto"/>
            </w:tcBorders>
            <w:shd w:val="clear" w:color="auto" w:fill="FF0000"/>
          </w:tcPr>
          <w:p w14:paraId="77B1944E" w14:textId="77777777" w:rsidR="00F114F9" w:rsidRPr="00362C1C" w:rsidRDefault="00F114F9">
            <w:pPr>
              <w:spacing w:before="0" w:after="0"/>
              <w:jc w:val="center"/>
              <w:rPr>
                <w:rFonts w:asciiTheme="majorHAnsi" w:hAnsiTheme="majorHAnsi" w:cs="Segoe UI"/>
                <w:color w:val="FFFFFF" w:themeColor="background1"/>
                <w:sz w:val="16"/>
                <w:szCs w:val="16"/>
              </w:rPr>
            </w:pPr>
            <w:r w:rsidRPr="004C1320">
              <w:rPr>
                <w:rFonts w:asciiTheme="majorHAnsi" w:hAnsiTheme="majorHAnsi" w:cs="Segoe UI"/>
                <w:color w:val="FFFFFF" w:themeColor="background1"/>
                <w:sz w:val="16"/>
                <w:szCs w:val="16"/>
              </w:rPr>
              <w:t>Alto</w:t>
            </w:r>
          </w:p>
        </w:tc>
      </w:tr>
      <w:tr w:rsidR="00F114F9" w:rsidRPr="001A1FC9" w14:paraId="5D21CBBE" w14:textId="77777777" w:rsidTr="006C0221">
        <w:trPr>
          <w:gridAfter w:val="1"/>
          <w:wAfter w:w="20" w:type="dxa"/>
          <w:cantSplit/>
          <w:trHeight w:val="283"/>
        </w:trPr>
        <w:tc>
          <w:tcPr>
            <w:tcW w:w="794" w:type="dxa"/>
            <w:vMerge w:val="restart"/>
            <w:tcBorders>
              <w:left w:val="nil"/>
              <w:right w:val="single" w:sz="4" w:space="0" w:color="auto"/>
            </w:tcBorders>
            <w:textDirection w:val="btLr"/>
            <w:vAlign w:val="center"/>
          </w:tcPr>
          <w:p w14:paraId="1C9D32E2" w14:textId="77777777" w:rsidR="00F114F9" w:rsidRPr="00362C1C" w:rsidRDefault="00F114F9">
            <w:pPr>
              <w:spacing w:before="0" w:after="0"/>
              <w:ind w:left="113" w:right="113"/>
              <w:jc w:val="center"/>
              <w:rPr>
                <w:rFonts w:asciiTheme="majorHAnsi" w:hAnsiTheme="majorHAnsi" w:cs="Segoe UI"/>
                <w:b/>
                <w:bCs/>
                <w:color w:val="000000"/>
                <w:sz w:val="16"/>
                <w:szCs w:val="16"/>
              </w:rPr>
            </w:pPr>
            <w:r w:rsidRPr="00362C1C">
              <w:rPr>
                <w:rFonts w:asciiTheme="majorHAnsi" w:hAnsiTheme="majorHAnsi" w:cs="Segoe UI"/>
                <w:b/>
                <w:bCs/>
                <w:color w:val="000000"/>
                <w:sz w:val="16"/>
                <w:szCs w:val="16"/>
              </w:rPr>
              <w:t xml:space="preserve">Livello di </w:t>
            </w:r>
            <w:r>
              <w:rPr>
                <w:rFonts w:asciiTheme="majorHAnsi" w:hAnsiTheme="majorHAnsi" w:cs="Segoe UI"/>
                <w:b/>
                <w:bCs/>
                <w:color w:val="000000"/>
                <w:sz w:val="16"/>
                <w:szCs w:val="16"/>
              </w:rPr>
              <w:t>probabilità</w:t>
            </w:r>
          </w:p>
        </w:tc>
        <w:tc>
          <w:tcPr>
            <w:tcW w:w="1631" w:type="dxa"/>
            <w:tcBorders>
              <w:top w:val="single" w:sz="4" w:space="0" w:color="auto"/>
              <w:left w:val="nil"/>
              <w:bottom w:val="single" w:sz="4" w:space="0" w:color="auto"/>
              <w:right w:val="single" w:sz="4" w:space="0" w:color="auto"/>
            </w:tcBorders>
            <w:noWrap/>
            <w:vAlign w:val="center"/>
            <w:hideMark/>
          </w:tcPr>
          <w:p w14:paraId="55B5D3DA" w14:textId="77777777" w:rsidR="00F114F9" w:rsidRPr="00362C1C" w:rsidRDefault="00F114F9">
            <w:pPr>
              <w:spacing w:before="0" w:after="0"/>
              <w:rPr>
                <w:rFonts w:asciiTheme="majorHAnsi" w:hAnsiTheme="majorHAnsi" w:cs="Segoe UI"/>
                <w:color w:val="000000"/>
                <w:sz w:val="16"/>
                <w:szCs w:val="16"/>
              </w:rPr>
            </w:pPr>
            <w:r>
              <w:rPr>
                <w:rFonts w:asciiTheme="majorHAnsi" w:hAnsiTheme="majorHAnsi" w:cstheme="majorHAnsi"/>
                <w:color w:val="000000"/>
                <w:sz w:val="16"/>
                <w:szCs w:val="16"/>
              </w:rPr>
              <w:t>Possibile</w:t>
            </w:r>
          </w:p>
        </w:tc>
        <w:tc>
          <w:tcPr>
            <w:tcW w:w="1474" w:type="dxa"/>
            <w:tcBorders>
              <w:top w:val="single" w:sz="4" w:space="0" w:color="auto"/>
              <w:left w:val="nil"/>
              <w:bottom w:val="single" w:sz="4" w:space="0" w:color="auto"/>
              <w:right w:val="single" w:sz="4" w:space="0" w:color="auto"/>
            </w:tcBorders>
            <w:shd w:val="clear" w:color="000000" w:fill="FFFF00"/>
            <w:noWrap/>
            <w:vAlign w:val="center"/>
            <w:hideMark/>
          </w:tcPr>
          <w:p w14:paraId="3B8D4489" w14:textId="77777777" w:rsidR="00F114F9" w:rsidRPr="00362C1C" w:rsidRDefault="00F114F9">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Medio</w:t>
            </w:r>
          </w:p>
        </w:tc>
        <w:tc>
          <w:tcPr>
            <w:tcW w:w="1474" w:type="dxa"/>
            <w:tcBorders>
              <w:top w:val="single" w:sz="4" w:space="0" w:color="auto"/>
              <w:left w:val="nil"/>
              <w:bottom w:val="single" w:sz="4" w:space="0" w:color="auto"/>
              <w:right w:val="single" w:sz="4" w:space="0" w:color="auto"/>
            </w:tcBorders>
            <w:shd w:val="clear" w:color="auto" w:fill="FFFF00"/>
            <w:noWrap/>
            <w:vAlign w:val="center"/>
            <w:hideMark/>
          </w:tcPr>
          <w:p w14:paraId="358B1CA7" w14:textId="77777777" w:rsidR="00F114F9" w:rsidRPr="00362C1C" w:rsidRDefault="00F114F9">
            <w:pPr>
              <w:spacing w:before="0" w:after="0"/>
              <w:jc w:val="center"/>
              <w:rPr>
                <w:rFonts w:asciiTheme="majorHAnsi" w:hAnsiTheme="majorHAnsi" w:cs="Segoe UI"/>
                <w:color w:val="FFFFFF" w:themeColor="background1"/>
                <w:sz w:val="16"/>
                <w:szCs w:val="16"/>
              </w:rPr>
            </w:pPr>
            <w:r w:rsidRPr="00362C1C">
              <w:rPr>
                <w:rFonts w:asciiTheme="majorHAnsi" w:hAnsiTheme="majorHAnsi" w:cs="Segoe UI"/>
                <w:color w:val="000000"/>
                <w:sz w:val="16"/>
                <w:szCs w:val="16"/>
              </w:rPr>
              <w:t>Medio</w:t>
            </w:r>
          </w:p>
        </w:tc>
        <w:tc>
          <w:tcPr>
            <w:tcW w:w="1474"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34D70730" w14:textId="77777777" w:rsidR="00F114F9" w:rsidRPr="00362C1C" w:rsidRDefault="00F114F9">
            <w:pPr>
              <w:spacing w:before="0" w:after="0"/>
              <w:jc w:val="center"/>
              <w:rPr>
                <w:rFonts w:asciiTheme="majorHAnsi" w:hAnsiTheme="majorHAnsi" w:cs="Segoe UI"/>
                <w:color w:val="FFFFFF"/>
                <w:sz w:val="16"/>
                <w:szCs w:val="16"/>
              </w:rPr>
            </w:pPr>
            <w:r w:rsidRPr="00362C1C">
              <w:rPr>
                <w:rFonts w:asciiTheme="majorHAnsi" w:hAnsiTheme="majorHAnsi" w:cs="Segoe UI"/>
                <w:color w:val="FFFFFF"/>
                <w:sz w:val="16"/>
                <w:szCs w:val="16"/>
              </w:rPr>
              <w:t>Alto</w:t>
            </w:r>
          </w:p>
        </w:tc>
        <w:tc>
          <w:tcPr>
            <w:tcW w:w="1474" w:type="dxa"/>
            <w:tcBorders>
              <w:top w:val="single" w:sz="4" w:space="0" w:color="auto"/>
              <w:left w:val="nil"/>
              <w:bottom w:val="single" w:sz="4" w:space="0" w:color="auto"/>
              <w:right w:val="single" w:sz="4" w:space="0" w:color="auto"/>
            </w:tcBorders>
            <w:shd w:val="clear" w:color="000000" w:fill="FF0000"/>
            <w:noWrap/>
            <w:vAlign w:val="center"/>
            <w:hideMark/>
          </w:tcPr>
          <w:p w14:paraId="383B9215" w14:textId="77777777" w:rsidR="00F114F9" w:rsidRPr="00362C1C" w:rsidRDefault="00F114F9">
            <w:pPr>
              <w:spacing w:before="0" w:after="0"/>
              <w:jc w:val="center"/>
              <w:rPr>
                <w:rFonts w:asciiTheme="majorHAnsi" w:hAnsiTheme="majorHAnsi" w:cs="Segoe UI"/>
                <w:color w:val="FFFFFF" w:themeColor="background1"/>
                <w:sz w:val="16"/>
                <w:szCs w:val="16"/>
              </w:rPr>
            </w:pPr>
            <w:r w:rsidRPr="00362C1C">
              <w:rPr>
                <w:rFonts w:asciiTheme="majorHAnsi" w:hAnsiTheme="majorHAnsi" w:cs="Segoe UI"/>
                <w:color w:val="FFFFFF" w:themeColor="background1"/>
                <w:sz w:val="16"/>
                <w:szCs w:val="16"/>
              </w:rPr>
              <w:t>Alto</w:t>
            </w:r>
          </w:p>
        </w:tc>
        <w:tc>
          <w:tcPr>
            <w:tcW w:w="1474" w:type="dxa"/>
            <w:gridSpan w:val="2"/>
            <w:tcBorders>
              <w:top w:val="single" w:sz="4" w:space="0" w:color="auto"/>
              <w:bottom w:val="single" w:sz="4" w:space="0" w:color="auto"/>
              <w:right w:val="single" w:sz="4" w:space="0" w:color="auto"/>
            </w:tcBorders>
            <w:shd w:val="clear" w:color="auto" w:fill="FF0000"/>
          </w:tcPr>
          <w:p w14:paraId="605FFAB5" w14:textId="77777777" w:rsidR="00F114F9" w:rsidRPr="00362C1C" w:rsidRDefault="00F114F9">
            <w:pPr>
              <w:spacing w:before="0" w:after="0"/>
              <w:jc w:val="center"/>
              <w:rPr>
                <w:rFonts w:asciiTheme="majorHAnsi" w:hAnsiTheme="majorHAnsi" w:cs="Segoe UI"/>
                <w:color w:val="FFFFFF" w:themeColor="background1"/>
                <w:sz w:val="16"/>
                <w:szCs w:val="16"/>
              </w:rPr>
            </w:pPr>
            <w:r w:rsidRPr="004C1320">
              <w:rPr>
                <w:rFonts w:asciiTheme="majorHAnsi" w:hAnsiTheme="majorHAnsi" w:cs="Segoe UI"/>
                <w:color w:val="FFFFFF" w:themeColor="background1"/>
                <w:sz w:val="16"/>
                <w:szCs w:val="16"/>
              </w:rPr>
              <w:t>Alto</w:t>
            </w:r>
          </w:p>
        </w:tc>
      </w:tr>
      <w:tr w:rsidR="00F114F9" w:rsidRPr="001A1FC9" w14:paraId="2D0C1D86" w14:textId="77777777" w:rsidTr="006C0221">
        <w:trPr>
          <w:gridAfter w:val="1"/>
          <w:wAfter w:w="20" w:type="dxa"/>
          <w:trHeight w:val="283"/>
        </w:trPr>
        <w:tc>
          <w:tcPr>
            <w:tcW w:w="794" w:type="dxa"/>
            <w:vMerge/>
            <w:tcBorders>
              <w:top w:val="single" w:sz="4" w:space="0" w:color="auto"/>
              <w:left w:val="nil"/>
              <w:right w:val="single" w:sz="4" w:space="0" w:color="auto"/>
            </w:tcBorders>
          </w:tcPr>
          <w:p w14:paraId="749217A1" w14:textId="77777777" w:rsidR="00F114F9" w:rsidRPr="00362C1C" w:rsidRDefault="00F114F9">
            <w:pPr>
              <w:spacing w:before="0" w:after="0"/>
              <w:rPr>
                <w:rFonts w:asciiTheme="majorHAnsi" w:hAnsiTheme="majorHAnsi" w:cs="Segoe UI"/>
                <w:color w:val="000000"/>
                <w:sz w:val="16"/>
                <w:szCs w:val="16"/>
              </w:rPr>
            </w:pPr>
          </w:p>
        </w:tc>
        <w:tc>
          <w:tcPr>
            <w:tcW w:w="1631" w:type="dxa"/>
            <w:tcBorders>
              <w:top w:val="nil"/>
              <w:left w:val="nil"/>
              <w:bottom w:val="single" w:sz="4" w:space="0" w:color="auto"/>
              <w:right w:val="single" w:sz="4" w:space="0" w:color="auto"/>
            </w:tcBorders>
            <w:noWrap/>
            <w:vAlign w:val="center"/>
            <w:hideMark/>
          </w:tcPr>
          <w:p w14:paraId="23A17300" w14:textId="77777777" w:rsidR="00F114F9" w:rsidRPr="00362C1C" w:rsidRDefault="00F114F9">
            <w:pPr>
              <w:spacing w:before="0" w:after="0"/>
              <w:rPr>
                <w:rFonts w:asciiTheme="majorHAnsi" w:hAnsiTheme="majorHAnsi" w:cs="Segoe UI"/>
                <w:color w:val="000000"/>
                <w:sz w:val="16"/>
                <w:szCs w:val="16"/>
              </w:rPr>
            </w:pPr>
            <w:r>
              <w:rPr>
                <w:rFonts w:asciiTheme="majorHAnsi" w:hAnsiTheme="majorHAnsi" w:cstheme="majorHAnsi"/>
                <w:color w:val="000000"/>
                <w:sz w:val="16"/>
                <w:szCs w:val="16"/>
              </w:rPr>
              <w:t>Moderato</w:t>
            </w:r>
          </w:p>
        </w:tc>
        <w:tc>
          <w:tcPr>
            <w:tcW w:w="1474"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03C5960E" w14:textId="77777777" w:rsidR="00F114F9" w:rsidRPr="00362C1C" w:rsidRDefault="00F114F9">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Basso</w:t>
            </w:r>
          </w:p>
        </w:tc>
        <w:tc>
          <w:tcPr>
            <w:tcW w:w="1474"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E1A3C66" w14:textId="77777777" w:rsidR="00F114F9" w:rsidRPr="00362C1C" w:rsidRDefault="00F114F9">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Medio</w:t>
            </w:r>
          </w:p>
        </w:tc>
        <w:tc>
          <w:tcPr>
            <w:tcW w:w="1474"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5F8C006D" w14:textId="77777777" w:rsidR="00F114F9" w:rsidRPr="00362C1C" w:rsidRDefault="00F114F9">
            <w:pPr>
              <w:spacing w:before="0" w:after="0"/>
              <w:jc w:val="center"/>
              <w:rPr>
                <w:rFonts w:asciiTheme="majorHAnsi" w:hAnsiTheme="majorHAnsi" w:cs="Segoe UI"/>
                <w:color w:val="FFFFFF" w:themeColor="background1"/>
                <w:sz w:val="16"/>
                <w:szCs w:val="16"/>
              </w:rPr>
            </w:pPr>
            <w:r w:rsidRPr="00362C1C">
              <w:rPr>
                <w:rFonts w:asciiTheme="majorHAnsi" w:hAnsiTheme="majorHAnsi" w:cs="Segoe UI"/>
                <w:color w:val="000000"/>
                <w:sz w:val="16"/>
                <w:szCs w:val="16"/>
              </w:rPr>
              <w:t>Medio</w:t>
            </w:r>
          </w:p>
        </w:tc>
        <w:tc>
          <w:tcPr>
            <w:tcW w:w="1474"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18F93A9B" w14:textId="77777777" w:rsidR="00F114F9" w:rsidRPr="00362C1C" w:rsidRDefault="00F114F9">
            <w:pPr>
              <w:spacing w:before="0" w:after="0"/>
              <w:jc w:val="center"/>
              <w:rPr>
                <w:rFonts w:asciiTheme="majorHAnsi" w:hAnsiTheme="majorHAnsi" w:cs="Segoe UI"/>
                <w:color w:val="FFFFFF" w:themeColor="background1"/>
                <w:sz w:val="16"/>
                <w:szCs w:val="16"/>
              </w:rPr>
            </w:pPr>
            <w:r w:rsidRPr="00362C1C">
              <w:rPr>
                <w:rFonts w:asciiTheme="majorHAnsi" w:hAnsiTheme="majorHAnsi" w:cs="Segoe UI"/>
                <w:color w:val="FFFFFF" w:themeColor="background1"/>
                <w:sz w:val="16"/>
                <w:szCs w:val="16"/>
              </w:rPr>
              <w:t>Alto</w:t>
            </w:r>
          </w:p>
        </w:tc>
        <w:tc>
          <w:tcPr>
            <w:tcW w:w="1474" w:type="dxa"/>
            <w:gridSpan w:val="2"/>
            <w:tcBorders>
              <w:top w:val="single" w:sz="4" w:space="0" w:color="auto"/>
              <w:left w:val="single" w:sz="4" w:space="0" w:color="auto"/>
              <w:bottom w:val="single" w:sz="4" w:space="0" w:color="auto"/>
              <w:right w:val="single" w:sz="4" w:space="0" w:color="auto"/>
            </w:tcBorders>
            <w:shd w:val="clear" w:color="auto" w:fill="FF0000"/>
          </w:tcPr>
          <w:p w14:paraId="2C49FA17" w14:textId="77777777" w:rsidR="00F114F9" w:rsidRPr="00362C1C" w:rsidRDefault="00F114F9">
            <w:pPr>
              <w:spacing w:before="0" w:after="0"/>
              <w:jc w:val="center"/>
              <w:rPr>
                <w:rFonts w:asciiTheme="majorHAnsi" w:hAnsiTheme="majorHAnsi" w:cs="Segoe UI"/>
                <w:color w:val="FFFFFF" w:themeColor="background1"/>
                <w:sz w:val="16"/>
                <w:szCs w:val="16"/>
              </w:rPr>
            </w:pPr>
            <w:r w:rsidRPr="004C1320">
              <w:rPr>
                <w:rFonts w:asciiTheme="majorHAnsi" w:hAnsiTheme="majorHAnsi" w:cs="Segoe UI"/>
                <w:color w:val="FFFFFF" w:themeColor="background1"/>
                <w:sz w:val="16"/>
                <w:szCs w:val="16"/>
              </w:rPr>
              <w:t>Alto</w:t>
            </w:r>
          </w:p>
        </w:tc>
      </w:tr>
      <w:tr w:rsidR="00F114F9" w:rsidRPr="001A1FC9" w14:paraId="2E41DDB1" w14:textId="77777777" w:rsidTr="006C0221">
        <w:trPr>
          <w:gridAfter w:val="1"/>
          <w:wAfter w:w="20" w:type="dxa"/>
          <w:trHeight w:val="283"/>
        </w:trPr>
        <w:tc>
          <w:tcPr>
            <w:tcW w:w="794" w:type="dxa"/>
            <w:vMerge/>
            <w:tcBorders>
              <w:top w:val="single" w:sz="4" w:space="0" w:color="auto"/>
              <w:left w:val="nil"/>
              <w:right w:val="single" w:sz="4" w:space="0" w:color="auto"/>
            </w:tcBorders>
          </w:tcPr>
          <w:p w14:paraId="44D55700" w14:textId="77777777" w:rsidR="00F114F9" w:rsidRPr="00362C1C" w:rsidRDefault="00F114F9">
            <w:pPr>
              <w:spacing w:before="0" w:after="0"/>
              <w:rPr>
                <w:rFonts w:asciiTheme="majorHAnsi" w:hAnsiTheme="majorHAnsi" w:cs="Segoe UI"/>
                <w:color w:val="000000"/>
                <w:sz w:val="16"/>
                <w:szCs w:val="16"/>
              </w:rPr>
            </w:pPr>
          </w:p>
        </w:tc>
        <w:tc>
          <w:tcPr>
            <w:tcW w:w="1631" w:type="dxa"/>
            <w:tcBorders>
              <w:top w:val="nil"/>
              <w:left w:val="nil"/>
              <w:bottom w:val="single" w:sz="4" w:space="0" w:color="auto"/>
              <w:right w:val="single" w:sz="4" w:space="0" w:color="auto"/>
            </w:tcBorders>
            <w:noWrap/>
            <w:vAlign w:val="center"/>
            <w:hideMark/>
          </w:tcPr>
          <w:p w14:paraId="4777731E" w14:textId="77777777" w:rsidR="00F114F9" w:rsidRPr="00362C1C" w:rsidRDefault="00F114F9">
            <w:pPr>
              <w:spacing w:before="0" w:after="0"/>
              <w:rPr>
                <w:rFonts w:asciiTheme="majorHAnsi" w:hAnsiTheme="majorHAnsi" w:cs="Segoe UI"/>
                <w:color w:val="000000"/>
                <w:sz w:val="16"/>
                <w:szCs w:val="16"/>
              </w:rPr>
            </w:pPr>
            <w:r w:rsidRPr="00362C1C">
              <w:rPr>
                <w:rFonts w:asciiTheme="majorHAnsi" w:hAnsiTheme="majorHAnsi" w:cstheme="majorHAnsi"/>
                <w:color w:val="000000"/>
                <w:sz w:val="16"/>
                <w:szCs w:val="16"/>
              </w:rPr>
              <w:t>Improbabile</w:t>
            </w:r>
          </w:p>
        </w:tc>
        <w:tc>
          <w:tcPr>
            <w:tcW w:w="1474"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4C8810C0" w14:textId="77777777" w:rsidR="00F114F9" w:rsidRPr="00362C1C" w:rsidRDefault="00F114F9">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Basso</w:t>
            </w:r>
          </w:p>
        </w:tc>
        <w:tc>
          <w:tcPr>
            <w:tcW w:w="1474"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AF78133" w14:textId="77777777" w:rsidR="00F114F9" w:rsidRPr="00362C1C" w:rsidRDefault="00F114F9">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Medio</w:t>
            </w:r>
          </w:p>
        </w:tc>
        <w:tc>
          <w:tcPr>
            <w:tcW w:w="1474"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4244723" w14:textId="77777777" w:rsidR="00F114F9" w:rsidRPr="00362C1C" w:rsidRDefault="00F114F9">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Medio</w:t>
            </w:r>
          </w:p>
        </w:tc>
        <w:tc>
          <w:tcPr>
            <w:tcW w:w="1474"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EC9D9BE" w14:textId="77777777" w:rsidR="00F114F9" w:rsidRPr="00362C1C" w:rsidRDefault="00F114F9">
            <w:pPr>
              <w:spacing w:before="0" w:after="0"/>
              <w:jc w:val="center"/>
              <w:rPr>
                <w:rFonts w:asciiTheme="majorHAnsi" w:hAnsiTheme="majorHAnsi" w:cs="Segoe UI"/>
                <w:color w:val="FFFFFF" w:themeColor="background1"/>
                <w:sz w:val="16"/>
                <w:szCs w:val="16"/>
              </w:rPr>
            </w:pPr>
            <w:r w:rsidRPr="00362C1C">
              <w:rPr>
                <w:rFonts w:asciiTheme="majorHAnsi" w:hAnsiTheme="majorHAnsi" w:cs="Segoe UI"/>
                <w:color w:val="000000"/>
                <w:sz w:val="16"/>
                <w:szCs w:val="16"/>
              </w:rPr>
              <w:t>Medio</w:t>
            </w:r>
          </w:p>
        </w:tc>
        <w:tc>
          <w:tcPr>
            <w:tcW w:w="1474" w:type="dxa"/>
            <w:gridSpan w:val="2"/>
            <w:tcBorders>
              <w:top w:val="single" w:sz="4" w:space="0" w:color="auto"/>
              <w:left w:val="single" w:sz="4" w:space="0" w:color="auto"/>
              <w:bottom w:val="single" w:sz="4" w:space="0" w:color="auto"/>
              <w:right w:val="single" w:sz="4" w:space="0" w:color="auto"/>
            </w:tcBorders>
            <w:shd w:val="clear" w:color="auto" w:fill="FF0000"/>
          </w:tcPr>
          <w:p w14:paraId="40B30133" w14:textId="77777777" w:rsidR="00F114F9" w:rsidRPr="00362C1C" w:rsidRDefault="00F114F9">
            <w:pPr>
              <w:spacing w:before="0" w:after="0"/>
              <w:jc w:val="center"/>
              <w:rPr>
                <w:rFonts w:asciiTheme="majorHAnsi" w:hAnsiTheme="majorHAnsi" w:cs="Segoe UI"/>
                <w:color w:val="FFFFFF" w:themeColor="background1"/>
                <w:sz w:val="16"/>
                <w:szCs w:val="16"/>
              </w:rPr>
            </w:pPr>
            <w:r w:rsidRPr="004C1320">
              <w:rPr>
                <w:rFonts w:asciiTheme="majorHAnsi" w:hAnsiTheme="majorHAnsi" w:cs="Segoe UI"/>
                <w:color w:val="FFFFFF" w:themeColor="background1"/>
                <w:sz w:val="16"/>
                <w:szCs w:val="16"/>
              </w:rPr>
              <w:t>Alto</w:t>
            </w:r>
          </w:p>
        </w:tc>
      </w:tr>
      <w:tr w:rsidR="00F114F9" w:rsidRPr="001A1FC9" w14:paraId="2F7ADE5A" w14:textId="77777777" w:rsidTr="006C0221">
        <w:trPr>
          <w:gridAfter w:val="1"/>
          <w:wAfter w:w="20" w:type="dxa"/>
          <w:trHeight w:val="283"/>
        </w:trPr>
        <w:tc>
          <w:tcPr>
            <w:tcW w:w="794" w:type="dxa"/>
            <w:vMerge/>
            <w:tcBorders>
              <w:top w:val="single" w:sz="4" w:space="0" w:color="auto"/>
              <w:left w:val="nil"/>
              <w:right w:val="single" w:sz="4" w:space="0" w:color="auto"/>
            </w:tcBorders>
          </w:tcPr>
          <w:p w14:paraId="2FE292D0" w14:textId="77777777" w:rsidR="00F114F9" w:rsidRPr="00362C1C" w:rsidRDefault="00F114F9">
            <w:pPr>
              <w:spacing w:before="0" w:after="0"/>
              <w:rPr>
                <w:rFonts w:asciiTheme="majorHAnsi" w:hAnsiTheme="majorHAnsi" w:cs="Segoe UI"/>
                <w:color w:val="000000"/>
                <w:sz w:val="16"/>
                <w:szCs w:val="16"/>
              </w:rPr>
            </w:pPr>
          </w:p>
        </w:tc>
        <w:tc>
          <w:tcPr>
            <w:tcW w:w="1631" w:type="dxa"/>
            <w:tcBorders>
              <w:top w:val="nil"/>
              <w:left w:val="nil"/>
              <w:bottom w:val="single" w:sz="4" w:space="0" w:color="auto"/>
              <w:right w:val="single" w:sz="4" w:space="0" w:color="auto"/>
            </w:tcBorders>
            <w:noWrap/>
            <w:vAlign w:val="center"/>
            <w:hideMark/>
          </w:tcPr>
          <w:p w14:paraId="2227024B" w14:textId="77777777" w:rsidR="00F114F9" w:rsidRPr="00362C1C" w:rsidRDefault="00F114F9">
            <w:pPr>
              <w:spacing w:before="0" w:after="0"/>
              <w:rPr>
                <w:rFonts w:asciiTheme="majorHAnsi" w:hAnsiTheme="majorHAnsi" w:cs="Segoe UI"/>
                <w:color w:val="000000"/>
                <w:sz w:val="16"/>
                <w:szCs w:val="16"/>
              </w:rPr>
            </w:pPr>
            <w:r>
              <w:rPr>
                <w:rFonts w:asciiTheme="majorHAnsi" w:hAnsiTheme="majorHAnsi" w:cstheme="majorHAnsi"/>
                <w:color w:val="000000"/>
                <w:sz w:val="16"/>
                <w:szCs w:val="16"/>
              </w:rPr>
              <w:t>Raro</w:t>
            </w:r>
          </w:p>
        </w:tc>
        <w:tc>
          <w:tcPr>
            <w:tcW w:w="1474" w:type="dxa"/>
            <w:tcBorders>
              <w:top w:val="single" w:sz="4" w:space="0" w:color="auto"/>
              <w:left w:val="nil"/>
              <w:bottom w:val="single" w:sz="4" w:space="0" w:color="auto"/>
              <w:right w:val="single" w:sz="4" w:space="0" w:color="auto"/>
            </w:tcBorders>
            <w:shd w:val="clear" w:color="000000" w:fill="92D050"/>
            <w:noWrap/>
            <w:vAlign w:val="center"/>
            <w:hideMark/>
          </w:tcPr>
          <w:p w14:paraId="4D8FAAB9" w14:textId="77777777" w:rsidR="00F114F9" w:rsidRPr="00362C1C" w:rsidRDefault="00F114F9">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Basso</w:t>
            </w:r>
          </w:p>
        </w:tc>
        <w:tc>
          <w:tcPr>
            <w:tcW w:w="1474" w:type="dxa"/>
            <w:tcBorders>
              <w:top w:val="single" w:sz="4" w:space="0" w:color="auto"/>
              <w:left w:val="nil"/>
              <w:bottom w:val="single" w:sz="4" w:space="0" w:color="auto"/>
              <w:right w:val="single" w:sz="4" w:space="0" w:color="auto"/>
            </w:tcBorders>
            <w:shd w:val="clear" w:color="000000" w:fill="92D050"/>
            <w:noWrap/>
            <w:vAlign w:val="center"/>
            <w:hideMark/>
          </w:tcPr>
          <w:p w14:paraId="1B954CE2" w14:textId="77777777" w:rsidR="00F114F9" w:rsidRPr="00362C1C" w:rsidRDefault="00F114F9">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Basso</w:t>
            </w:r>
          </w:p>
        </w:tc>
        <w:tc>
          <w:tcPr>
            <w:tcW w:w="1474"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49B32D21" w14:textId="77777777" w:rsidR="00F114F9" w:rsidRPr="00362C1C" w:rsidRDefault="00F114F9">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Basso</w:t>
            </w:r>
          </w:p>
        </w:tc>
        <w:tc>
          <w:tcPr>
            <w:tcW w:w="1474" w:type="dxa"/>
            <w:tcBorders>
              <w:top w:val="single" w:sz="4" w:space="0" w:color="auto"/>
              <w:left w:val="nil"/>
              <w:bottom w:val="single" w:sz="4" w:space="0" w:color="auto"/>
              <w:right w:val="single" w:sz="4" w:space="0" w:color="auto"/>
            </w:tcBorders>
            <w:shd w:val="clear" w:color="000000" w:fill="FFFF00"/>
            <w:noWrap/>
            <w:vAlign w:val="center"/>
            <w:hideMark/>
          </w:tcPr>
          <w:p w14:paraId="79D71936" w14:textId="77777777" w:rsidR="00F114F9" w:rsidRPr="00362C1C" w:rsidRDefault="00F114F9">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Medio</w:t>
            </w:r>
          </w:p>
        </w:tc>
        <w:tc>
          <w:tcPr>
            <w:tcW w:w="1474" w:type="dxa"/>
            <w:gridSpan w:val="2"/>
            <w:tcBorders>
              <w:top w:val="single" w:sz="4" w:space="0" w:color="auto"/>
              <w:bottom w:val="single" w:sz="4" w:space="0" w:color="auto"/>
              <w:right w:val="single" w:sz="4" w:space="0" w:color="auto"/>
            </w:tcBorders>
            <w:shd w:val="clear" w:color="auto" w:fill="FFFF00"/>
          </w:tcPr>
          <w:p w14:paraId="4BEF1EBC" w14:textId="77777777" w:rsidR="00F114F9" w:rsidRPr="00362C1C" w:rsidRDefault="00F114F9">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Medio</w:t>
            </w:r>
          </w:p>
        </w:tc>
      </w:tr>
      <w:tr w:rsidR="00F114F9" w:rsidRPr="001A1FC9" w14:paraId="308C574A" w14:textId="77777777" w:rsidTr="006C0221">
        <w:trPr>
          <w:gridAfter w:val="1"/>
          <w:wAfter w:w="20" w:type="dxa"/>
          <w:trHeight w:val="20"/>
        </w:trPr>
        <w:tc>
          <w:tcPr>
            <w:tcW w:w="794" w:type="dxa"/>
            <w:tcBorders>
              <w:left w:val="nil"/>
              <w:right w:val="nil"/>
            </w:tcBorders>
          </w:tcPr>
          <w:p w14:paraId="17B0E42F" w14:textId="77777777" w:rsidR="00F114F9" w:rsidRPr="00362C1C" w:rsidRDefault="00F114F9">
            <w:pPr>
              <w:spacing w:before="0" w:after="0"/>
              <w:jc w:val="right"/>
              <w:rPr>
                <w:rFonts w:asciiTheme="majorHAnsi" w:hAnsiTheme="majorHAnsi" w:cs="Segoe UI"/>
                <w:b/>
                <w:bCs/>
                <w:color w:val="000000"/>
                <w:sz w:val="16"/>
                <w:szCs w:val="16"/>
              </w:rPr>
            </w:pPr>
          </w:p>
        </w:tc>
        <w:tc>
          <w:tcPr>
            <w:tcW w:w="1631" w:type="dxa"/>
            <w:tcBorders>
              <w:top w:val="nil"/>
              <w:left w:val="nil"/>
              <w:bottom w:val="nil"/>
              <w:right w:val="nil"/>
            </w:tcBorders>
            <w:noWrap/>
            <w:vAlign w:val="bottom"/>
          </w:tcPr>
          <w:p w14:paraId="782EAF78" w14:textId="77777777" w:rsidR="00F114F9" w:rsidRPr="00362C1C" w:rsidRDefault="00F114F9">
            <w:pPr>
              <w:spacing w:before="0" w:after="0"/>
              <w:jc w:val="right"/>
              <w:rPr>
                <w:rFonts w:asciiTheme="majorHAnsi" w:hAnsiTheme="majorHAnsi" w:cs="Segoe UI"/>
                <w:b/>
                <w:bCs/>
                <w:color w:val="000000"/>
                <w:sz w:val="16"/>
                <w:szCs w:val="16"/>
              </w:rPr>
            </w:pPr>
          </w:p>
        </w:tc>
        <w:tc>
          <w:tcPr>
            <w:tcW w:w="1474" w:type="dxa"/>
            <w:tcBorders>
              <w:top w:val="single" w:sz="4" w:space="0" w:color="auto"/>
              <w:left w:val="single" w:sz="4" w:space="0" w:color="auto"/>
              <w:bottom w:val="single" w:sz="4" w:space="0" w:color="auto"/>
              <w:right w:val="single" w:sz="4" w:space="0" w:color="auto"/>
            </w:tcBorders>
            <w:noWrap/>
            <w:hideMark/>
          </w:tcPr>
          <w:p w14:paraId="320E8AFA" w14:textId="77777777" w:rsidR="00F114F9" w:rsidRPr="00362C1C" w:rsidRDefault="00F114F9">
            <w:pPr>
              <w:spacing w:before="0" w:after="0"/>
              <w:jc w:val="center"/>
              <w:rPr>
                <w:rFonts w:asciiTheme="majorHAnsi" w:hAnsiTheme="majorHAnsi" w:cs="Segoe UI"/>
                <w:color w:val="000000"/>
                <w:sz w:val="16"/>
                <w:szCs w:val="16"/>
              </w:rPr>
            </w:pPr>
            <w:r>
              <w:rPr>
                <w:rFonts w:asciiTheme="majorHAnsi" w:hAnsiTheme="majorHAnsi" w:cs="Segoe UI"/>
                <w:color w:val="000000"/>
                <w:sz w:val="16"/>
                <w:szCs w:val="16"/>
              </w:rPr>
              <w:t>Trascurabile</w:t>
            </w:r>
          </w:p>
        </w:tc>
        <w:tc>
          <w:tcPr>
            <w:tcW w:w="1474" w:type="dxa"/>
            <w:tcBorders>
              <w:top w:val="single" w:sz="4" w:space="0" w:color="auto"/>
              <w:left w:val="nil"/>
              <w:bottom w:val="single" w:sz="4" w:space="0" w:color="auto"/>
              <w:right w:val="single" w:sz="4" w:space="0" w:color="auto"/>
            </w:tcBorders>
            <w:noWrap/>
            <w:hideMark/>
          </w:tcPr>
          <w:p w14:paraId="72F66060" w14:textId="77777777" w:rsidR="00F114F9" w:rsidRPr="00362C1C" w:rsidRDefault="00F114F9">
            <w:pPr>
              <w:spacing w:before="0" w:after="0"/>
              <w:jc w:val="center"/>
              <w:rPr>
                <w:rFonts w:asciiTheme="majorHAnsi" w:hAnsiTheme="majorHAnsi" w:cs="Segoe UI"/>
                <w:color w:val="000000"/>
                <w:sz w:val="16"/>
                <w:szCs w:val="16"/>
              </w:rPr>
            </w:pPr>
            <w:r>
              <w:rPr>
                <w:rFonts w:asciiTheme="majorHAnsi" w:hAnsiTheme="majorHAnsi" w:cs="Segoe UI"/>
                <w:color w:val="000000"/>
                <w:sz w:val="16"/>
                <w:szCs w:val="16"/>
              </w:rPr>
              <w:t>Contenuto</w:t>
            </w:r>
          </w:p>
        </w:tc>
        <w:tc>
          <w:tcPr>
            <w:tcW w:w="1474" w:type="dxa"/>
            <w:tcBorders>
              <w:top w:val="single" w:sz="4" w:space="0" w:color="auto"/>
              <w:left w:val="single" w:sz="4" w:space="0" w:color="auto"/>
              <w:bottom w:val="single" w:sz="4" w:space="0" w:color="auto"/>
              <w:right w:val="single" w:sz="4" w:space="0" w:color="auto"/>
            </w:tcBorders>
            <w:noWrap/>
            <w:hideMark/>
          </w:tcPr>
          <w:p w14:paraId="70DC2E9F" w14:textId="77777777" w:rsidR="00F114F9" w:rsidRPr="00362C1C" w:rsidRDefault="00F114F9">
            <w:pPr>
              <w:spacing w:before="0" w:after="0"/>
              <w:jc w:val="center"/>
              <w:rPr>
                <w:rFonts w:asciiTheme="majorHAnsi" w:hAnsiTheme="majorHAnsi" w:cs="Segoe UI"/>
                <w:color w:val="000000"/>
                <w:sz w:val="16"/>
                <w:szCs w:val="16"/>
              </w:rPr>
            </w:pPr>
            <w:r>
              <w:rPr>
                <w:rFonts w:asciiTheme="majorHAnsi" w:hAnsiTheme="majorHAnsi" w:cs="Segoe UI"/>
                <w:color w:val="000000"/>
                <w:sz w:val="16"/>
                <w:szCs w:val="16"/>
              </w:rPr>
              <w:t>Significativo</w:t>
            </w:r>
          </w:p>
        </w:tc>
        <w:tc>
          <w:tcPr>
            <w:tcW w:w="1474" w:type="dxa"/>
            <w:tcBorders>
              <w:top w:val="single" w:sz="4" w:space="0" w:color="auto"/>
              <w:left w:val="nil"/>
              <w:bottom w:val="single" w:sz="4" w:space="0" w:color="auto"/>
              <w:right w:val="single" w:sz="4" w:space="0" w:color="auto"/>
            </w:tcBorders>
            <w:noWrap/>
            <w:hideMark/>
          </w:tcPr>
          <w:p w14:paraId="49F56B65" w14:textId="77777777" w:rsidR="00F114F9" w:rsidRPr="00362C1C" w:rsidRDefault="00F114F9">
            <w:pPr>
              <w:spacing w:before="0" w:after="0"/>
              <w:jc w:val="center"/>
              <w:rPr>
                <w:rFonts w:asciiTheme="majorHAnsi" w:hAnsiTheme="majorHAnsi" w:cs="Segoe UI"/>
                <w:color w:val="000000"/>
                <w:sz w:val="16"/>
                <w:szCs w:val="16"/>
              </w:rPr>
            </w:pPr>
            <w:r>
              <w:rPr>
                <w:rFonts w:asciiTheme="majorHAnsi" w:hAnsiTheme="majorHAnsi" w:cs="Segoe UI"/>
                <w:color w:val="000000"/>
                <w:sz w:val="16"/>
                <w:szCs w:val="16"/>
              </w:rPr>
              <w:t>Alto</w:t>
            </w:r>
          </w:p>
        </w:tc>
        <w:tc>
          <w:tcPr>
            <w:tcW w:w="1474" w:type="dxa"/>
            <w:gridSpan w:val="2"/>
            <w:tcBorders>
              <w:top w:val="single" w:sz="4" w:space="0" w:color="auto"/>
              <w:bottom w:val="single" w:sz="4" w:space="0" w:color="auto"/>
              <w:right w:val="single" w:sz="4" w:space="0" w:color="auto"/>
            </w:tcBorders>
          </w:tcPr>
          <w:p w14:paraId="6725CF3D" w14:textId="77777777" w:rsidR="00F114F9" w:rsidRPr="00362C1C" w:rsidRDefault="00F114F9">
            <w:pPr>
              <w:spacing w:before="0" w:after="0"/>
              <w:jc w:val="center"/>
              <w:rPr>
                <w:rFonts w:asciiTheme="majorHAnsi" w:hAnsiTheme="majorHAnsi" w:cs="Segoe UI"/>
                <w:color w:val="000000"/>
                <w:sz w:val="16"/>
                <w:szCs w:val="16"/>
              </w:rPr>
            </w:pPr>
            <w:r>
              <w:rPr>
                <w:rFonts w:asciiTheme="majorHAnsi" w:hAnsiTheme="majorHAnsi" w:cs="Segoe UI"/>
                <w:color w:val="000000"/>
                <w:sz w:val="16"/>
                <w:szCs w:val="16"/>
              </w:rPr>
              <w:t>Estremo</w:t>
            </w:r>
          </w:p>
        </w:tc>
      </w:tr>
      <w:tr w:rsidR="00F114F9" w:rsidRPr="001A1FC9" w14:paraId="1540DF33" w14:textId="77777777" w:rsidTr="006C0221">
        <w:trPr>
          <w:trHeight w:val="20"/>
        </w:trPr>
        <w:tc>
          <w:tcPr>
            <w:tcW w:w="794" w:type="dxa"/>
            <w:tcBorders>
              <w:left w:val="nil"/>
              <w:bottom w:val="nil"/>
              <w:right w:val="nil"/>
            </w:tcBorders>
          </w:tcPr>
          <w:p w14:paraId="12FD7C97" w14:textId="77777777" w:rsidR="00F114F9" w:rsidRPr="00362C1C" w:rsidRDefault="00F114F9">
            <w:pPr>
              <w:spacing w:before="0" w:after="0"/>
              <w:jc w:val="right"/>
              <w:rPr>
                <w:rFonts w:asciiTheme="majorHAnsi" w:hAnsiTheme="majorHAnsi" w:cs="Segoe UI"/>
                <w:b/>
                <w:bCs/>
                <w:color w:val="000000"/>
                <w:sz w:val="16"/>
                <w:szCs w:val="16"/>
              </w:rPr>
            </w:pPr>
          </w:p>
        </w:tc>
        <w:tc>
          <w:tcPr>
            <w:tcW w:w="1631" w:type="dxa"/>
            <w:tcBorders>
              <w:top w:val="nil"/>
              <w:left w:val="nil"/>
              <w:bottom w:val="nil"/>
            </w:tcBorders>
            <w:noWrap/>
            <w:vAlign w:val="bottom"/>
          </w:tcPr>
          <w:p w14:paraId="21A16401" w14:textId="77777777" w:rsidR="00F114F9" w:rsidRPr="00362C1C" w:rsidRDefault="00F114F9">
            <w:pPr>
              <w:spacing w:before="0" w:after="0"/>
              <w:jc w:val="right"/>
              <w:rPr>
                <w:rFonts w:asciiTheme="majorHAnsi" w:hAnsiTheme="majorHAnsi" w:cs="Segoe UI"/>
                <w:b/>
                <w:bCs/>
                <w:color w:val="000000"/>
                <w:sz w:val="16"/>
                <w:szCs w:val="16"/>
              </w:rPr>
            </w:pPr>
          </w:p>
        </w:tc>
        <w:tc>
          <w:tcPr>
            <w:tcW w:w="6633" w:type="dxa"/>
            <w:gridSpan w:val="5"/>
            <w:tcBorders>
              <w:top w:val="single" w:sz="4" w:space="0" w:color="auto"/>
            </w:tcBorders>
            <w:noWrap/>
          </w:tcPr>
          <w:p w14:paraId="47864837" w14:textId="0CBD8F80" w:rsidR="00F114F9" w:rsidRPr="00362C1C" w:rsidRDefault="00F114F9">
            <w:pPr>
              <w:spacing w:before="0" w:after="0"/>
              <w:jc w:val="center"/>
              <w:rPr>
                <w:rFonts w:asciiTheme="majorHAnsi" w:hAnsiTheme="majorHAnsi" w:cs="Segoe UI"/>
                <w:b/>
                <w:bCs/>
                <w:color w:val="000000"/>
                <w:sz w:val="16"/>
                <w:szCs w:val="16"/>
              </w:rPr>
            </w:pPr>
            <w:r w:rsidRPr="00362C1C">
              <w:rPr>
                <w:rFonts w:asciiTheme="majorHAnsi" w:hAnsiTheme="majorHAnsi" w:cs="Segoe UI"/>
                <w:b/>
                <w:bCs/>
                <w:color w:val="000000"/>
                <w:sz w:val="16"/>
                <w:szCs w:val="16"/>
              </w:rPr>
              <w:t xml:space="preserve">Livello di </w:t>
            </w:r>
            <w:r>
              <w:rPr>
                <w:rFonts w:asciiTheme="majorHAnsi" w:hAnsiTheme="majorHAnsi" w:cs="Segoe UI"/>
                <w:b/>
                <w:bCs/>
                <w:color w:val="000000"/>
                <w:sz w:val="16"/>
                <w:szCs w:val="16"/>
              </w:rPr>
              <w:t>impatto</w:t>
            </w:r>
          </w:p>
        </w:tc>
        <w:tc>
          <w:tcPr>
            <w:tcW w:w="757" w:type="dxa"/>
            <w:gridSpan w:val="2"/>
            <w:tcBorders>
              <w:top w:val="single" w:sz="4" w:space="0" w:color="auto"/>
            </w:tcBorders>
          </w:tcPr>
          <w:p w14:paraId="058D3542" w14:textId="77777777" w:rsidR="00F114F9" w:rsidRPr="00362C1C" w:rsidRDefault="00F114F9">
            <w:pPr>
              <w:spacing w:before="0" w:after="0"/>
              <w:jc w:val="center"/>
              <w:rPr>
                <w:rFonts w:asciiTheme="majorHAnsi" w:hAnsiTheme="majorHAnsi" w:cs="Segoe UI"/>
                <w:b/>
                <w:bCs/>
                <w:color w:val="000000"/>
                <w:sz w:val="16"/>
                <w:szCs w:val="16"/>
              </w:rPr>
            </w:pPr>
          </w:p>
        </w:tc>
      </w:tr>
    </w:tbl>
    <w:p w14:paraId="4990A302" w14:textId="77777777" w:rsidR="00F114F9" w:rsidRDefault="00F114F9" w:rsidP="00F114F9">
      <w:pPr>
        <w:rPr>
          <w:lang w:eastAsia="it-IT"/>
        </w:rPr>
      </w:pPr>
      <w:r>
        <w:rPr>
          <w:lang w:eastAsia="it-IT"/>
        </w:rPr>
        <w:t>La heat map consente una rappresentazione sintetica e omogenea del livello di esposizione dello scenario. La classificazione ottenuta è riportata nel Risk Register o nello strumento utilizzato per la conduzione del Cyber Risk Assessment, insieme ai valori di probabilità e impatto considerati e alla motivazione della valutazione.</w:t>
      </w:r>
    </w:p>
    <w:p w14:paraId="3AC5A501" w14:textId="4CCA5420" w:rsidR="00E21AC4" w:rsidRDefault="00F114F9" w:rsidP="00F114F9">
      <w:pPr>
        <w:rPr>
          <w:lang w:eastAsia="it-IT"/>
        </w:rPr>
      </w:pPr>
      <w:r>
        <w:rPr>
          <w:lang w:eastAsia="it-IT"/>
        </w:rPr>
        <w:lastRenderedPageBreak/>
        <w:t>La matrice costituisce uno strumento di classificazione e prioritizzazione. La valutazione mantiene evidenza delle assunzioni, delle fonti informative e delle misure di sicurezza considerate, in modo da rendere tracciabile il percorso valutativo seguito.</w:t>
      </w:r>
    </w:p>
    <w:p w14:paraId="48828C62" w14:textId="077BABA3" w:rsidR="00517113" w:rsidRDefault="009465C1" w:rsidP="00517113">
      <w:pPr>
        <w:pStyle w:val="Titolo2"/>
      </w:pPr>
      <w:bookmarkStart w:id="105" w:name="_Toc238751538"/>
      <w:r>
        <w:rPr>
          <w:caps w:val="0"/>
        </w:rPr>
        <w:t>DETERMINAZIONE DEL RISCHIO INERENTE</w:t>
      </w:r>
      <w:bookmarkEnd w:id="105"/>
    </w:p>
    <w:p w14:paraId="192AC3EE" w14:textId="77777777" w:rsidR="005E5E21" w:rsidRPr="005E5E21" w:rsidRDefault="005E5E21" w:rsidP="005E5E21">
      <w:pPr>
        <w:rPr>
          <w:lang w:eastAsia="it-IT"/>
        </w:rPr>
      </w:pPr>
      <w:r w:rsidRPr="005E5E21">
        <w:rPr>
          <w:lang w:eastAsia="it-IT"/>
        </w:rPr>
        <w:t>Il rischio inerente rappresenta il livello di esposizione associato allo scenario prima della considerazione delle misure di sicurezza implementate nel perimetro analizzato.</w:t>
      </w:r>
    </w:p>
    <w:p w14:paraId="18AB4A38" w14:textId="77777777" w:rsidR="005E5E21" w:rsidRPr="005E5E21" w:rsidRDefault="005E5E21" w:rsidP="005E5E21">
      <w:pPr>
        <w:rPr>
          <w:lang w:eastAsia="it-IT"/>
        </w:rPr>
      </w:pPr>
      <w:r w:rsidRPr="005E5E21">
        <w:rPr>
          <w:lang w:eastAsia="it-IT"/>
        </w:rPr>
        <w:t>La determinazione del rischio inerente utilizza:</w:t>
      </w:r>
    </w:p>
    <w:p w14:paraId="1F83C643" w14:textId="51ED3E12" w:rsidR="005E5E21" w:rsidRPr="005E5E21" w:rsidRDefault="005E5E21" w:rsidP="00F066DB">
      <w:pPr>
        <w:pStyle w:val="Paragrafoelenco"/>
        <w:numPr>
          <w:ilvl w:val="0"/>
          <w:numId w:val="59"/>
        </w:numPr>
        <w:rPr>
          <w:lang w:eastAsia="it-IT"/>
        </w:rPr>
      </w:pPr>
      <w:r w:rsidRPr="005E5E21">
        <w:rPr>
          <w:lang w:eastAsia="it-IT"/>
        </w:rPr>
        <w:t>il livello di probabilità inerente, determinato secondo i criteri descritti nel capitolo dedicato alla valutazione della probabilità</w:t>
      </w:r>
      <w:r w:rsidR="0053701E">
        <w:rPr>
          <w:lang w:eastAsia="it-IT"/>
        </w:rPr>
        <w:t xml:space="preserve"> inerente</w:t>
      </w:r>
      <w:r w:rsidRPr="005E5E21">
        <w:rPr>
          <w:lang w:eastAsia="it-IT"/>
        </w:rPr>
        <w:t>;</w:t>
      </w:r>
    </w:p>
    <w:p w14:paraId="1D59BDF3" w14:textId="4FA2E1F0" w:rsidR="005E5E21" w:rsidRPr="005E5E21" w:rsidRDefault="005E5E21" w:rsidP="00F066DB">
      <w:pPr>
        <w:pStyle w:val="Paragrafoelenco"/>
        <w:numPr>
          <w:ilvl w:val="0"/>
          <w:numId w:val="59"/>
        </w:numPr>
        <w:rPr>
          <w:lang w:eastAsia="it-IT"/>
        </w:rPr>
      </w:pPr>
      <w:r w:rsidRPr="005E5E21">
        <w:rPr>
          <w:lang w:eastAsia="it-IT"/>
        </w:rPr>
        <w:t>il livello di impatto inerente, determinato secondo i criteri descritti nel capitolo dedicato alla valutazione dell’impatto</w:t>
      </w:r>
      <w:r w:rsidR="0053701E">
        <w:rPr>
          <w:lang w:eastAsia="it-IT"/>
        </w:rPr>
        <w:t xml:space="preserve"> inerente</w:t>
      </w:r>
      <w:r w:rsidRPr="005E5E21">
        <w:rPr>
          <w:lang w:eastAsia="it-IT"/>
        </w:rPr>
        <w:t>;</w:t>
      </w:r>
    </w:p>
    <w:p w14:paraId="16D8E34E" w14:textId="77777777" w:rsidR="005E5E21" w:rsidRPr="005E5E21" w:rsidRDefault="005E5E21" w:rsidP="00F066DB">
      <w:pPr>
        <w:pStyle w:val="Paragrafoelenco"/>
        <w:numPr>
          <w:ilvl w:val="0"/>
          <w:numId w:val="59"/>
        </w:numPr>
        <w:rPr>
          <w:lang w:eastAsia="it-IT"/>
        </w:rPr>
      </w:pPr>
      <w:r w:rsidRPr="005E5E21">
        <w:rPr>
          <w:lang w:eastAsia="it-IT"/>
        </w:rPr>
        <w:t>la matrice di classificazione del rischio riportata nel paragrafo 11.2.</w:t>
      </w:r>
    </w:p>
    <w:p w14:paraId="7E8FAFC0" w14:textId="77777777" w:rsidR="005E5E21" w:rsidRPr="005E5E21" w:rsidRDefault="005E5E21" w:rsidP="005E5E21">
      <w:pPr>
        <w:rPr>
          <w:lang w:eastAsia="it-IT"/>
        </w:rPr>
      </w:pPr>
      <w:r w:rsidRPr="005E5E21">
        <w:rPr>
          <w:lang w:eastAsia="it-IT"/>
        </w:rPr>
        <w:t>La probabilità inerente esprime la possibilità che lo scenario si verifichi nel contesto oggetto di valutazione, considerando il Threat Actor o la fonte di minaccia, il Threat Event, la capacità della minaccia e le condizioni di suscettibilità del contesto.</w:t>
      </w:r>
    </w:p>
    <w:p w14:paraId="6956429F" w14:textId="77777777" w:rsidR="005E5E21" w:rsidRPr="005E5E21" w:rsidRDefault="005E5E21" w:rsidP="005E5E21">
      <w:pPr>
        <w:rPr>
          <w:lang w:eastAsia="it-IT"/>
        </w:rPr>
      </w:pPr>
      <w:r w:rsidRPr="005E5E21">
        <w:rPr>
          <w:lang w:eastAsia="it-IT"/>
        </w:rPr>
        <w:t>L’impatto inerente esprime le conseguenze potenziali dello scenario per l’organizzazione, sulla base dei valori ricevuti dalla Business Impact Analysis e dei profili di impatto economico, reputazionale, normativo-regolamentare e operativo.</w:t>
      </w:r>
    </w:p>
    <w:p w14:paraId="2D46C0EE" w14:textId="77777777" w:rsidR="005E5E21" w:rsidRPr="005E5E21" w:rsidRDefault="005E5E21" w:rsidP="005E5E21">
      <w:pPr>
        <w:rPr>
          <w:lang w:eastAsia="it-IT"/>
        </w:rPr>
      </w:pPr>
      <w:r w:rsidRPr="005E5E21">
        <w:rPr>
          <w:lang w:eastAsia="it-IT"/>
        </w:rPr>
        <w:t>Il livello di rischio inerente è classificato mediante l’incrocio tra probabilità inerente e impatto inerente nella matrice di classificazione del rischio. La classe risultante rappresenta il livello di esposizione iniziale dello scenario e costituisce il riferimento per individuare le priorità di analisi, trattamento e monitoraggio.</w:t>
      </w:r>
    </w:p>
    <w:p w14:paraId="538F41FC" w14:textId="0E6424E9" w:rsidR="005E5E21" w:rsidRPr="005E5E21" w:rsidRDefault="005E5E21" w:rsidP="005E5E21">
      <w:pPr>
        <w:rPr>
          <w:lang w:eastAsia="it-IT"/>
        </w:rPr>
      </w:pPr>
      <w:r w:rsidRPr="005E5E21">
        <w:rPr>
          <w:lang w:eastAsia="it-IT"/>
        </w:rPr>
        <w:t>La valutazione del rischio inerente è riportata nel Risk Register o nello strumento utilizzato per la conduzione del Cyber Risk Assessment, insieme ai valori di probabilità e impatto considerati, alla classe di rischio attribuita e alla motivazione della valutazione.</w:t>
      </w:r>
    </w:p>
    <w:p w14:paraId="4495A98A" w14:textId="77777777" w:rsidR="001D3967" w:rsidRDefault="001D3967" w:rsidP="001D3967">
      <w:pPr>
        <w:rPr>
          <w:lang w:eastAsia="it-IT"/>
        </w:rPr>
      </w:pPr>
    </w:p>
    <w:p w14:paraId="5F930F71" w14:textId="73669BF3" w:rsidR="0009704A" w:rsidRDefault="009465C1" w:rsidP="0009704A">
      <w:pPr>
        <w:pStyle w:val="Titolo2"/>
        <w:rPr>
          <w:caps w:val="0"/>
          <w:lang w:val="it-IT"/>
        </w:rPr>
      </w:pPr>
      <w:bookmarkStart w:id="106" w:name="_Toc238751539"/>
      <w:r w:rsidRPr="00B47341">
        <w:rPr>
          <w:caps w:val="0"/>
          <w:lang w:val="it-IT"/>
        </w:rPr>
        <w:t>VALUTAZIONE DELL’EFFICACIA DELLE MISURE DI SICUREZZA</w:t>
      </w:r>
      <w:bookmarkEnd w:id="106"/>
    </w:p>
    <w:p w14:paraId="1906B990" w14:textId="77777777" w:rsidR="006E1114" w:rsidRPr="006E1114" w:rsidRDefault="006E1114" w:rsidP="006E1114">
      <w:pPr>
        <w:rPr>
          <w:lang w:eastAsia="it-IT"/>
        </w:rPr>
      </w:pPr>
      <w:r w:rsidRPr="006E1114">
        <w:rPr>
          <w:lang w:eastAsia="it-IT"/>
        </w:rPr>
        <w:t>La valutazione delle misure di sicurezza consente di determinare l’effetto dei presidi esistenti sullo scenario di rischio e costituisce il passaggio metodologico che collega il rischio inerente al rischio residuo.</w:t>
      </w:r>
    </w:p>
    <w:p w14:paraId="32098D46" w14:textId="77777777" w:rsidR="006E1114" w:rsidRPr="006E1114" w:rsidRDefault="006E1114" w:rsidP="006E1114">
      <w:pPr>
        <w:rPr>
          <w:lang w:eastAsia="it-IT"/>
        </w:rPr>
      </w:pPr>
      <w:r w:rsidRPr="006E1114">
        <w:rPr>
          <w:lang w:eastAsia="it-IT"/>
        </w:rPr>
        <w:t>Le misure sono considerate con riferimento allo specifico scenario analizzato e al perimetro dell’asset, del servizio, del processo o della terza parte oggetto di valutazione. Una misura rileva ai fini della determinazione del rischio residuo quando risulta pertinente rispetto allo scenario, effettivamente implementata, operativa nel perimetro considerato e supportata da evidenze sufficienti.</w:t>
      </w:r>
    </w:p>
    <w:p w14:paraId="337D869B" w14:textId="77777777" w:rsidR="006E1114" w:rsidRPr="006E1114" w:rsidRDefault="006E1114" w:rsidP="006E1114">
      <w:pPr>
        <w:rPr>
          <w:lang w:eastAsia="it-IT"/>
        </w:rPr>
      </w:pPr>
      <w:r w:rsidRPr="006E1114">
        <w:rPr>
          <w:lang w:eastAsia="it-IT"/>
        </w:rPr>
        <w:t>La valutazione distingue l’effetto prodotto dalle misure sulle due dimensioni del rischio:</w:t>
      </w:r>
    </w:p>
    <w:p w14:paraId="71A1A96B" w14:textId="77777777" w:rsidR="006E1114" w:rsidRPr="006E1114" w:rsidRDefault="006E1114" w:rsidP="00F066DB">
      <w:pPr>
        <w:numPr>
          <w:ilvl w:val="0"/>
          <w:numId w:val="60"/>
        </w:numPr>
        <w:rPr>
          <w:lang w:eastAsia="it-IT"/>
        </w:rPr>
      </w:pPr>
      <w:r w:rsidRPr="006E1114">
        <w:rPr>
          <w:lang w:eastAsia="it-IT"/>
        </w:rPr>
        <w:t>riduzione della probabilità, quando la misura limita la possibilità che il Threat Event si realizzi con successo;</w:t>
      </w:r>
    </w:p>
    <w:p w14:paraId="61ED6827" w14:textId="77777777" w:rsidR="006E1114" w:rsidRPr="006E1114" w:rsidRDefault="006E1114" w:rsidP="00F066DB">
      <w:pPr>
        <w:numPr>
          <w:ilvl w:val="0"/>
          <w:numId w:val="60"/>
        </w:numPr>
        <w:rPr>
          <w:lang w:eastAsia="it-IT"/>
        </w:rPr>
      </w:pPr>
      <w:r w:rsidRPr="006E1114">
        <w:rPr>
          <w:lang w:eastAsia="it-IT"/>
        </w:rPr>
        <w:t>riduzione dell’impatto, quando la misura limita una o più conseguenze derivanti dal verificarsi dello scenario;</w:t>
      </w:r>
    </w:p>
    <w:p w14:paraId="6BC18ACA" w14:textId="77777777" w:rsidR="006E1114" w:rsidRPr="006E1114" w:rsidRDefault="006E1114" w:rsidP="00F066DB">
      <w:pPr>
        <w:numPr>
          <w:ilvl w:val="0"/>
          <w:numId w:val="60"/>
        </w:numPr>
        <w:rPr>
          <w:lang w:eastAsia="it-IT"/>
        </w:rPr>
      </w:pPr>
      <w:r w:rsidRPr="006E1114">
        <w:rPr>
          <w:lang w:eastAsia="it-IT"/>
        </w:rPr>
        <w:lastRenderedPageBreak/>
        <w:t>riduzione combinata, quando la misura incide sia sulla probabilità sia sull’impatto, con valutazione separata dei due effetti;</w:t>
      </w:r>
    </w:p>
    <w:p w14:paraId="7AF6536D" w14:textId="77777777" w:rsidR="006E1114" w:rsidRPr="006E1114" w:rsidRDefault="006E1114" w:rsidP="00F066DB">
      <w:pPr>
        <w:numPr>
          <w:ilvl w:val="0"/>
          <w:numId w:val="60"/>
        </w:numPr>
        <w:rPr>
          <w:lang w:eastAsia="it-IT"/>
        </w:rPr>
      </w:pPr>
      <w:r w:rsidRPr="006E1114">
        <w:rPr>
          <w:lang w:eastAsia="it-IT"/>
        </w:rPr>
        <w:t>assenza di riduzione, quando la misura non è applicabile, non è operativa, non copre il perimetro analizzato o non dispone di evidenze sufficienti di efficacia.</w:t>
      </w:r>
    </w:p>
    <w:p w14:paraId="44D4461E" w14:textId="77777777" w:rsidR="006E1114" w:rsidRPr="006E1114" w:rsidRDefault="006E1114" w:rsidP="006E1114">
      <w:pPr>
        <w:rPr>
          <w:lang w:eastAsia="it-IT"/>
        </w:rPr>
      </w:pPr>
      <w:r w:rsidRPr="006E1114">
        <w:rPr>
          <w:lang w:eastAsia="it-IT"/>
        </w:rPr>
        <w:t>Le misure pianificate, approvate ma non ancora completate non riducono il rischio residuo corrente. Tali misure sono considerate nella stima del rischio residuo atteso quando risultano incluse nel Piano di Trattamento e presentano responsabilità, tempi di realizzazione e risultati attesi definiti.</w:t>
      </w:r>
    </w:p>
    <w:p w14:paraId="1E92B5E2" w14:textId="77777777" w:rsidR="006E1114" w:rsidRPr="006E1114" w:rsidRDefault="006E1114" w:rsidP="006E1114">
      <w:pPr>
        <w:rPr>
          <w:lang w:eastAsia="it-IT"/>
        </w:rPr>
      </w:pPr>
      <w:r w:rsidRPr="006E1114">
        <w:rPr>
          <w:lang w:eastAsia="it-IT"/>
        </w:rPr>
        <w:t>La valutazione mantiene evidenza delle misure considerate, dell’effetto attribuito a ciascuna misura, delle fonti informative utilizzate e delle eventuali limitazioni informative presenti. In assenza di evidenze sufficienti, la valutazione conserva un’impostazione prudenziale e non attribuisce riduzioni non dimostrabili del rischio.</w:t>
      </w:r>
    </w:p>
    <w:p w14:paraId="73A76AF3" w14:textId="77777777" w:rsidR="008D22EE" w:rsidRDefault="008D22EE" w:rsidP="008D22EE">
      <w:pPr>
        <w:pStyle w:val="Titolo3"/>
      </w:pPr>
      <w:r w:rsidRPr="008D22EE">
        <w:t>Classificazione delle misure per effetto sul rischio</w:t>
      </w:r>
    </w:p>
    <w:p w14:paraId="7073C857" w14:textId="77777777" w:rsidR="008D22EE" w:rsidRDefault="008D22EE" w:rsidP="008D22EE">
      <w:pPr>
        <w:rPr>
          <w:lang w:eastAsia="it-IT"/>
        </w:rPr>
      </w:pPr>
      <w:r w:rsidRPr="008D22EE">
        <w:rPr>
          <w:lang w:eastAsia="it-IT"/>
        </w:rPr>
        <w:t>Ciascuna misura è classificata in funzione dell’effetto esercitato sullo specifico scenario.</w:t>
      </w:r>
    </w:p>
    <w:tbl>
      <w:tblPr>
        <w:tblStyle w:val="Grigliatabella"/>
        <w:tblW w:w="8837"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10"/>
        <w:gridCol w:w="5216"/>
        <w:gridCol w:w="1811"/>
      </w:tblGrid>
      <w:tr w:rsidR="008D22EE" w:rsidRPr="00FE5FF2" w14:paraId="7FA75EBA" w14:textId="77777777" w:rsidTr="008D22EE">
        <w:trPr>
          <w:trHeight w:val="20"/>
          <w:tblHeader/>
        </w:trPr>
        <w:tc>
          <w:tcPr>
            <w:tcW w:w="1810" w:type="dxa"/>
            <w:vAlign w:val="center"/>
          </w:tcPr>
          <w:p w14:paraId="7DE2563C" w14:textId="7A42571A" w:rsidR="008D22EE" w:rsidRPr="008D22EE" w:rsidRDefault="008D22EE" w:rsidP="008D22EE">
            <w:pPr>
              <w:spacing w:before="60" w:afterLines="60" w:after="144"/>
              <w:rPr>
                <w:b/>
                <w:bCs/>
                <w:color w:val="C51B88" w:themeColor="accent1"/>
                <w:lang w:eastAsia="it-IT"/>
              </w:rPr>
            </w:pPr>
            <w:r w:rsidRPr="008D22EE">
              <w:rPr>
                <w:b/>
                <w:bCs/>
                <w:color w:val="C51B88" w:themeColor="accent1"/>
                <w:lang w:eastAsia="it-IT"/>
              </w:rPr>
              <w:t>Tipologia</w:t>
            </w:r>
          </w:p>
        </w:tc>
        <w:tc>
          <w:tcPr>
            <w:tcW w:w="5216" w:type="dxa"/>
            <w:vAlign w:val="center"/>
          </w:tcPr>
          <w:p w14:paraId="6F134211" w14:textId="5E147854" w:rsidR="008D22EE" w:rsidRPr="008D22EE" w:rsidRDefault="008D22EE" w:rsidP="008D22EE">
            <w:pPr>
              <w:spacing w:before="60" w:afterLines="60" w:after="144"/>
              <w:rPr>
                <w:b/>
                <w:bCs/>
                <w:color w:val="C51B88" w:themeColor="accent1"/>
                <w:lang w:eastAsia="it-IT"/>
              </w:rPr>
            </w:pPr>
            <w:r w:rsidRPr="008D22EE">
              <w:rPr>
                <w:b/>
                <w:bCs/>
                <w:color w:val="C51B88" w:themeColor="accent1"/>
                <w:lang w:eastAsia="it-IT"/>
              </w:rPr>
              <w:t>Effetto prevalente</w:t>
            </w:r>
          </w:p>
        </w:tc>
        <w:tc>
          <w:tcPr>
            <w:tcW w:w="1811" w:type="dxa"/>
            <w:vAlign w:val="center"/>
          </w:tcPr>
          <w:p w14:paraId="50DA7332" w14:textId="52592055" w:rsidR="008D22EE" w:rsidRPr="008D22EE" w:rsidRDefault="008D22EE" w:rsidP="008D22EE">
            <w:pPr>
              <w:spacing w:before="60" w:afterLines="60" w:after="144"/>
              <w:rPr>
                <w:b/>
                <w:bCs/>
                <w:color w:val="C51B88" w:themeColor="accent1"/>
                <w:lang w:eastAsia="it-IT"/>
              </w:rPr>
            </w:pPr>
            <w:r w:rsidRPr="008D22EE">
              <w:rPr>
                <w:b/>
                <w:bCs/>
                <w:color w:val="C51B88" w:themeColor="accent1"/>
                <w:lang w:eastAsia="it-IT"/>
              </w:rPr>
              <w:t>Componente mitigata</w:t>
            </w:r>
          </w:p>
        </w:tc>
      </w:tr>
      <w:tr w:rsidR="008D22EE" w:rsidRPr="00FE5FF2" w14:paraId="7FCD4BE7" w14:textId="77777777" w:rsidTr="008D22EE">
        <w:trPr>
          <w:trHeight w:val="20"/>
        </w:trPr>
        <w:tc>
          <w:tcPr>
            <w:tcW w:w="1810" w:type="dxa"/>
            <w:vAlign w:val="center"/>
          </w:tcPr>
          <w:p w14:paraId="05E1FCA2" w14:textId="403A3359" w:rsidR="008D22EE" w:rsidRPr="001D3967" w:rsidRDefault="008D22EE" w:rsidP="008D22EE">
            <w:pPr>
              <w:spacing w:before="60" w:afterLines="60" w:after="144"/>
              <w:rPr>
                <w:color w:val="C51B88" w:themeColor="accent1"/>
                <w:lang w:eastAsia="it-IT"/>
              </w:rPr>
            </w:pPr>
            <w:r w:rsidRPr="008D22EE">
              <w:rPr>
                <w:lang w:eastAsia="it-IT"/>
              </w:rPr>
              <w:t>Prevenzione</w:t>
            </w:r>
          </w:p>
        </w:tc>
        <w:tc>
          <w:tcPr>
            <w:tcW w:w="5216" w:type="dxa"/>
            <w:vAlign w:val="center"/>
          </w:tcPr>
          <w:p w14:paraId="49A58820" w14:textId="13D0A857" w:rsidR="008D22EE" w:rsidRPr="001D3967" w:rsidRDefault="008D22EE" w:rsidP="008D22EE">
            <w:pPr>
              <w:spacing w:before="60" w:afterLines="60" w:after="144"/>
              <w:rPr>
                <w:color w:val="C51B88" w:themeColor="accent1"/>
                <w:lang w:eastAsia="it-IT"/>
              </w:rPr>
            </w:pPr>
            <w:r w:rsidRPr="008D22EE">
              <w:rPr>
                <w:lang w:eastAsia="it-IT"/>
              </w:rPr>
              <w:t>Impedisce o ostacola l’avvio del Threat Event</w:t>
            </w:r>
          </w:p>
        </w:tc>
        <w:tc>
          <w:tcPr>
            <w:tcW w:w="1811" w:type="dxa"/>
            <w:vAlign w:val="center"/>
          </w:tcPr>
          <w:p w14:paraId="6E641315" w14:textId="46D6BE43" w:rsidR="008D22EE" w:rsidRPr="001D3967" w:rsidRDefault="008D22EE" w:rsidP="008D22EE">
            <w:pPr>
              <w:spacing w:before="60" w:afterLines="60" w:after="144"/>
              <w:rPr>
                <w:color w:val="C51B88" w:themeColor="accent1"/>
                <w:lang w:eastAsia="it-IT"/>
              </w:rPr>
            </w:pPr>
            <w:r w:rsidRPr="008D22EE">
              <w:rPr>
                <w:lang w:eastAsia="it-IT"/>
              </w:rPr>
              <w:t>Probabilità</w:t>
            </w:r>
          </w:p>
        </w:tc>
      </w:tr>
      <w:tr w:rsidR="008D22EE" w:rsidRPr="00FE5FF2" w14:paraId="2CB8A242" w14:textId="77777777" w:rsidTr="008D22EE">
        <w:trPr>
          <w:trHeight w:val="20"/>
        </w:trPr>
        <w:tc>
          <w:tcPr>
            <w:tcW w:w="1810" w:type="dxa"/>
            <w:vAlign w:val="center"/>
          </w:tcPr>
          <w:p w14:paraId="7333B06A" w14:textId="374DF412" w:rsidR="008D22EE" w:rsidRPr="001D3967" w:rsidRDefault="008D22EE" w:rsidP="008D22EE">
            <w:pPr>
              <w:spacing w:before="60" w:afterLines="60" w:after="144"/>
              <w:rPr>
                <w:color w:val="C51B88" w:themeColor="accent1"/>
                <w:lang w:eastAsia="it-IT"/>
              </w:rPr>
            </w:pPr>
            <w:r w:rsidRPr="008D22EE">
              <w:rPr>
                <w:lang w:eastAsia="it-IT"/>
              </w:rPr>
              <w:t>Protezione</w:t>
            </w:r>
          </w:p>
        </w:tc>
        <w:tc>
          <w:tcPr>
            <w:tcW w:w="5216" w:type="dxa"/>
            <w:vAlign w:val="center"/>
          </w:tcPr>
          <w:p w14:paraId="2103BA5C" w14:textId="44992750" w:rsidR="008D22EE" w:rsidRPr="001D3967" w:rsidRDefault="008D22EE" w:rsidP="008D22EE">
            <w:pPr>
              <w:spacing w:before="60" w:afterLines="60" w:after="144"/>
              <w:rPr>
                <w:color w:val="C51B88" w:themeColor="accent1"/>
                <w:lang w:eastAsia="it-IT"/>
              </w:rPr>
            </w:pPr>
            <w:r w:rsidRPr="008D22EE">
              <w:rPr>
                <w:lang w:eastAsia="it-IT"/>
              </w:rPr>
              <w:t>Aumenta la resistenza dell’asset al Threat Event</w:t>
            </w:r>
          </w:p>
        </w:tc>
        <w:tc>
          <w:tcPr>
            <w:tcW w:w="1811" w:type="dxa"/>
            <w:vAlign w:val="center"/>
          </w:tcPr>
          <w:p w14:paraId="27112BF9" w14:textId="4285FA8F" w:rsidR="008D22EE" w:rsidRPr="001D3967" w:rsidRDefault="008D22EE" w:rsidP="008D22EE">
            <w:pPr>
              <w:spacing w:before="60" w:afterLines="60" w:after="144"/>
              <w:rPr>
                <w:color w:val="C51B88" w:themeColor="accent1"/>
                <w:lang w:eastAsia="it-IT"/>
              </w:rPr>
            </w:pPr>
            <w:r w:rsidRPr="008D22EE">
              <w:rPr>
                <w:lang w:eastAsia="it-IT"/>
              </w:rPr>
              <w:t>Probabilità</w:t>
            </w:r>
          </w:p>
        </w:tc>
      </w:tr>
      <w:tr w:rsidR="008D22EE" w:rsidRPr="00FE5FF2" w14:paraId="4F7451DC" w14:textId="77777777" w:rsidTr="008D22EE">
        <w:trPr>
          <w:trHeight w:val="20"/>
        </w:trPr>
        <w:tc>
          <w:tcPr>
            <w:tcW w:w="1810" w:type="dxa"/>
            <w:vAlign w:val="center"/>
          </w:tcPr>
          <w:p w14:paraId="4DC66DA4" w14:textId="28EA1944" w:rsidR="008D22EE" w:rsidRPr="001D3967" w:rsidRDefault="008D22EE" w:rsidP="008D22EE">
            <w:pPr>
              <w:spacing w:before="60" w:afterLines="60" w:after="144"/>
              <w:rPr>
                <w:color w:val="C51B88" w:themeColor="accent1"/>
                <w:lang w:eastAsia="it-IT"/>
              </w:rPr>
            </w:pPr>
            <w:r w:rsidRPr="008D22EE">
              <w:rPr>
                <w:lang w:eastAsia="it-IT"/>
              </w:rPr>
              <w:t>Rilevazione</w:t>
            </w:r>
          </w:p>
        </w:tc>
        <w:tc>
          <w:tcPr>
            <w:tcW w:w="5216" w:type="dxa"/>
            <w:vAlign w:val="center"/>
          </w:tcPr>
          <w:p w14:paraId="50690FB5" w14:textId="37D80CF6" w:rsidR="008D22EE" w:rsidRPr="001D3967" w:rsidRDefault="008D22EE" w:rsidP="008D22EE">
            <w:pPr>
              <w:spacing w:before="60" w:afterLines="60" w:after="144"/>
              <w:rPr>
                <w:color w:val="C51B88" w:themeColor="accent1"/>
                <w:lang w:eastAsia="it-IT"/>
              </w:rPr>
            </w:pPr>
            <w:r w:rsidRPr="008D22EE">
              <w:rPr>
                <w:lang w:eastAsia="it-IT"/>
              </w:rPr>
              <w:t>Consente di individuare e interrompere tempestivamente l’evento</w:t>
            </w:r>
          </w:p>
        </w:tc>
        <w:tc>
          <w:tcPr>
            <w:tcW w:w="1811" w:type="dxa"/>
            <w:vAlign w:val="center"/>
          </w:tcPr>
          <w:p w14:paraId="698C7881" w14:textId="7676093D" w:rsidR="008D22EE" w:rsidRPr="001D3967" w:rsidRDefault="008D22EE" w:rsidP="008D22EE">
            <w:pPr>
              <w:spacing w:before="60" w:afterLines="60" w:after="144"/>
              <w:rPr>
                <w:color w:val="C51B88" w:themeColor="accent1"/>
                <w:lang w:eastAsia="it-IT"/>
              </w:rPr>
            </w:pPr>
            <w:r w:rsidRPr="008D22EE">
              <w:rPr>
                <w:lang w:eastAsia="it-IT"/>
              </w:rPr>
              <w:t>Probabilità e/o impatto</w:t>
            </w:r>
          </w:p>
        </w:tc>
      </w:tr>
      <w:tr w:rsidR="008D22EE" w:rsidRPr="00FE5FF2" w14:paraId="501C9209" w14:textId="77777777" w:rsidTr="008D22EE">
        <w:trPr>
          <w:trHeight w:val="20"/>
        </w:trPr>
        <w:tc>
          <w:tcPr>
            <w:tcW w:w="1810" w:type="dxa"/>
            <w:vAlign w:val="center"/>
          </w:tcPr>
          <w:p w14:paraId="088FE277" w14:textId="294D5B21" w:rsidR="008D22EE" w:rsidRPr="001D3967" w:rsidRDefault="008D22EE" w:rsidP="008D22EE">
            <w:pPr>
              <w:spacing w:before="60" w:afterLines="60" w:after="144"/>
              <w:rPr>
                <w:color w:val="C51B88" w:themeColor="accent1"/>
                <w:lang w:eastAsia="it-IT"/>
              </w:rPr>
            </w:pPr>
            <w:r w:rsidRPr="008D22EE">
              <w:rPr>
                <w:lang w:eastAsia="it-IT"/>
              </w:rPr>
              <w:t>Contenimento</w:t>
            </w:r>
          </w:p>
        </w:tc>
        <w:tc>
          <w:tcPr>
            <w:tcW w:w="5216" w:type="dxa"/>
            <w:vAlign w:val="center"/>
          </w:tcPr>
          <w:p w14:paraId="12EFABDA" w14:textId="17ADBF1B" w:rsidR="008D22EE" w:rsidRPr="001D3967" w:rsidRDefault="008D22EE" w:rsidP="008D22EE">
            <w:pPr>
              <w:spacing w:before="60" w:afterLines="60" w:after="144"/>
              <w:rPr>
                <w:color w:val="C51B88" w:themeColor="accent1"/>
                <w:lang w:eastAsia="it-IT"/>
              </w:rPr>
            </w:pPr>
            <w:r w:rsidRPr="008D22EE">
              <w:rPr>
                <w:lang w:eastAsia="it-IT"/>
              </w:rPr>
              <w:t>Limita la propagazione e l’estensione dell’evento</w:t>
            </w:r>
          </w:p>
        </w:tc>
        <w:tc>
          <w:tcPr>
            <w:tcW w:w="1811" w:type="dxa"/>
            <w:vAlign w:val="center"/>
          </w:tcPr>
          <w:p w14:paraId="0FA07BA7" w14:textId="7F893889" w:rsidR="008D22EE" w:rsidRPr="001D3967" w:rsidRDefault="008D22EE" w:rsidP="008D22EE">
            <w:pPr>
              <w:spacing w:before="60" w:afterLines="60" w:after="144"/>
              <w:rPr>
                <w:color w:val="C51B88" w:themeColor="accent1"/>
                <w:lang w:eastAsia="it-IT"/>
              </w:rPr>
            </w:pPr>
            <w:r w:rsidRPr="008D22EE">
              <w:rPr>
                <w:lang w:eastAsia="it-IT"/>
              </w:rPr>
              <w:t>Impatto</w:t>
            </w:r>
          </w:p>
        </w:tc>
      </w:tr>
      <w:tr w:rsidR="008D22EE" w:rsidRPr="00FE5FF2" w14:paraId="1F0B8F9D" w14:textId="77777777" w:rsidTr="008D22EE">
        <w:trPr>
          <w:trHeight w:val="20"/>
        </w:trPr>
        <w:tc>
          <w:tcPr>
            <w:tcW w:w="1810" w:type="dxa"/>
            <w:vAlign w:val="center"/>
          </w:tcPr>
          <w:p w14:paraId="6D746528" w14:textId="4E4AD5C8" w:rsidR="008D22EE" w:rsidRPr="001D3967" w:rsidRDefault="008D22EE" w:rsidP="008D22EE">
            <w:pPr>
              <w:spacing w:before="60" w:afterLines="60" w:after="144"/>
              <w:rPr>
                <w:color w:val="C51B88" w:themeColor="accent1"/>
                <w:lang w:eastAsia="it-IT"/>
              </w:rPr>
            </w:pPr>
            <w:r w:rsidRPr="008D22EE">
              <w:rPr>
                <w:lang w:eastAsia="it-IT"/>
              </w:rPr>
              <w:t>Risposta</w:t>
            </w:r>
          </w:p>
        </w:tc>
        <w:tc>
          <w:tcPr>
            <w:tcW w:w="5216" w:type="dxa"/>
            <w:vAlign w:val="center"/>
          </w:tcPr>
          <w:p w14:paraId="25598EC4" w14:textId="27F836CB" w:rsidR="008D22EE" w:rsidRPr="001D3967" w:rsidRDefault="008D22EE" w:rsidP="008D22EE">
            <w:pPr>
              <w:spacing w:before="60" w:afterLines="60" w:after="144"/>
              <w:rPr>
                <w:color w:val="C51B88" w:themeColor="accent1"/>
                <w:lang w:eastAsia="it-IT"/>
              </w:rPr>
            </w:pPr>
            <w:r w:rsidRPr="008D22EE">
              <w:rPr>
                <w:lang w:eastAsia="it-IT"/>
              </w:rPr>
              <w:t>Riduce durata e conseguenze dell’evento</w:t>
            </w:r>
          </w:p>
        </w:tc>
        <w:tc>
          <w:tcPr>
            <w:tcW w:w="1811" w:type="dxa"/>
            <w:vAlign w:val="center"/>
          </w:tcPr>
          <w:p w14:paraId="77C6C9F2" w14:textId="785ADB1D" w:rsidR="008D22EE" w:rsidRPr="001D3967" w:rsidRDefault="008D22EE" w:rsidP="008D22EE">
            <w:pPr>
              <w:spacing w:before="60" w:afterLines="60" w:after="144"/>
              <w:rPr>
                <w:color w:val="C51B88" w:themeColor="accent1"/>
                <w:lang w:eastAsia="it-IT"/>
              </w:rPr>
            </w:pPr>
            <w:r w:rsidRPr="008D22EE">
              <w:rPr>
                <w:lang w:eastAsia="it-IT"/>
              </w:rPr>
              <w:t>Impatto</w:t>
            </w:r>
          </w:p>
        </w:tc>
      </w:tr>
      <w:tr w:rsidR="008D22EE" w:rsidRPr="00FE5FF2" w14:paraId="0B4ABD5E" w14:textId="77777777" w:rsidTr="008D22EE">
        <w:trPr>
          <w:trHeight w:val="20"/>
        </w:trPr>
        <w:tc>
          <w:tcPr>
            <w:tcW w:w="1810" w:type="dxa"/>
            <w:vAlign w:val="center"/>
          </w:tcPr>
          <w:p w14:paraId="25B4A177" w14:textId="4D4F8608" w:rsidR="008D22EE" w:rsidRPr="008D22EE" w:rsidRDefault="008D22EE" w:rsidP="008D22EE">
            <w:pPr>
              <w:spacing w:before="60" w:afterLines="60" w:after="144"/>
              <w:rPr>
                <w:lang w:eastAsia="it-IT"/>
              </w:rPr>
            </w:pPr>
            <w:r w:rsidRPr="008D22EE">
              <w:rPr>
                <w:lang w:eastAsia="it-IT"/>
              </w:rPr>
              <w:t>Ripristino</w:t>
            </w:r>
          </w:p>
        </w:tc>
        <w:tc>
          <w:tcPr>
            <w:tcW w:w="5216" w:type="dxa"/>
            <w:vAlign w:val="center"/>
          </w:tcPr>
          <w:p w14:paraId="1DA321A8" w14:textId="7ED5B44C" w:rsidR="008D22EE" w:rsidRPr="008D22EE" w:rsidRDefault="008D22EE" w:rsidP="008D22EE">
            <w:pPr>
              <w:spacing w:before="60" w:afterLines="60" w:after="144"/>
              <w:rPr>
                <w:lang w:eastAsia="it-IT"/>
              </w:rPr>
            </w:pPr>
            <w:r w:rsidRPr="008D22EE">
              <w:rPr>
                <w:lang w:eastAsia="it-IT"/>
              </w:rPr>
              <w:t>Consente il recupero di dati, sistemi o servizi</w:t>
            </w:r>
          </w:p>
        </w:tc>
        <w:tc>
          <w:tcPr>
            <w:tcW w:w="1811" w:type="dxa"/>
            <w:vAlign w:val="center"/>
          </w:tcPr>
          <w:p w14:paraId="164EF231" w14:textId="6772CE2E" w:rsidR="008D22EE" w:rsidRPr="008D22EE" w:rsidRDefault="008D22EE" w:rsidP="008D22EE">
            <w:pPr>
              <w:spacing w:before="60" w:afterLines="60" w:after="144"/>
              <w:rPr>
                <w:lang w:eastAsia="it-IT"/>
              </w:rPr>
            </w:pPr>
            <w:r w:rsidRPr="008D22EE">
              <w:rPr>
                <w:lang w:eastAsia="it-IT"/>
              </w:rPr>
              <w:t>Impatto</w:t>
            </w:r>
          </w:p>
        </w:tc>
      </w:tr>
      <w:tr w:rsidR="008D22EE" w:rsidRPr="00FE5FF2" w14:paraId="783C7965" w14:textId="77777777" w:rsidTr="008D22EE">
        <w:trPr>
          <w:trHeight w:val="20"/>
        </w:trPr>
        <w:tc>
          <w:tcPr>
            <w:tcW w:w="1810" w:type="dxa"/>
            <w:vAlign w:val="center"/>
          </w:tcPr>
          <w:p w14:paraId="0434A691" w14:textId="430A1FE9" w:rsidR="008D22EE" w:rsidRPr="008D22EE" w:rsidRDefault="008D22EE" w:rsidP="008D22EE">
            <w:pPr>
              <w:spacing w:before="60" w:afterLines="60" w:after="144"/>
              <w:rPr>
                <w:lang w:eastAsia="it-IT"/>
              </w:rPr>
            </w:pPr>
            <w:r w:rsidRPr="008D22EE">
              <w:rPr>
                <w:lang w:eastAsia="it-IT"/>
              </w:rPr>
              <w:t>Continuità operativa</w:t>
            </w:r>
          </w:p>
        </w:tc>
        <w:tc>
          <w:tcPr>
            <w:tcW w:w="5216" w:type="dxa"/>
            <w:vAlign w:val="center"/>
          </w:tcPr>
          <w:p w14:paraId="72E6B495" w14:textId="7677102C" w:rsidR="008D22EE" w:rsidRPr="008D22EE" w:rsidRDefault="008D22EE" w:rsidP="008D22EE">
            <w:pPr>
              <w:spacing w:before="60" w:afterLines="60" w:after="144"/>
              <w:rPr>
                <w:lang w:eastAsia="it-IT"/>
              </w:rPr>
            </w:pPr>
            <w:r w:rsidRPr="008D22EE">
              <w:rPr>
                <w:lang w:eastAsia="it-IT"/>
              </w:rPr>
              <w:t>Garantisce la prosecuzione o il ripristino del servizio</w:t>
            </w:r>
          </w:p>
        </w:tc>
        <w:tc>
          <w:tcPr>
            <w:tcW w:w="1811" w:type="dxa"/>
            <w:vAlign w:val="center"/>
          </w:tcPr>
          <w:p w14:paraId="17AAB9E6" w14:textId="50B462B7" w:rsidR="008D22EE" w:rsidRPr="008D22EE" w:rsidRDefault="008D22EE" w:rsidP="008D22EE">
            <w:pPr>
              <w:spacing w:before="60" w:afterLines="60" w:after="144"/>
              <w:rPr>
                <w:lang w:eastAsia="it-IT"/>
              </w:rPr>
            </w:pPr>
            <w:r w:rsidRPr="008D22EE">
              <w:rPr>
                <w:lang w:eastAsia="it-IT"/>
              </w:rPr>
              <w:t>Impatto</w:t>
            </w:r>
          </w:p>
        </w:tc>
      </w:tr>
      <w:tr w:rsidR="00BC2E46" w:rsidRPr="00FE5FF2" w14:paraId="1D9219BC" w14:textId="77777777" w:rsidTr="008D22EE">
        <w:trPr>
          <w:trHeight w:val="20"/>
        </w:trPr>
        <w:tc>
          <w:tcPr>
            <w:tcW w:w="1810" w:type="dxa"/>
            <w:vAlign w:val="center"/>
          </w:tcPr>
          <w:p w14:paraId="70FCB831" w14:textId="08F210F3" w:rsidR="00BC2E46" w:rsidRPr="008D22EE" w:rsidRDefault="00BC2E46" w:rsidP="00BC2E46">
            <w:pPr>
              <w:spacing w:before="60" w:afterLines="60" w:after="144"/>
              <w:rPr>
                <w:lang w:eastAsia="it-IT"/>
              </w:rPr>
            </w:pPr>
            <w:r w:rsidRPr="008D22EE">
              <w:rPr>
                <w:lang w:eastAsia="it-IT"/>
              </w:rPr>
              <w:t>Trasferimento</w:t>
            </w:r>
          </w:p>
        </w:tc>
        <w:tc>
          <w:tcPr>
            <w:tcW w:w="5216" w:type="dxa"/>
            <w:vAlign w:val="center"/>
          </w:tcPr>
          <w:p w14:paraId="2A331CF9" w14:textId="4980F0FA" w:rsidR="00BC2E46" w:rsidRPr="008D22EE" w:rsidRDefault="00BC2E46" w:rsidP="00BC2E46">
            <w:pPr>
              <w:spacing w:before="60" w:afterLines="60" w:after="144"/>
              <w:rPr>
                <w:lang w:eastAsia="it-IT"/>
              </w:rPr>
            </w:pPr>
            <w:r w:rsidRPr="008D22EE">
              <w:rPr>
                <w:lang w:eastAsia="it-IT"/>
              </w:rPr>
              <w:t>Riduce specifiche conseguenze sostenute dall’organizzazione</w:t>
            </w:r>
          </w:p>
        </w:tc>
        <w:tc>
          <w:tcPr>
            <w:tcW w:w="1811" w:type="dxa"/>
            <w:vAlign w:val="center"/>
          </w:tcPr>
          <w:p w14:paraId="05EB48F6" w14:textId="1A03ADAE" w:rsidR="00BC2E46" w:rsidRPr="008D22EE" w:rsidRDefault="00BC2E46" w:rsidP="00BC2E46">
            <w:pPr>
              <w:spacing w:before="60" w:afterLines="60" w:after="144"/>
              <w:rPr>
                <w:lang w:eastAsia="it-IT"/>
              </w:rPr>
            </w:pPr>
            <w:r w:rsidRPr="008D22EE">
              <w:rPr>
                <w:lang w:eastAsia="it-IT"/>
              </w:rPr>
              <w:t>Impatto</w:t>
            </w:r>
          </w:p>
        </w:tc>
      </w:tr>
    </w:tbl>
    <w:p w14:paraId="08E181CB" w14:textId="77777777" w:rsidR="008D22EE" w:rsidRPr="008D22EE" w:rsidRDefault="008D22EE" w:rsidP="008D22EE">
      <w:pPr>
        <w:rPr>
          <w:lang w:eastAsia="it-IT"/>
        </w:rPr>
      </w:pPr>
      <w:r w:rsidRPr="008D22EE">
        <w:rPr>
          <w:lang w:eastAsia="it-IT"/>
        </w:rPr>
        <w:t>Una medesima misura può incidere sia sulla probabilità sia sull’impatto, purché i relativi effetti siano valutati separatamente e risultino adeguatamente motivati.</w:t>
      </w:r>
    </w:p>
    <w:p w14:paraId="4E3CF421" w14:textId="77777777" w:rsidR="008D22EE" w:rsidRPr="008D22EE" w:rsidRDefault="008D22EE" w:rsidP="008D22EE">
      <w:pPr>
        <w:rPr>
          <w:lang w:eastAsia="it-IT"/>
        </w:rPr>
      </w:pPr>
      <w:r w:rsidRPr="008D22EE">
        <w:rPr>
          <w:lang w:eastAsia="it-IT"/>
        </w:rPr>
        <w:t>A titolo esemplificativo:</w:t>
      </w:r>
    </w:p>
    <w:p w14:paraId="136E7659" w14:textId="77777777" w:rsidR="008D22EE" w:rsidRPr="008D22EE" w:rsidRDefault="008D22EE" w:rsidP="00F066DB">
      <w:pPr>
        <w:numPr>
          <w:ilvl w:val="0"/>
          <w:numId w:val="28"/>
        </w:numPr>
        <w:rPr>
          <w:lang w:eastAsia="it-IT"/>
        </w:rPr>
      </w:pPr>
      <w:r w:rsidRPr="008D22EE">
        <w:rPr>
          <w:lang w:eastAsia="it-IT"/>
        </w:rPr>
        <w:t>MFA incide normalmente sulla probabilità degli scenari di compromissione delle credenziali e accesso abusivo;</w:t>
      </w:r>
    </w:p>
    <w:p w14:paraId="0FBEFE70" w14:textId="77777777" w:rsidR="008D22EE" w:rsidRPr="008D22EE" w:rsidRDefault="008D22EE" w:rsidP="00F066DB">
      <w:pPr>
        <w:numPr>
          <w:ilvl w:val="0"/>
          <w:numId w:val="28"/>
        </w:numPr>
        <w:rPr>
          <w:lang w:eastAsia="it-IT"/>
        </w:rPr>
      </w:pPr>
      <w:r w:rsidRPr="008D22EE">
        <w:rPr>
          <w:lang w:eastAsia="it-IT"/>
        </w:rPr>
        <w:t>EDR può incidere sulla probabilità di successo di malware e ransomware e, ove consenta un contenimento tempestivo, anche sull’impatto;</w:t>
      </w:r>
    </w:p>
    <w:p w14:paraId="2D33DAD1" w14:textId="77777777" w:rsidR="008D22EE" w:rsidRPr="008D22EE" w:rsidRDefault="008D22EE" w:rsidP="00F066DB">
      <w:pPr>
        <w:numPr>
          <w:ilvl w:val="0"/>
          <w:numId w:val="28"/>
        </w:numPr>
        <w:rPr>
          <w:lang w:eastAsia="it-IT"/>
        </w:rPr>
      </w:pPr>
      <w:r w:rsidRPr="008D22EE">
        <w:rPr>
          <w:lang w:eastAsia="it-IT"/>
        </w:rPr>
        <w:t>backup e recovery incidono sulle conseguenze relative a Integrità e Disponibilità, ma non sulla probabilità di attivazione del ransomware;</w:t>
      </w:r>
    </w:p>
    <w:p w14:paraId="395E4C62" w14:textId="77777777" w:rsidR="008D22EE" w:rsidRPr="008D22EE" w:rsidRDefault="008D22EE" w:rsidP="00F066DB">
      <w:pPr>
        <w:numPr>
          <w:ilvl w:val="0"/>
          <w:numId w:val="28"/>
        </w:numPr>
        <w:rPr>
          <w:lang w:eastAsia="it-IT"/>
        </w:rPr>
      </w:pPr>
      <w:r w:rsidRPr="008D22EE">
        <w:rPr>
          <w:lang w:eastAsia="it-IT"/>
        </w:rPr>
        <w:lastRenderedPageBreak/>
        <w:t>Business Continuity e Disaster Recovery incidono principalmente sugli impatti operativi ed economici connessi all’indisponibilità;</w:t>
      </w:r>
    </w:p>
    <w:p w14:paraId="6591E921" w14:textId="4CCB21A2" w:rsidR="008D22EE" w:rsidRPr="008D22EE" w:rsidRDefault="008D22EE" w:rsidP="00F066DB">
      <w:pPr>
        <w:numPr>
          <w:ilvl w:val="0"/>
          <w:numId w:val="28"/>
        </w:numPr>
        <w:rPr>
          <w:lang w:eastAsia="it-IT"/>
        </w:rPr>
      </w:pPr>
      <w:r w:rsidRPr="008D22EE">
        <w:rPr>
          <w:lang w:eastAsia="it-IT"/>
        </w:rPr>
        <w:t>la cifratura dei dati può ridurre le conseguenze normative e reputazionali di una compromissione della Riservatezza, qualora risulti tecnicamente efficace rispetto allo scenario</w:t>
      </w:r>
      <w:r w:rsidR="00BC2E46">
        <w:rPr>
          <w:lang w:eastAsia="it-IT"/>
        </w:rPr>
        <w:t>.</w:t>
      </w:r>
    </w:p>
    <w:p w14:paraId="5C9A523C" w14:textId="04711594" w:rsidR="008D22EE" w:rsidRPr="00F46BF9" w:rsidRDefault="009465C1" w:rsidP="005C4F57">
      <w:pPr>
        <w:pStyle w:val="Titolo2"/>
        <w:rPr>
          <w:lang w:val="it-IT"/>
        </w:rPr>
      </w:pPr>
      <w:bookmarkStart w:id="107" w:name="_Toc238751540"/>
      <w:r w:rsidRPr="00F46BF9">
        <w:rPr>
          <w:caps w:val="0"/>
          <w:lang w:val="it-IT"/>
        </w:rPr>
        <w:t xml:space="preserve">PARAMETRI DI EFFICACIA DELLE MISURE </w:t>
      </w:r>
      <w:r>
        <w:rPr>
          <w:caps w:val="0"/>
          <w:lang w:val="it-IT"/>
        </w:rPr>
        <w:t>DI SICUREZZA</w:t>
      </w:r>
      <w:bookmarkEnd w:id="107"/>
    </w:p>
    <w:p w14:paraId="34F0BF25" w14:textId="57A4F1A1" w:rsidR="00A64481" w:rsidRDefault="005C4F57" w:rsidP="009465C1">
      <w:pPr>
        <w:pStyle w:val="Titolo3"/>
      </w:pPr>
      <w:r w:rsidRPr="009465C1">
        <w:t>Parametri</w:t>
      </w:r>
      <w:r w:rsidRPr="005C4F57">
        <w:t xml:space="preserve"> considerati</w:t>
      </w:r>
    </w:p>
    <w:p w14:paraId="77C13ACD" w14:textId="77777777" w:rsidR="00194DE1" w:rsidRDefault="00194DE1" w:rsidP="00194DE1">
      <w:pPr>
        <w:spacing w:before="100" w:beforeAutospacing="1" w:after="100" w:afterAutospacing="1" w:line="300" w:lineRule="atLeast"/>
        <w:rPr>
          <w:rFonts w:asciiTheme="majorHAnsi" w:eastAsia="Times New Roman" w:hAnsiTheme="majorHAnsi" w:cs="Segoe UI"/>
          <w:szCs w:val="18"/>
          <w:lang w:eastAsia="it-IT"/>
        </w:rPr>
      </w:pPr>
      <w:r w:rsidRPr="00194DE1">
        <w:rPr>
          <w:rFonts w:asciiTheme="majorHAnsi" w:eastAsia="Times New Roman" w:hAnsiTheme="majorHAnsi" w:cs="Segoe UI"/>
          <w:szCs w:val="18"/>
          <w:lang w:eastAsia="it-IT"/>
        </w:rPr>
        <w:t>Per ciascuna misura applicabile sono valutati i seguenti parametri:</w:t>
      </w:r>
    </w:p>
    <w:tbl>
      <w:tblPr>
        <w:tblStyle w:val="Grigliatabella"/>
        <w:tblW w:w="8775"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83"/>
        <w:gridCol w:w="1790"/>
        <w:gridCol w:w="5102"/>
      </w:tblGrid>
      <w:tr w:rsidR="00194DE1" w:rsidRPr="00194DE1" w14:paraId="2F48F679" w14:textId="77777777" w:rsidTr="00194DE1">
        <w:trPr>
          <w:trHeight w:val="20"/>
          <w:tblHeader/>
        </w:trPr>
        <w:tc>
          <w:tcPr>
            <w:tcW w:w="1883" w:type="dxa"/>
            <w:vAlign w:val="center"/>
          </w:tcPr>
          <w:p w14:paraId="15DC01F4" w14:textId="2097AD53" w:rsidR="00194DE1" w:rsidRPr="00194DE1" w:rsidRDefault="00194DE1" w:rsidP="00194DE1">
            <w:pPr>
              <w:spacing w:before="60" w:afterLines="60" w:after="144"/>
              <w:rPr>
                <w:rFonts w:asciiTheme="majorHAnsi" w:hAnsiTheme="majorHAnsi"/>
                <w:b/>
                <w:bCs/>
                <w:color w:val="C51B88" w:themeColor="accent1"/>
                <w:szCs w:val="18"/>
                <w:lang w:eastAsia="it-IT"/>
              </w:rPr>
            </w:pPr>
            <w:r w:rsidRPr="00194DE1">
              <w:rPr>
                <w:rFonts w:asciiTheme="majorHAnsi" w:eastAsia="Times New Roman" w:hAnsiTheme="majorHAnsi" w:cs="Times New Roman"/>
                <w:b/>
                <w:bCs/>
                <w:color w:val="C51B88" w:themeColor="accent1"/>
                <w:szCs w:val="18"/>
                <w:lang w:eastAsia="it-IT"/>
              </w:rPr>
              <w:t>Parametro</w:t>
            </w:r>
          </w:p>
        </w:tc>
        <w:tc>
          <w:tcPr>
            <w:tcW w:w="1790" w:type="dxa"/>
            <w:vAlign w:val="center"/>
          </w:tcPr>
          <w:p w14:paraId="34439880" w14:textId="75E10D1C" w:rsidR="00194DE1" w:rsidRPr="00194DE1" w:rsidRDefault="00194DE1" w:rsidP="00194DE1">
            <w:pPr>
              <w:spacing w:before="60" w:afterLines="60" w:after="144"/>
              <w:rPr>
                <w:rFonts w:asciiTheme="majorHAnsi" w:hAnsiTheme="majorHAnsi"/>
                <w:b/>
                <w:bCs/>
                <w:color w:val="C51B88" w:themeColor="accent1"/>
                <w:szCs w:val="18"/>
                <w:lang w:eastAsia="it-IT"/>
              </w:rPr>
            </w:pPr>
            <w:r w:rsidRPr="00194DE1">
              <w:rPr>
                <w:rFonts w:asciiTheme="majorHAnsi" w:eastAsia="Times New Roman" w:hAnsiTheme="majorHAnsi" w:cs="Times New Roman"/>
                <w:b/>
                <w:bCs/>
                <w:color w:val="C51B88" w:themeColor="accent1"/>
                <w:szCs w:val="18"/>
                <w:lang w:eastAsia="it-IT"/>
              </w:rPr>
              <w:t>Simbolo</w:t>
            </w:r>
          </w:p>
        </w:tc>
        <w:tc>
          <w:tcPr>
            <w:tcW w:w="5102" w:type="dxa"/>
            <w:vAlign w:val="center"/>
          </w:tcPr>
          <w:p w14:paraId="203E3C72" w14:textId="55C0E1B5" w:rsidR="00194DE1" w:rsidRPr="00194DE1" w:rsidRDefault="00194DE1" w:rsidP="00194DE1">
            <w:pPr>
              <w:spacing w:before="60" w:afterLines="60" w:after="144"/>
              <w:rPr>
                <w:rFonts w:asciiTheme="majorHAnsi" w:hAnsiTheme="majorHAnsi"/>
                <w:b/>
                <w:bCs/>
                <w:color w:val="C51B88" w:themeColor="accent1"/>
                <w:szCs w:val="18"/>
                <w:lang w:eastAsia="it-IT"/>
              </w:rPr>
            </w:pPr>
            <w:r w:rsidRPr="00194DE1">
              <w:rPr>
                <w:rFonts w:asciiTheme="majorHAnsi" w:eastAsia="Times New Roman" w:hAnsiTheme="majorHAnsi" w:cs="Times New Roman"/>
                <w:b/>
                <w:bCs/>
                <w:color w:val="C51B88" w:themeColor="accent1"/>
                <w:szCs w:val="18"/>
                <w:lang w:eastAsia="it-IT"/>
              </w:rPr>
              <w:t>Descrizione</w:t>
            </w:r>
          </w:p>
        </w:tc>
      </w:tr>
      <w:tr w:rsidR="00194DE1" w:rsidRPr="00194DE1" w14:paraId="45166BE7" w14:textId="77777777" w:rsidTr="00194DE1">
        <w:trPr>
          <w:trHeight w:val="20"/>
        </w:trPr>
        <w:tc>
          <w:tcPr>
            <w:tcW w:w="1883" w:type="dxa"/>
            <w:vAlign w:val="center"/>
          </w:tcPr>
          <w:p w14:paraId="04BE178B" w14:textId="639FC461" w:rsidR="00194DE1" w:rsidRPr="00194DE1" w:rsidRDefault="00194DE1" w:rsidP="00194DE1">
            <w:pPr>
              <w:spacing w:before="60" w:afterLines="60" w:after="144"/>
              <w:rPr>
                <w:rFonts w:asciiTheme="majorHAnsi" w:hAnsiTheme="majorHAnsi"/>
                <w:szCs w:val="18"/>
                <w:lang w:eastAsia="it-IT"/>
              </w:rPr>
            </w:pPr>
            <w:r w:rsidRPr="00194DE1">
              <w:rPr>
                <w:rFonts w:asciiTheme="majorHAnsi" w:eastAsia="Times New Roman" w:hAnsiTheme="majorHAnsi" w:cs="Times New Roman"/>
                <w:szCs w:val="18"/>
                <w:lang w:eastAsia="it-IT"/>
              </w:rPr>
              <w:t>Rilevanza</w:t>
            </w:r>
          </w:p>
        </w:tc>
        <w:tc>
          <w:tcPr>
            <w:tcW w:w="1790" w:type="dxa"/>
            <w:vAlign w:val="center"/>
          </w:tcPr>
          <w:p w14:paraId="0B99D26B" w14:textId="033D9F19" w:rsidR="00194DE1" w:rsidRPr="00194DE1" w:rsidRDefault="00194DE1" w:rsidP="00194DE1">
            <w:pPr>
              <w:spacing w:before="60" w:afterLines="60" w:after="144"/>
              <w:rPr>
                <w:rFonts w:asciiTheme="majorHAnsi" w:hAnsiTheme="majorHAnsi"/>
                <w:szCs w:val="18"/>
                <w:lang w:eastAsia="it-IT"/>
              </w:rPr>
            </w:pPr>
            <w:r w:rsidRPr="00194DE1">
              <w:rPr>
                <w:rFonts w:asciiTheme="majorHAnsi" w:eastAsia="Times New Roman" w:hAnsiTheme="majorHAnsi" w:cs="Courier New"/>
                <w:szCs w:val="18"/>
                <w:lang w:eastAsia="it-IT"/>
              </w:rPr>
              <w:t>R</w:t>
            </w:r>
          </w:p>
        </w:tc>
        <w:tc>
          <w:tcPr>
            <w:tcW w:w="5102" w:type="dxa"/>
            <w:vAlign w:val="center"/>
          </w:tcPr>
          <w:p w14:paraId="2729F8B6" w14:textId="6E0D3E19" w:rsidR="00194DE1" w:rsidRPr="00194DE1" w:rsidRDefault="00194DE1" w:rsidP="00194DE1">
            <w:pPr>
              <w:spacing w:before="60" w:afterLines="60" w:after="144"/>
              <w:rPr>
                <w:rFonts w:asciiTheme="majorHAnsi" w:hAnsiTheme="majorHAnsi"/>
                <w:szCs w:val="18"/>
                <w:lang w:eastAsia="it-IT"/>
              </w:rPr>
            </w:pPr>
            <w:r w:rsidRPr="00194DE1">
              <w:rPr>
                <w:rFonts w:asciiTheme="majorHAnsi" w:eastAsia="Times New Roman" w:hAnsiTheme="majorHAnsi" w:cs="Times New Roman"/>
                <w:szCs w:val="18"/>
                <w:lang w:eastAsia="it-IT"/>
              </w:rPr>
              <w:t>Capacità teorica della misura di contrastare il Threat Event o limitarne le conseguenze</w:t>
            </w:r>
          </w:p>
        </w:tc>
      </w:tr>
      <w:tr w:rsidR="00194DE1" w:rsidRPr="00194DE1" w14:paraId="7F1904AB" w14:textId="77777777" w:rsidTr="00194DE1">
        <w:trPr>
          <w:trHeight w:val="20"/>
        </w:trPr>
        <w:tc>
          <w:tcPr>
            <w:tcW w:w="1883" w:type="dxa"/>
            <w:vAlign w:val="center"/>
          </w:tcPr>
          <w:p w14:paraId="1B782F34" w14:textId="0D1431E2" w:rsidR="00194DE1" w:rsidRPr="00194DE1" w:rsidRDefault="00194DE1" w:rsidP="00194DE1">
            <w:pPr>
              <w:spacing w:before="60" w:afterLines="60" w:after="144"/>
              <w:rPr>
                <w:rFonts w:asciiTheme="majorHAnsi" w:hAnsiTheme="majorHAnsi"/>
                <w:szCs w:val="18"/>
                <w:lang w:eastAsia="it-IT"/>
              </w:rPr>
            </w:pPr>
            <w:r w:rsidRPr="00194DE1">
              <w:rPr>
                <w:rFonts w:asciiTheme="majorHAnsi" w:eastAsia="Times New Roman" w:hAnsiTheme="majorHAnsi" w:cs="Times New Roman"/>
                <w:szCs w:val="18"/>
                <w:lang w:eastAsia="it-IT"/>
              </w:rPr>
              <w:t>Implementazione</w:t>
            </w:r>
          </w:p>
        </w:tc>
        <w:tc>
          <w:tcPr>
            <w:tcW w:w="1790" w:type="dxa"/>
            <w:vAlign w:val="center"/>
          </w:tcPr>
          <w:p w14:paraId="6CB7A080" w14:textId="5ACA6BC3" w:rsidR="00194DE1" w:rsidRPr="00194DE1" w:rsidRDefault="00194DE1" w:rsidP="00194DE1">
            <w:pPr>
              <w:spacing w:before="60" w:afterLines="60" w:after="144"/>
              <w:rPr>
                <w:rFonts w:asciiTheme="majorHAnsi" w:hAnsiTheme="majorHAnsi"/>
                <w:szCs w:val="18"/>
                <w:lang w:eastAsia="it-IT"/>
              </w:rPr>
            </w:pPr>
            <w:r w:rsidRPr="00194DE1">
              <w:rPr>
                <w:rFonts w:asciiTheme="majorHAnsi" w:eastAsia="Times New Roman" w:hAnsiTheme="majorHAnsi" w:cs="Courier New"/>
                <w:szCs w:val="18"/>
                <w:lang w:eastAsia="it-IT"/>
              </w:rPr>
              <w:t>I</w:t>
            </w:r>
          </w:p>
        </w:tc>
        <w:tc>
          <w:tcPr>
            <w:tcW w:w="5102" w:type="dxa"/>
            <w:vAlign w:val="center"/>
          </w:tcPr>
          <w:p w14:paraId="5B953AB2" w14:textId="22950EAE" w:rsidR="00194DE1" w:rsidRPr="00194DE1" w:rsidRDefault="00194DE1" w:rsidP="00194DE1">
            <w:pPr>
              <w:spacing w:before="60" w:afterLines="60" w:after="144"/>
              <w:rPr>
                <w:rFonts w:asciiTheme="majorHAnsi" w:hAnsiTheme="majorHAnsi"/>
                <w:szCs w:val="18"/>
                <w:lang w:eastAsia="it-IT"/>
              </w:rPr>
            </w:pPr>
            <w:r w:rsidRPr="00194DE1">
              <w:rPr>
                <w:rFonts w:asciiTheme="majorHAnsi" w:eastAsia="Times New Roman" w:hAnsiTheme="majorHAnsi" w:cs="Times New Roman"/>
                <w:szCs w:val="18"/>
                <w:lang w:eastAsia="it-IT"/>
              </w:rPr>
              <w:t>Grado di implementazione effettiva nel perimetro</w:t>
            </w:r>
          </w:p>
        </w:tc>
      </w:tr>
      <w:tr w:rsidR="00194DE1" w:rsidRPr="00194DE1" w14:paraId="228BFD93" w14:textId="77777777" w:rsidTr="00194DE1">
        <w:trPr>
          <w:trHeight w:val="20"/>
        </w:trPr>
        <w:tc>
          <w:tcPr>
            <w:tcW w:w="1883" w:type="dxa"/>
            <w:vAlign w:val="center"/>
          </w:tcPr>
          <w:p w14:paraId="1EA35C22" w14:textId="4B60DFD5" w:rsidR="00194DE1" w:rsidRPr="00194DE1" w:rsidRDefault="00194DE1" w:rsidP="00194DE1">
            <w:pPr>
              <w:spacing w:before="60" w:afterLines="60" w:after="144"/>
              <w:rPr>
                <w:rFonts w:asciiTheme="majorHAnsi" w:hAnsiTheme="majorHAnsi"/>
                <w:szCs w:val="18"/>
                <w:lang w:eastAsia="it-IT"/>
              </w:rPr>
            </w:pPr>
            <w:r w:rsidRPr="00194DE1">
              <w:rPr>
                <w:rFonts w:asciiTheme="majorHAnsi" w:eastAsia="Times New Roman" w:hAnsiTheme="majorHAnsi" w:cs="Times New Roman"/>
                <w:szCs w:val="18"/>
                <w:lang w:eastAsia="it-IT"/>
              </w:rPr>
              <w:t>Efficacia operativa</w:t>
            </w:r>
          </w:p>
        </w:tc>
        <w:tc>
          <w:tcPr>
            <w:tcW w:w="1790" w:type="dxa"/>
            <w:vAlign w:val="center"/>
          </w:tcPr>
          <w:p w14:paraId="7C12399F" w14:textId="5E77D82D" w:rsidR="00194DE1" w:rsidRPr="00194DE1" w:rsidRDefault="00194DE1" w:rsidP="00194DE1">
            <w:pPr>
              <w:spacing w:before="60" w:afterLines="60" w:after="144"/>
              <w:rPr>
                <w:rFonts w:asciiTheme="majorHAnsi" w:hAnsiTheme="majorHAnsi"/>
                <w:szCs w:val="18"/>
                <w:lang w:eastAsia="it-IT"/>
              </w:rPr>
            </w:pPr>
            <w:r w:rsidRPr="00194DE1">
              <w:rPr>
                <w:rFonts w:asciiTheme="majorHAnsi" w:eastAsia="Times New Roman" w:hAnsiTheme="majorHAnsi" w:cs="Courier New"/>
                <w:szCs w:val="18"/>
                <w:lang w:eastAsia="it-IT"/>
              </w:rPr>
              <w:t>O</w:t>
            </w:r>
          </w:p>
        </w:tc>
        <w:tc>
          <w:tcPr>
            <w:tcW w:w="5102" w:type="dxa"/>
            <w:vAlign w:val="center"/>
          </w:tcPr>
          <w:p w14:paraId="62398E95" w14:textId="36AD2278" w:rsidR="00194DE1" w:rsidRPr="00194DE1" w:rsidRDefault="00194DE1" w:rsidP="00194DE1">
            <w:pPr>
              <w:spacing w:before="60" w:afterLines="60" w:after="144"/>
              <w:rPr>
                <w:rFonts w:asciiTheme="majorHAnsi" w:hAnsiTheme="majorHAnsi"/>
                <w:szCs w:val="18"/>
                <w:lang w:eastAsia="it-IT"/>
              </w:rPr>
            </w:pPr>
            <w:r w:rsidRPr="00194DE1">
              <w:rPr>
                <w:rFonts w:asciiTheme="majorHAnsi" w:eastAsia="Times New Roman" w:hAnsiTheme="majorHAnsi" w:cs="Times New Roman"/>
                <w:szCs w:val="18"/>
                <w:lang w:eastAsia="it-IT"/>
              </w:rPr>
              <w:t>Evidenza che la misura operi e produca gli effetti attesi</w:t>
            </w:r>
          </w:p>
        </w:tc>
      </w:tr>
      <w:tr w:rsidR="00194DE1" w:rsidRPr="00194DE1" w14:paraId="271034E5" w14:textId="77777777" w:rsidTr="00194DE1">
        <w:trPr>
          <w:trHeight w:val="20"/>
        </w:trPr>
        <w:tc>
          <w:tcPr>
            <w:tcW w:w="1883" w:type="dxa"/>
            <w:vAlign w:val="center"/>
          </w:tcPr>
          <w:p w14:paraId="31803A6E" w14:textId="2B10338E" w:rsidR="00194DE1" w:rsidRPr="00194DE1" w:rsidRDefault="00194DE1" w:rsidP="00194DE1">
            <w:pPr>
              <w:spacing w:before="60" w:afterLines="60" w:after="144"/>
              <w:rPr>
                <w:rFonts w:asciiTheme="majorHAnsi" w:hAnsiTheme="majorHAnsi"/>
                <w:szCs w:val="18"/>
                <w:lang w:eastAsia="it-IT"/>
              </w:rPr>
            </w:pPr>
            <w:r w:rsidRPr="00194DE1">
              <w:rPr>
                <w:rFonts w:asciiTheme="majorHAnsi" w:eastAsia="Times New Roman" w:hAnsiTheme="majorHAnsi" w:cs="Times New Roman"/>
                <w:szCs w:val="18"/>
                <w:lang w:eastAsia="it-IT"/>
              </w:rPr>
              <w:t>Copertura</w:t>
            </w:r>
          </w:p>
        </w:tc>
        <w:tc>
          <w:tcPr>
            <w:tcW w:w="1790" w:type="dxa"/>
            <w:vAlign w:val="center"/>
          </w:tcPr>
          <w:p w14:paraId="1F4E6E65" w14:textId="27969FE3" w:rsidR="00194DE1" w:rsidRPr="00194DE1" w:rsidRDefault="00194DE1" w:rsidP="00194DE1">
            <w:pPr>
              <w:spacing w:before="60" w:afterLines="60" w:after="144"/>
              <w:rPr>
                <w:rFonts w:asciiTheme="majorHAnsi" w:hAnsiTheme="majorHAnsi"/>
                <w:szCs w:val="18"/>
                <w:lang w:eastAsia="it-IT"/>
              </w:rPr>
            </w:pPr>
            <w:r w:rsidRPr="00194DE1">
              <w:rPr>
                <w:rFonts w:asciiTheme="majorHAnsi" w:eastAsia="Times New Roman" w:hAnsiTheme="majorHAnsi" w:cs="Courier New"/>
                <w:szCs w:val="18"/>
                <w:lang w:eastAsia="it-IT"/>
              </w:rPr>
              <w:t>C</w:t>
            </w:r>
          </w:p>
        </w:tc>
        <w:tc>
          <w:tcPr>
            <w:tcW w:w="5102" w:type="dxa"/>
            <w:vAlign w:val="center"/>
          </w:tcPr>
          <w:p w14:paraId="1EEDE9C4" w14:textId="58807E03" w:rsidR="00194DE1" w:rsidRPr="00194DE1" w:rsidRDefault="00194DE1" w:rsidP="00194DE1">
            <w:pPr>
              <w:spacing w:before="60" w:afterLines="60" w:after="144"/>
              <w:rPr>
                <w:rFonts w:asciiTheme="majorHAnsi" w:hAnsiTheme="majorHAnsi"/>
                <w:szCs w:val="18"/>
                <w:lang w:eastAsia="it-IT"/>
              </w:rPr>
            </w:pPr>
            <w:r w:rsidRPr="00194DE1">
              <w:rPr>
                <w:rFonts w:asciiTheme="majorHAnsi" w:eastAsia="Times New Roman" w:hAnsiTheme="majorHAnsi" w:cs="Times New Roman"/>
                <w:szCs w:val="18"/>
                <w:lang w:eastAsia="it-IT"/>
              </w:rPr>
              <w:t>Percentuale di asset, componenti, utenti o processi effettivamente coperti</w:t>
            </w:r>
          </w:p>
        </w:tc>
      </w:tr>
    </w:tbl>
    <w:p w14:paraId="148E9842" w14:textId="77777777" w:rsidR="00493AA4" w:rsidRDefault="00493AA4" w:rsidP="00493AA4">
      <w:pPr>
        <w:pStyle w:val="Titolo3"/>
      </w:pPr>
      <w:r w:rsidRPr="00493AA4">
        <w:t>Rilevanza</w:t>
      </w:r>
    </w:p>
    <w:p w14:paraId="6D033490" w14:textId="37D69B45" w:rsidR="00A57784" w:rsidRPr="00E913DD" w:rsidRDefault="00A57784" w:rsidP="00E913DD">
      <w:pPr>
        <w:spacing w:before="60" w:afterLines="60" w:after="144"/>
        <w:rPr>
          <w:rFonts w:asciiTheme="majorHAnsi" w:hAnsiTheme="majorHAnsi"/>
          <w:szCs w:val="18"/>
        </w:rPr>
      </w:pPr>
      <w:r w:rsidRPr="00A57784">
        <w:rPr>
          <w:rFonts w:asciiTheme="majorHAnsi" w:eastAsia="Times New Roman" w:hAnsiTheme="majorHAnsi" w:cs="Segoe UI"/>
          <w:szCs w:val="18"/>
          <w:lang w:eastAsia="it-IT"/>
        </w:rPr>
        <w:t xml:space="preserve">La rilevanza è definita nel catalogo </w:t>
      </w:r>
      <w:r w:rsidR="00D43941">
        <w:rPr>
          <w:rFonts w:asciiTheme="majorHAnsi" w:eastAsia="Times New Roman" w:hAnsiTheme="majorHAnsi" w:cs="Segoe UI"/>
          <w:szCs w:val="18"/>
          <w:lang w:eastAsia="it-IT"/>
        </w:rPr>
        <w:t>delle</w:t>
      </w:r>
      <w:r w:rsidRPr="00A57784">
        <w:rPr>
          <w:rFonts w:asciiTheme="majorHAnsi" w:eastAsia="Times New Roman" w:hAnsiTheme="majorHAnsi" w:cs="Segoe UI"/>
          <w:szCs w:val="18"/>
          <w:lang w:eastAsia="it-IT"/>
        </w:rPr>
        <w:t xml:space="preserve"> misure </w:t>
      </w:r>
      <w:r w:rsidR="00D43941">
        <w:rPr>
          <w:rFonts w:asciiTheme="majorHAnsi" w:eastAsia="Times New Roman" w:hAnsiTheme="majorHAnsi" w:cs="Segoe UI"/>
          <w:szCs w:val="18"/>
          <w:lang w:eastAsia="it-IT"/>
        </w:rPr>
        <w:t xml:space="preserve">di sicurezza </w:t>
      </w:r>
      <w:r w:rsidR="00E913DD">
        <w:rPr>
          <w:rFonts w:asciiTheme="majorHAnsi" w:eastAsia="Times New Roman" w:hAnsiTheme="majorHAnsi" w:cs="Segoe UI"/>
          <w:szCs w:val="18"/>
          <w:lang w:eastAsia="it-IT"/>
        </w:rPr>
        <w:t xml:space="preserve">(dell’allegato </w:t>
      </w:r>
      <w:r w:rsidR="00E913DD" w:rsidRPr="00B04918">
        <w:rPr>
          <w:lang w:eastAsia="it-IT"/>
        </w:rPr>
        <w:t>ISM08_A01 – Allegato Tecnico Cyber Risk Assessment</w:t>
      </w:r>
      <w:r w:rsidR="00AB15E7">
        <w:rPr>
          <w:lang w:eastAsia="it-IT"/>
        </w:rPr>
        <w:t xml:space="preserve">) </w:t>
      </w:r>
      <w:r w:rsidR="00AB15E7">
        <w:rPr>
          <w:rFonts w:asciiTheme="majorHAnsi" w:eastAsia="Times New Roman" w:hAnsiTheme="majorHAnsi" w:cs="Segoe UI"/>
          <w:szCs w:val="18"/>
          <w:lang w:eastAsia="it-IT"/>
        </w:rPr>
        <w:t xml:space="preserve">mappate </w:t>
      </w:r>
      <w:r w:rsidR="00E913DD">
        <w:rPr>
          <w:rFonts w:asciiTheme="majorHAnsi" w:eastAsia="Times New Roman" w:hAnsiTheme="majorHAnsi" w:cs="Segoe UI"/>
          <w:szCs w:val="18"/>
          <w:lang w:eastAsia="it-IT"/>
        </w:rPr>
        <w:t>con i</w:t>
      </w:r>
      <w:r w:rsidRPr="00A57784">
        <w:rPr>
          <w:rFonts w:asciiTheme="majorHAnsi" w:eastAsia="Times New Roman" w:hAnsiTheme="majorHAnsi" w:cs="Segoe UI"/>
          <w:szCs w:val="18"/>
          <w:lang w:eastAsia="it-IT"/>
        </w:rPr>
        <w:t xml:space="preserve"> Threat Event e alle componenti di rischio mitigate.</w:t>
      </w:r>
    </w:p>
    <w:tbl>
      <w:tblPr>
        <w:tblStyle w:val="Grigliatabella"/>
        <w:tblW w:w="3766"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83"/>
        <w:gridCol w:w="1883"/>
      </w:tblGrid>
      <w:tr w:rsidR="00A57784" w:rsidRPr="00194DE1" w14:paraId="62B819A4" w14:textId="77777777" w:rsidTr="00A57784">
        <w:trPr>
          <w:trHeight w:val="20"/>
          <w:tblHeader/>
        </w:trPr>
        <w:tc>
          <w:tcPr>
            <w:tcW w:w="1883" w:type="dxa"/>
            <w:vAlign w:val="center"/>
          </w:tcPr>
          <w:p w14:paraId="43D28191" w14:textId="4470B899" w:rsidR="00A57784" w:rsidRPr="00A57784" w:rsidRDefault="00A57784" w:rsidP="00A57784">
            <w:pPr>
              <w:spacing w:before="60" w:afterLines="60" w:after="144"/>
              <w:rPr>
                <w:rFonts w:asciiTheme="majorHAnsi" w:eastAsia="Times New Roman" w:hAnsiTheme="majorHAnsi" w:cs="Times New Roman"/>
                <w:b/>
                <w:bCs/>
                <w:color w:val="C51B88" w:themeColor="accent1"/>
                <w:szCs w:val="18"/>
                <w:lang w:eastAsia="it-IT"/>
              </w:rPr>
            </w:pPr>
            <w:r w:rsidRPr="00A57784">
              <w:rPr>
                <w:rFonts w:asciiTheme="majorHAnsi" w:eastAsia="Times New Roman" w:hAnsiTheme="majorHAnsi" w:cs="Times New Roman"/>
                <w:b/>
                <w:bCs/>
                <w:color w:val="C51B88" w:themeColor="accent1"/>
                <w:szCs w:val="18"/>
                <w:lang w:eastAsia="it-IT"/>
              </w:rPr>
              <w:t>Rilevanza</w:t>
            </w:r>
          </w:p>
        </w:tc>
        <w:tc>
          <w:tcPr>
            <w:tcW w:w="1883" w:type="dxa"/>
            <w:vAlign w:val="center"/>
          </w:tcPr>
          <w:p w14:paraId="7DC1600E" w14:textId="33669229" w:rsidR="00A57784" w:rsidRPr="00A57784" w:rsidRDefault="00A57784" w:rsidP="00A57784">
            <w:pPr>
              <w:spacing w:before="60" w:afterLines="60" w:after="144"/>
              <w:rPr>
                <w:rFonts w:asciiTheme="majorHAnsi" w:eastAsia="Times New Roman" w:hAnsiTheme="majorHAnsi" w:cs="Times New Roman"/>
                <w:b/>
                <w:bCs/>
                <w:color w:val="C51B88" w:themeColor="accent1"/>
                <w:szCs w:val="18"/>
                <w:lang w:eastAsia="it-IT"/>
              </w:rPr>
            </w:pPr>
            <w:r w:rsidRPr="00A57784">
              <w:rPr>
                <w:rFonts w:asciiTheme="majorHAnsi" w:eastAsia="Times New Roman" w:hAnsiTheme="majorHAnsi" w:cs="Times New Roman"/>
                <w:b/>
                <w:bCs/>
                <w:color w:val="C51B88" w:themeColor="accent1"/>
                <w:szCs w:val="18"/>
                <w:lang w:eastAsia="it-IT"/>
              </w:rPr>
              <w:t>Valore</w:t>
            </w:r>
          </w:p>
        </w:tc>
      </w:tr>
      <w:tr w:rsidR="00A57784" w:rsidRPr="00194DE1" w14:paraId="1CB1AF24" w14:textId="77777777" w:rsidTr="00A57784">
        <w:trPr>
          <w:trHeight w:val="20"/>
        </w:trPr>
        <w:tc>
          <w:tcPr>
            <w:tcW w:w="1883" w:type="dxa"/>
            <w:vAlign w:val="center"/>
          </w:tcPr>
          <w:p w14:paraId="58535C3F" w14:textId="0101FACD" w:rsidR="00A57784" w:rsidRPr="00194DE1" w:rsidRDefault="00A57784" w:rsidP="00A57784">
            <w:pPr>
              <w:spacing w:before="60" w:afterLines="60" w:after="144"/>
              <w:rPr>
                <w:rFonts w:asciiTheme="majorHAnsi" w:eastAsia="Times New Roman" w:hAnsiTheme="majorHAnsi" w:cs="Times New Roman"/>
                <w:szCs w:val="18"/>
                <w:lang w:eastAsia="it-IT"/>
              </w:rPr>
            </w:pPr>
            <w:r w:rsidRPr="00A57784">
              <w:rPr>
                <w:rFonts w:asciiTheme="majorHAnsi" w:eastAsia="Times New Roman" w:hAnsiTheme="majorHAnsi" w:cs="Times New Roman"/>
                <w:szCs w:val="18"/>
                <w:lang w:eastAsia="it-IT"/>
              </w:rPr>
              <w:t>Non applicabile</w:t>
            </w:r>
          </w:p>
        </w:tc>
        <w:tc>
          <w:tcPr>
            <w:tcW w:w="1883" w:type="dxa"/>
            <w:vAlign w:val="center"/>
          </w:tcPr>
          <w:p w14:paraId="1106D11B" w14:textId="43FF3E06" w:rsidR="00A57784" w:rsidRPr="00194DE1" w:rsidRDefault="00A57784" w:rsidP="00A57784">
            <w:pPr>
              <w:spacing w:before="60" w:afterLines="60" w:after="144"/>
              <w:rPr>
                <w:rFonts w:asciiTheme="majorHAnsi" w:eastAsia="Times New Roman" w:hAnsiTheme="majorHAnsi" w:cs="Times New Roman"/>
                <w:szCs w:val="18"/>
                <w:lang w:eastAsia="it-IT"/>
              </w:rPr>
            </w:pPr>
            <w:r w:rsidRPr="00A57784">
              <w:rPr>
                <w:rFonts w:asciiTheme="majorHAnsi" w:eastAsia="Times New Roman" w:hAnsiTheme="majorHAnsi" w:cs="Times New Roman"/>
                <w:szCs w:val="18"/>
                <w:lang w:eastAsia="it-IT"/>
              </w:rPr>
              <w:t>0,00</w:t>
            </w:r>
          </w:p>
        </w:tc>
      </w:tr>
      <w:tr w:rsidR="00A57784" w:rsidRPr="00194DE1" w14:paraId="3179F531" w14:textId="77777777" w:rsidTr="00A57784">
        <w:trPr>
          <w:trHeight w:val="20"/>
        </w:trPr>
        <w:tc>
          <w:tcPr>
            <w:tcW w:w="1883" w:type="dxa"/>
            <w:vAlign w:val="center"/>
          </w:tcPr>
          <w:p w14:paraId="7BBC746F" w14:textId="31FB44D2" w:rsidR="00A57784" w:rsidRPr="00194DE1" w:rsidRDefault="00A57784" w:rsidP="00A57784">
            <w:pPr>
              <w:spacing w:before="60" w:afterLines="60" w:after="144"/>
              <w:rPr>
                <w:rFonts w:asciiTheme="majorHAnsi" w:eastAsia="Times New Roman" w:hAnsiTheme="majorHAnsi" w:cs="Times New Roman"/>
                <w:szCs w:val="18"/>
                <w:lang w:eastAsia="it-IT"/>
              </w:rPr>
            </w:pPr>
            <w:r w:rsidRPr="00A57784">
              <w:rPr>
                <w:rFonts w:asciiTheme="majorHAnsi" w:eastAsia="Times New Roman" w:hAnsiTheme="majorHAnsi" w:cs="Times New Roman"/>
                <w:szCs w:val="18"/>
                <w:lang w:eastAsia="it-IT"/>
              </w:rPr>
              <w:t>Secondaria</w:t>
            </w:r>
          </w:p>
        </w:tc>
        <w:tc>
          <w:tcPr>
            <w:tcW w:w="1883" w:type="dxa"/>
            <w:vAlign w:val="center"/>
          </w:tcPr>
          <w:p w14:paraId="07CBB645" w14:textId="0F8C0D06" w:rsidR="00A57784" w:rsidRPr="00194DE1" w:rsidRDefault="00A57784" w:rsidP="00A57784">
            <w:pPr>
              <w:spacing w:before="60" w:afterLines="60" w:after="144"/>
              <w:rPr>
                <w:rFonts w:asciiTheme="majorHAnsi" w:eastAsia="Times New Roman" w:hAnsiTheme="majorHAnsi" w:cs="Times New Roman"/>
                <w:szCs w:val="18"/>
                <w:lang w:eastAsia="it-IT"/>
              </w:rPr>
            </w:pPr>
            <w:r w:rsidRPr="00A57784">
              <w:rPr>
                <w:rFonts w:asciiTheme="majorHAnsi" w:eastAsia="Times New Roman" w:hAnsiTheme="majorHAnsi" w:cs="Times New Roman"/>
                <w:szCs w:val="18"/>
                <w:lang w:eastAsia="it-IT"/>
              </w:rPr>
              <w:t>0,40</w:t>
            </w:r>
          </w:p>
        </w:tc>
      </w:tr>
      <w:tr w:rsidR="00A57784" w:rsidRPr="00194DE1" w14:paraId="5A2DC20E" w14:textId="77777777" w:rsidTr="00A57784">
        <w:trPr>
          <w:trHeight w:val="20"/>
        </w:trPr>
        <w:tc>
          <w:tcPr>
            <w:tcW w:w="1883" w:type="dxa"/>
            <w:vAlign w:val="center"/>
          </w:tcPr>
          <w:p w14:paraId="1F33C540" w14:textId="0ADC65C4" w:rsidR="00A57784" w:rsidRPr="00194DE1" w:rsidRDefault="00A57784" w:rsidP="00A57784">
            <w:pPr>
              <w:spacing w:before="60" w:afterLines="60" w:after="144"/>
              <w:rPr>
                <w:rFonts w:asciiTheme="majorHAnsi" w:eastAsia="Times New Roman" w:hAnsiTheme="majorHAnsi" w:cs="Times New Roman"/>
                <w:szCs w:val="18"/>
                <w:lang w:eastAsia="it-IT"/>
              </w:rPr>
            </w:pPr>
            <w:r w:rsidRPr="00A57784">
              <w:rPr>
                <w:rFonts w:asciiTheme="majorHAnsi" w:eastAsia="Times New Roman" w:hAnsiTheme="majorHAnsi" w:cs="Times New Roman"/>
                <w:szCs w:val="18"/>
                <w:lang w:eastAsia="it-IT"/>
              </w:rPr>
              <w:t>Significativa</w:t>
            </w:r>
          </w:p>
        </w:tc>
        <w:tc>
          <w:tcPr>
            <w:tcW w:w="1883" w:type="dxa"/>
            <w:vAlign w:val="center"/>
          </w:tcPr>
          <w:p w14:paraId="2022DC07" w14:textId="4438C7BA" w:rsidR="00A57784" w:rsidRPr="00194DE1" w:rsidRDefault="00A57784" w:rsidP="00A57784">
            <w:pPr>
              <w:spacing w:before="60" w:afterLines="60" w:after="144"/>
              <w:rPr>
                <w:rFonts w:asciiTheme="majorHAnsi" w:eastAsia="Times New Roman" w:hAnsiTheme="majorHAnsi" w:cs="Times New Roman"/>
                <w:szCs w:val="18"/>
                <w:lang w:eastAsia="it-IT"/>
              </w:rPr>
            </w:pPr>
            <w:r w:rsidRPr="00A57784">
              <w:rPr>
                <w:rFonts w:asciiTheme="majorHAnsi" w:eastAsia="Times New Roman" w:hAnsiTheme="majorHAnsi" w:cs="Times New Roman"/>
                <w:szCs w:val="18"/>
                <w:lang w:eastAsia="it-IT"/>
              </w:rPr>
              <w:t>0,70</w:t>
            </w:r>
          </w:p>
        </w:tc>
      </w:tr>
      <w:tr w:rsidR="00A57784" w:rsidRPr="00194DE1" w14:paraId="6ACC8FB2" w14:textId="77777777" w:rsidTr="00A57784">
        <w:trPr>
          <w:trHeight w:val="20"/>
        </w:trPr>
        <w:tc>
          <w:tcPr>
            <w:tcW w:w="1883" w:type="dxa"/>
            <w:vAlign w:val="center"/>
          </w:tcPr>
          <w:p w14:paraId="41F7C4E5" w14:textId="5152F4E6" w:rsidR="00A57784" w:rsidRPr="00194DE1" w:rsidRDefault="00A57784" w:rsidP="00A57784">
            <w:pPr>
              <w:spacing w:before="60" w:afterLines="60" w:after="144"/>
              <w:rPr>
                <w:rFonts w:asciiTheme="majorHAnsi" w:eastAsia="Times New Roman" w:hAnsiTheme="majorHAnsi" w:cs="Times New Roman"/>
                <w:szCs w:val="18"/>
                <w:lang w:eastAsia="it-IT"/>
              </w:rPr>
            </w:pPr>
            <w:r w:rsidRPr="00A57784">
              <w:rPr>
                <w:rFonts w:asciiTheme="majorHAnsi" w:eastAsia="Times New Roman" w:hAnsiTheme="majorHAnsi" w:cs="Times New Roman"/>
                <w:szCs w:val="18"/>
                <w:lang w:eastAsia="it-IT"/>
              </w:rPr>
              <w:t>Determinante</w:t>
            </w:r>
          </w:p>
        </w:tc>
        <w:tc>
          <w:tcPr>
            <w:tcW w:w="1883" w:type="dxa"/>
            <w:vAlign w:val="center"/>
          </w:tcPr>
          <w:p w14:paraId="59496DB7" w14:textId="7689FC95" w:rsidR="00A57784" w:rsidRPr="00194DE1" w:rsidRDefault="00A57784" w:rsidP="00A57784">
            <w:pPr>
              <w:spacing w:before="60" w:afterLines="60" w:after="144"/>
              <w:rPr>
                <w:rFonts w:asciiTheme="majorHAnsi" w:eastAsia="Times New Roman" w:hAnsiTheme="majorHAnsi" w:cs="Times New Roman"/>
                <w:szCs w:val="18"/>
                <w:lang w:eastAsia="it-IT"/>
              </w:rPr>
            </w:pPr>
            <w:r w:rsidRPr="00A57784">
              <w:rPr>
                <w:rFonts w:asciiTheme="majorHAnsi" w:eastAsia="Times New Roman" w:hAnsiTheme="majorHAnsi" w:cs="Times New Roman"/>
                <w:szCs w:val="18"/>
                <w:lang w:eastAsia="it-IT"/>
              </w:rPr>
              <w:t>1,00</w:t>
            </w:r>
          </w:p>
        </w:tc>
      </w:tr>
    </w:tbl>
    <w:p w14:paraId="4DD3064D" w14:textId="77777777" w:rsidR="00A57784" w:rsidRPr="00A57784" w:rsidRDefault="00A57784" w:rsidP="00A57784">
      <w:pPr>
        <w:spacing w:before="100" w:beforeAutospacing="1" w:after="100" w:afterAutospacing="1" w:line="300" w:lineRule="atLeast"/>
        <w:rPr>
          <w:rFonts w:asciiTheme="majorHAnsi" w:eastAsia="Times New Roman" w:hAnsiTheme="majorHAnsi" w:cs="Segoe UI"/>
          <w:szCs w:val="18"/>
          <w:lang w:eastAsia="it-IT"/>
        </w:rPr>
      </w:pPr>
      <w:r w:rsidRPr="00A57784">
        <w:rPr>
          <w:rFonts w:asciiTheme="majorHAnsi" w:eastAsia="Times New Roman" w:hAnsiTheme="majorHAnsi" w:cs="Segoe UI"/>
          <w:szCs w:val="18"/>
          <w:lang w:eastAsia="it-IT"/>
        </w:rPr>
        <w:t>La rilevanza non deve essere attribuita discrezionalmente nel corso della singola valutazione, ma deve derivare dalla mappatura metodologica mantenuta dal GISO.</w:t>
      </w:r>
    </w:p>
    <w:p w14:paraId="37D3B635" w14:textId="77777777" w:rsidR="00405EB7" w:rsidRDefault="00405EB7" w:rsidP="00405EB7">
      <w:pPr>
        <w:pStyle w:val="Titolo3"/>
      </w:pPr>
      <w:r w:rsidRPr="00405EB7">
        <w:t>Implementazione</w:t>
      </w:r>
    </w:p>
    <w:tbl>
      <w:tblPr>
        <w:tblStyle w:val="Grigliatabella"/>
        <w:tblW w:w="7224"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83"/>
        <w:gridCol w:w="1883"/>
        <w:gridCol w:w="3458"/>
      </w:tblGrid>
      <w:tr w:rsidR="00E52DE0" w:rsidRPr="00194DE1" w14:paraId="4EFC2CA7" w14:textId="77777777" w:rsidTr="00E52DE0">
        <w:trPr>
          <w:trHeight w:val="20"/>
          <w:tblHeader/>
        </w:trPr>
        <w:tc>
          <w:tcPr>
            <w:tcW w:w="1883" w:type="dxa"/>
            <w:vAlign w:val="center"/>
          </w:tcPr>
          <w:p w14:paraId="341E7B3D" w14:textId="25585067" w:rsidR="00E52DE0" w:rsidRPr="00E52DE0" w:rsidRDefault="00E52DE0" w:rsidP="00E52DE0">
            <w:pPr>
              <w:spacing w:before="60" w:afterLines="60" w:after="144"/>
              <w:rPr>
                <w:b/>
                <w:bCs/>
                <w:color w:val="C51B88" w:themeColor="accent1"/>
                <w:lang w:eastAsia="it-IT"/>
              </w:rPr>
            </w:pPr>
            <w:r w:rsidRPr="00E52DE0">
              <w:rPr>
                <w:b/>
                <w:bCs/>
                <w:color w:val="C51B88" w:themeColor="accent1"/>
                <w:lang w:eastAsia="it-IT"/>
              </w:rPr>
              <w:t>Livello</w:t>
            </w:r>
          </w:p>
        </w:tc>
        <w:tc>
          <w:tcPr>
            <w:tcW w:w="1883" w:type="dxa"/>
            <w:vAlign w:val="center"/>
          </w:tcPr>
          <w:p w14:paraId="106A9D58" w14:textId="481148C6" w:rsidR="00E52DE0" w:rsidRPr="00E52DE0" w:rsidRDefault="00E52DE0" w:rsidP="00E52DE0">
            <w:pPr>
              <w:spacing w:before="60" w:afterLines="60" w:after="144"/>
              <w:rPr>
                <w:b/>
                <w:bCs/>
                <w:color w:val="C51B88" w:themeColor="accent1"/>
                <w:lang w:eastAsia="it-IT"/>
              </w:rPr>
            </w:pPr>
            <w:r w:rsidRPr="00E52DE0">
              <w:rPr>
                <w:b/>
                <w:bCs/>
                <w:color w:val="C51B88" w:themeColor="accent1"/>
                <w:lang w:eastAsia="it-IT"/>
              </w:rPr>
              <w:t>Valore I</w:t>
            </w:r>
          </w:p>
        </w:tc>
        <w:tc>
          <w:tcPr>
            <w:tcW w:w="3458" w:type="dxa"/>
            <w:vAlign w:val="center"/>
          </w:tcPr>
          <w:p w14:paraId="6522E5B3" w14:textId="5A21A719" w:rsidR="00E52DE0" w:rsidRPr="00E52DE0" w:rsidRDefault="00E52DE0" w:rsidP="00E52DE0">
            <w:pPr>
              <w:spacing w:before="60" w:afterLines="60" w:after="144"/>
              <w:rPr>
                <w:b/>
                <w:bCs/>
                <w:color w:val="C51B88" w:themeColor="accent1"/>
                <w:lang w:eastAsia="it-IT"/>
              </w:rPr>
            </w:pPr>
            <w:r w:rsidRPr="00E52DE0">
              <w:rPr>
                <w:b/>
                <w:bCs/>
                <w:color w:val="C51B88" w:themeColor="accent1"/>
                <w:lang w:eastAsia="it-IT"/>
              </w:rPr>
              <w:t>Descrizione</w:t>
            </w:r>
          </w:p>
        </w:tc>
      </w:tr>
      <w:tr w:rsidR="00E52DE0" w:rsidRPr="00194DE1" w14:paraId="6E7F95CE" w14:textId="77777777" w:rsidTr="00E52DE0">
        <w:trPr>
          <w:trHeight w:val="20"/>
        </w:trPr>
        <w:tc>
          <w:tcPr>
            <w:tcW w:w="1883" w:type="dxa"/>
            <w:vAlign w:val="center"/>
          </w:tcPr>
          <w:p w14:paraId="61AD7E8F" w14:textId="58145BBF" w:rsidR="00E52DE0" w:rsidRPr="005F6EE1" w:rsidRDefault="00E52DE0" w:rsidP="00E52DE0">
            <w:pPr>
              <w:spacing w:before="60" w:afterLines="60" w:after="144"/>
              <w:rPr>
                <w:lang w:eastAsia="it-IT"/>
              </w:rPr>
            </w:pPr>
            <w:r w:rsidRPr="00E52DE0">
              <w:rPr>
                <w:lang w:eastAsia="it-IT"/>
              </w:rPr>
              <w:t>Assente</w:t>
            </w:r>
          </w:p>
        </w:tc>
        <w:tc>
          <w:tcPr>
            <w:tcW w:w="1883" w:type="dxa"/>
            <w:vAlign w:val="center"/>
          </w:tcPr>
          <w:p w14:paraId="57DD0CF7" w14:textId="20109D48" w:rsidR="00E52DE0" w:rsidRPr="005F6EE1" w:rsidRDefault="00E52DE0" w:rsidP="00E52DE0">
            <w:pPr>
              <w:spacing w:before="60" w:afterLines="60" w:after="144"/>
              <w:rPr>
                <w:lang w:eastAsia="it-IT"/>
              </w:rPr>
            </w:pPr>
            <w:r w:rsidRPr="00E52DE0">
              <w:rPr>
                <w:lang w:eastAsia="it-IT"/>
              </w:rPr>
              <w:t>0,00</w:t>
            </w:r>
          </w:p>
        </w:tc>
        <w:tc>
          <w:tcPr>
            <w:tcW w:w="3458" w:type="dxa"/>
            <w:vAlign w:val="center"/>
          </w:tcPr>
          <w:p w14:paraId="5647317A" w14:textId="386EA667" w:rsidR="00E52DE0" w:rsidRPr="005F6EE1" w:rsidRDefault="00E52DE0" w:rsidP="00E52DE0">
            <w:pPr>
              <w:spacing w:before="60" w:afterLines="60" w:after="144"/>
              <w:rPr>
                <w:lang w:eastAsia="it-IT"/>
              </w:rPr>
            </w:pPr>
            <w:r w:rsidRPr="00E52DE0">
              <w:rPr>
                <w:lang w:eastAsia="it-IT"/>
              </w:rPr>
              <w:t>La misura non è implementata nel perimetro</w:t>
            </w:r>
          </w:p>
        </w:tc>
      </w:tr>
      <w:tr w:rsidR="00E52DE0" w:rsidRPr="00194DE1" w14:paraId="3162963F" w14:textId="77777777" w:rsidTr="00E52DE0">
        <w:trPr>
          <w:trHeight w:val="20"/>
        </w:trPr>
        <w:tc>
          <w:tcPr>
            <w:tcW w:w="1883" w:type="dxa"/>
            <w:vAlign w:val="center"/>
          </w:tcPr>
          <w:p w14:paraId="1809310B" w14:textId="07F28FB1" w:rsidR="00E52DE0" w:rsidRPr="005F6EE1" w:rsidRDefault="00E52DE0" w:rsidP="00E52DE0">
            <w:pPr>
              <w:spacing w:before="60" w:afterLines="60" w:after="144"/>
              <w:rPr>
                <w:lang w:eastAsia="it-IT"/>
              </w:rPr>
            </w:pPr>
            <w:r w:rsidRPr="00E52DE0">
              <w:rPr>
                <w:lang w:eastAsia="it-IT"/>
              </w:rPr>
              <w:t>Parziale</w:t>
            </w:r>
          </w:p>
        </w:tc>
        <w:tc>
          <w:tcPr>
            <w:tcW w:w="1883" w:type="dxa"/>
            <w:vAlign w:val="center"/>
          </w:tcPr>
          <w:p w14:paraId="33AB3F46" w14:textId="7F7F3DB5" w:rsidR="00E52DE0" w:rsidRPr="005F6EE1" w:rsidRDefault="00E52DE0" w:rsidP="00E52DE0">
            <w:pPr>
              <w:spacing w:before="60" w:afterLines="60" w:after="144"/>
              <w:rPr>
                <w:lang w:eastAsia="it-IT"/>
              </w:rPr>
            </w:pPr>
            <w:r w:rsidRPr="00E52DE0">
              <w:rPr>
                <w:lang w:eastAsia="it-IT"/>
              </w:rPr>
              <w:t>0,50</w:t>
            </w:r>
          </w:p>
        </w:tc>
        <w:tc>
          <w:tcPr>
            <w:tcW w:w="3458" w:type="dxa"/>
            <w:vAlign w:val="center"/>
          </w:tcPr>
          <w:p w14:paraId="4BA736D2" w14:textId="4F6F42BD" w:rsidR="00E52DE0" w:rsidRPr="005F6EE1" w:rsidRDefault="00E52DE0" w:rsidP="00E52DE0">
            <w:pPr>
              <w:spacing w:before="60" w:afterLines="60" w:after="144"/>
              <w:rPr>
                <w:lang w:eastAsia="it-IT"/>
              </w:rPr>
            </w:pPr>
            <w:r w:rsidRPr="00E52DE0">
              <w:rPr>
                <w:lang w:eastAsia="it-IT"/>
              </w:rPr>
              <w:t>La misura è implementata solo parzialmente o con limitazioni rilevanti</w:t>
            </w:r>
          </w:p>
        </w:tc>
      </w:tr>
      <w:tr w:rsidR="00E52DE0" w:rsidRPr="00194DE1" w14:paraId="1C51939B" w14:textId="77777777" w:rsidTr="00E52DE0">
        <w:trPr>
          <w:trHeight w:val="20"/>
        </w:trPr>
        <w:tc>
          <w:tcPr>
            <w:tcW w:w="1883" w:type="dxa"/>
            <w:vAlign w:val="center"/>
          </w:tcPr>
          <w:p w14:paraId="5E85F10E" w14:textId="7A601B68" w:rsidR="00E52DE0" w:rsidRPr="005F6EE1" w:rsidRDefault="00E52DE0" w:rsidP="00E52DE0">
            <w:pPr>
              <w:spacing w:before="60" w:afterLines="60" w:after="144"/>
              <w:rPr>
                <w:lang w:eastAsia="it-IT"/>
              </w:rPr>
            </w:pPr>
            <w:r w:rsidRPr="00E52DE0">
              <w:rPr>
                <w:lang w:eastAsia="it-IT"/>
              </w:rPr>
              <w:lastRenderedPageBreak/>
              <w:t>Completa</w:t>
            </w:r>
          </w:p>
        </w:tc>
        <w:tc>
          <w:tcPr>
            <w:tcW w:w="1883" w:type="dxa"/>
            <w:vAlign w:val="center"/>
          </w:tcPr>
          <w:p w14:paraId="537D8D30" w14:textId="54086150" w:rsidR="00E52DE0" w:rsidRPr="005F6EE1" w:rsidRDefault="00E52DE0" w:rsidP="00E52DE0">
            <w:pPr>
              <w:spacing w:before="60" w:afterLines="60" w:after="144"/>
              <w:rPr>
                <w:lang w:eastAsia="it-IT"/>
              </w:rPr>
            </w:pPr>
            <w:r w:rsidRPr="00E52DE0">
              <w:rPr>
                <w:lang w:eastAsia="it-IT"/>
              </w:rPr>
              <w:t>1,00</w:t>
            </w:r>
          </w:p>
        </w:tc>
        <w:tc>
          <w:tcPr>
            <w:tcW w:w="3458" w:type="dxa"/>
            <w:vAlign w:val="center"/>
          </w:tcPr>
          <w:p w14:paraId="129E41E2" w14:textId="608A0FB4" w:rsidR="00E52DE0" w:rsidRPr="005F6EE1" w:rsidRDefault="00E52DE0" w:rsidP="00E52DE0">
            <w:pPr>
              <w:spacing w:before="60" w:afterLines="60" w:after="144"/>
              <w:rPr>
                <w:lang w:eastAsia="it-IT"/>
              </w:rPr>
            </w:pPr>
            <w:r w:rsidRPr="00E52DE0">
              <w:rPr>
                <w:lang w:eastAsia="it-IT"/>
              </w:rPr>
              <w:t>La misura è implementata nel perimetro previsto</w:t>
            </w:r>
          </w:p>
        </w:tc>
      </w:tr>
    </w:tbl>
    <w:p w14:paraId="30CE73F5" w14:textId="77777777" w:rsidR="00405EB7" w:rsidRDefault="00405EB7" w:rsidP="00A57784">
      <w:pPr>
        <w:rPr>
          <w:lang w:eastAsia="it-IT"/>
        </w:rPr>
      </w:pPr>
    </w:p>
    <w:p w14:paraId="5C5EBB5C" w14:textId="7E567496" w:rsidR="001D6724" w:rsidRDefault="008E7B7E" w:rsidP="005F6EE1">
      <w:pPr>
        <w:pStyle w:val="Titolo3"/>
      </w:pPr>
      <w:r>
        <w:t>E</w:t>
      </w:r>
      <w:r w:rsidR="005F6EE1" w:rsidRPr="005F6EE1">
        <w:t>fficacia operativa</w:t>
      </w:r>
    </w:p>
    <w:tbl>
      <w:tblPr>
        <w:tblStyle w:val="Grigliatabella"/>
        <w:tblW w:w="7564"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83"/>
        <w:gridCol w:w="1883"/>
        <w:gridCol w:w="3798"/>
      </w:tblGrid>
      <w:tr w:rsidR="0059753F" w:rsidRPr="00194DE1" w14:paraId="53E442AF" w14:textId="77777777" w:rsidTr="0059753F">
        <w:trPr>
          <w:trHeight w:val="20"/>
          <w:tblHeader/>
        </w:trPr>
        <w:tc>
          <w:tcPr>
            <w:tcW w:w="1883" w:type="dxa"/>
            <w:vAlign w:val="center"/>
          </w:tcPr>
          <w:p w14:paraId="19B03472" w14:textId="502C2175" w:rsidR="0059753F" w:rsidRPr="0059753F" w:rsidRDefault="0059753F" w:rsidP="0059753F">
            <w:pPr>
              <w:spacing w:before="60" w:afterLines="60" w:after="144"/>
              <w:rPr>
                <w:b/>
                <w:bCs/>
                <w:color w:val="C51B88" w:themeColor="accent1"/>
                <w:lang w:eastAsia="it-IT"/>
              </w:rPr>
            </w:pPr>
            <w:r w:rsidRPr="0059753F">
              <w:rPr>
                <w:b/>
                <w:bCs/>
                <w:color w:val="C51B88" w:themeColor="accent1"/>
                <w:lang w:eastAsia="it-IT"/>
              </w:rPr>
              <w:t>Livello</w:t>
            </w:r>
          </w:p>
        </w:tc>
        <w:tc>
          <w:tcPr>
            <w:tcW w:w="1883" w:type="dxa"/>
            <w:vAlign w:val="center"/>
          </w:tcPr>
          <w:p w14:paraId="17D8A70C" w14:textId="480C5F91" w:rsidR="0059753F" w:rsidRPr="0059753F" w:rsidRDefault="0059753F" w:rsidP="0059753F">
            <w:pPr>
              <w:spacing w:before="60" w:afterLines="60" w:after="144"/>
              <w:rPr>
                <w:b/>
                <w:bCs/>
                <w:color w:val="C51B88" w:themeColor="accent1"/>
                <w:lang w:eastAsia="it-IT"/>
              </w:rPr>
            </w:pPr>
            <w:r w:rsidRPr="0059753F">
              <w:rPr>
                <w:b/>
                <w:bCs/>
                <w:color w:val="C51B88" w:themeColor="accent1"/>
                <w:lang w:eastAsia="it-IT"/>
              </w:rPr>
              <w:t>Valore O</w:t>
            </w:r>
          </w:p>
        </w:tc>
        <w:tc>
          <w:tcPr>
            <w:tcW w:w="3798" w:type="dxa"/>
            <w:vAlign w:val="center"/>
          </w:tcPr>
          <w:p w14:paraId="6D8D4296" w14:textId="1DBB2441" w:rsidR="0059753F" w:rsidRPr="0059753F" w:rsidRDefault="0059753F" w:rsidP="0059753F">
            <w:pPr>
              <w:spacing w:before="60" w:afterLines="60" w:after="144"/>
              <w:rPr>
                <w:b/>
                <w:bCs/>
                <w:color w:val="C51B88" w:themeColor="accent1"/>
                <w:lang w:eastAsia="it-IT"/>
              </w:rPr>
            </w:pPr>
            <w:r w:rsidRPr="0059753F">
              <w:rPr>
                <w:b/>
                <w:bCs/>
                <w:color w:val="C51B88" w:themeColor="accent1"/>
                <w:lang w:eastAsia="it-IT"/>
              </w:rPr>
              <w:t>Descrizione</w:t>
            </w:r>
          </w:p>
        </w:tc>
      </w:tr>
      <w:tr w:rsidR="0059753F" w:rsidRPr="00194DE1" w14:paraId="074E7EA4" w14:textId="77777777" w:rsidTr="0059753F">
        <w:trPr>
          <w:trHeight w:val="20"/>
        </w:trPr>
        <w:tc>
          <w:tcPr>
            <w:tcW w:w="1883" w:type="dxa"/>
            <w:vAlign w:val="center"/>
          </w:tcPr>
          <w:p w14:paraId="56017B45" w14:textId="2F6A9EA4" w:rsidR="0059753F" w:rsidRPr="005F6EE1" w:rsidRDefault="0059753F" w:rsidP="0059753F">
            <w:pPr>
              <w:spacing w:before="60" w:afterLines="60" w:after="144"/>
              <w:rPr>
                <w:lang w:eastAsia="it-IT"/>
              </w:rPr>
            </w:pPr>
            <w:r w:rsidRPr="0059753F">
              <w:rPr>
                <w:lang w:eastAsia="it-IT"/>
              </w:rPr>
              <w:t>Inefficace o non verificata</w:t>
            </w:r>
          </w:p>
        </w:tc>
        <w:tc>
          <w:tcPr>
            <w:tcW w:w="1883" w:type="dxa"/>
            <w:vAlign w:val="center"/>
          </w:tcPr>
          <w:p w14:paraId="11E2EEAB" w14:textId="2854C8EE" w:rsidR="0059753F" w:rsidRPr="005F6EE1" w:rsidRDefault="0059753F" w:rsidP="0059753F">
            <w:pPr>
              <w:spacing w:before="60" w:afterLines="60" w:after="144"/>
              <w:rPr>
                <w:lang w:eastAsia="it-IT"/>
              </w:rPr>
            </w:pPr>
            <w:r w:rsidRPr="0059753F">
              <w:rPr>
                <w:lang w:eastAsia="it-IT"/>
              </w:rPr>
              <w:t>0,00</w:t>
            </w:r>
          </w:p>
        </w:tc>
        <w:tc>
          <w:tcPr>
            <w:tcW w:w="3798" w:type="dxa"/>
            <w:vAlign w:val="center"/>
          </w:tcPr>
          <w:p w14:paraId="49EADF7A" w14:textId="57AD13A6" w:rsidR="0059753F" w:rsidRPr="005F6EE1" w:rsidRDefault="0059753F" w:rsidP="0059753F">
            <w:pPr>
              <w:spacing w:before="60" w:afterLines="60" w:after="144"/>
              <w:rPr>
                <w:lang w:eastAsia="it-IT"/>
              </w:rPr>
            </w:pPr>
            <w:r w:rsidRPr="0059753F">
              <w:rPr>
                <w:lang w:eastAsia="it-IT"/>
              </w:rPr>
              <w:t>La misura non produce gli effetti attesi oppure non sono disponibili evidenze sufficienti</w:t>
            </w:r>
          </w:p>
        </w:tc>
      </w:tr>
      <w:tr w:rsidR="0059753F" w:rsidRPr="00194DE1" w14:paraId="7D4B0378" w14:textId="77777777" w:rsidTr="0059753F">
        <w:trPr>
          <w:trHeight w:val="20"/>
        </w:trPr>
        <w:tc>
          <w:tcPr>
            <w:tcW w:w="1883" w:type="dxa"/>
            <w:vAlign w:val="center"/>
          </w:tcPr>
          <w:p w14:paraId="57351B5B" w14:textId="25D7A232" w:rsidR="0059753F" w:rsidRPr="005F6EE1" w:rsidRDefault="0059753F" w:rsidP="0059753F">
            <w:pPr>
              <w:spacing w:before="60" w:afterLines="60" w:after="144"/>
              <w:rPr>
                <w:lang w:eastAsia="it-IT"/>
              </w:rPr>
            </w:pPr>
            <w:r w:rsidRPr="0059753F">
              <w:rPr>
                <w:lang w:eastAsia="it-IT"/>
              </w:rPr>
              <w:t>Parzialmente efficace</w:t>
            </w:r>
          </w:p>
        </w:tc>
        <w:tc>
          <w:tcPr>
            <w:tcW w:w="1883" w:type="dxa"/>
            <w:vAlign w:val="center"/>
          </w:tcPr>
          <w:p w14:paraId="2B674455" w14:textId="5C76184D" w:rsidR="0059753F" w:rsidRPr="005F6EE1" w:rsidRDefault="0059753F" w:rsidP="0059753F">
            <w:pPr>
              <w:spacing w:before="60" w:afterLines="60" w:after="144"/>
              <w:rPr>
                <w:lang w:eastAsia="it-IT"/>
              </w:rPr>
            </w:pPr>
            <w:r w:rsidRPr="0059753F">
              <w:rPr>
                <w:lang w:eastAsia="it-IT"/>
              </w:rPr>
              <w:t>0,50</w:t>
            </w:r>
          </w:p>
        </w:tc>
        <w:tc>
          <w:tcPr>
            <w:tcW w:w="3798" w:type="dxa"/>
            <w:vAlign w:val="center"/>
          </w:tcPr>
          <w:p w14:paraId="33B5354A" w14:textId="398F2E65" w:rsidR="0059753F" w:rsidRPr="005F6EE1" w:rsidRDefault="0059753F" w:rsidP="0059753F">
            <w:pPr>
              <w:spacing w:before="60" w:afterLines="60" w:after="144"/>
              <w:rPr>
                <w:lang w:eastAsia="it-IT"/>
              </w:rPr>
            </w:pPr>
            <w:r w:rsidRPr="0059753F">
              <w:rPr>
                <w:lang w:eastAsia="it-IT"/>
              </w:rPr>
              <w:t>La misura produce effetti solo parziali o presenta carenze</w:t>
            </w:r>
          </w:p>
        </w:tc>
      </w:tr>
      <w:tr w:rsidR="0059753F" w:rsidRPr="00194DE1" w14:paraId="3CDED8E9" w14:textId="77777777" w:rsidTr="0059753F">
        <w:trPr>
          <w:trHeight w:val="20"/>
        </w:trPr>
        <w:tc>
          <w:tcPr>
            <w:tcW w:w="1883" w:type="dxa"/>
            <w:vAlign w:val="center"/>
          </w:tcPr>
          <w:p w14:paraId="53B5BB88" w14:textId="44F3AC29" w:rsidR="0059753F" w:rsidRPr="005F6EE1" w:rsidRDefault="0059753F" w:rsidP="0059753F">
            <w:pPr>
              <w:spacing w:before="60" w:afterLines="60" w:after="144"/>
              <w:rPr>
                <w:lang w:eastAsia="it-IT"/>
              </w:rPr>
            </w:pPr>
            <w:r w:rsidRPr="0059753F">
              <w:rPr>
                <w:lang w:eastAsia="it-IT"/>
              </w:rPr>
              <w:t>Efficace e verificata</w:t>
            </w:r>
          </w:p>
        </w:tc>
        <w:tc>
          <w:tcPr>
            <w:tcW w:w="1883" w:type="dxa"/>
            <w:vAlign w:val="center"/>
          </w:tcPr>
          <w:p w14:paraId="7DE841D8" w14:textId="53208812" w:rsidR="0059753F" w:rsidRPr="005F6EE1" w:rsidRDefault="0059753F" w:rsidP="0059753F">
            <w:pPr>
              <w:spacing w:before="60" w:afterLines="60" w:after="144"/>
              <w:rPr>
                <w:lang w:eastAsia="it-IT"/>
              </w:rPr>
            </w:pPr>
            <w:r w:rsidRPr="0059753F">
              <w:rPr>
                <w:lang w:eastAsia="it-IT"/>
              </w:rPr>
              <w:t>1,00</w:t>
            </w:r>
          </w:p>
        </w:tc>
        <w:tc>
          <w:tcPr>
            <w:tcW w:w="3798" w:type="dxa"/>
            <w:vAlign w:val="center"/>
          </w:tcPr>
          <w:p w14:paraId="52330749" w14:textId="2210F8F3" w:rsidR="0059753F" w:rsidRPr="005F6EE1" w:rsidRDefault="0059753F" w:rsidP="0059753F">
            <w:pPr>
              <w:spacing w:before="60" w:afterLines="60" w:after="144"/>
              <w:rPr>
                <w:lang w:eastAsia="it-IT"/>
              </w:rPr>
            </w:pPr>
            <w:r w:rsidRPr="0059753F">
              <w:rPr>
                <w:lang w:eastAsia="it-IT"/>
              </w:rPr>
              <w:t>La misura produce gli effetti attesi ed è supportata da evidenze adeguate</w:t>
            </w:r>
          </w:p>
        </w:tc>
      </w:tr>
    </w:tbl>
    <w:p w14:paraId="1BD5DA62" w14:textId="5E677064" w:rsidR="002553E1" w:rsidRDefault="001F0506" w:rsidP="001F0506">
      <w:pPr>
        <w:pStyle w:val="Titolo3"/>
      </w:pPr>
      <w:r w:rsidRPr="001F0506">
        <w:t>Copertura</w:t>
      </w:r>
    </w:p>
    <w:p w14:paraId="0E2979B1" w14:textId="7355CDD3" w:rsidR="001F0506" w:rsidRDefault="001F0506" w:rsidP="001F0506">
      <w:pPr>
        <w:rPr>
          <w:lang w:eastAsia="it-IT"/>
        </w:rPr>
      </w:pPr>
      <w:r w:rsidRPr="001F0506">
        <w:rPr>
          <w:lang w:eastAsia="it-IT"/>
        </w:rPr>
        <w:t>La copertura è espressa mediante un valore compreso tra 0 e 1:</w:t>
      </w:r>
    </w:p>
    <w:p w14:paraId="02F5C23F" w14:textId="77777777" w:rsidR="001F0506" w:rsidRPr="00346D76" w:rsidRDefault="001F0506" w:rsidP="001F0506">
      <w:pPr>
        <w:rPr>
          <w:b/>
          <w:bCs/>
          <w:lang w:eastAsia="it-IT"/>
        </w:rPr>
      </w:pPr>
      <w:r w:rsidRPr="00346D76">
        <w:rPr>
          <w:b/>
          <w:bCs/>
          <w:lang w:eastAsia="it-IT"/>
        </w:rPr>
        <w:t>C = Perimetro coperto / Perimetro applicabile</w:t>
      </w:r>
    </w:p>
    <w:p w14:paraId="5AD9540E" w14:textId="77777777" w:rsidR="00824D6B" w:rsidRPr="00824D6B" w:rsidRDefault="00824D6B" w:rsidP="00824D6B">
      <w:pPr>
        <w:rPr>
          <w:lang w:eastAsia="it-IT"/>
        </w:rPr>
      </w:pPr>
      <w:r w:rsidRPr="00824D6B">
        <w:rPr>
          <w:lang w:eastAsia="it-IT"/>
        </w:rPr>
        <w:t>Esempio:</w:t>
      </w:r>
    </w:p>
    <w:p w14:paraId="3CE7E31B" w14:textId="77777777" w:rsidR="00824D6B" w:rsidRPr="00824D6B" w:rsidRDefault="00824D6B" w:rsidP="00824D6B">
      <w:pPr>
        <w:rPr>
          <w:lang w:eastAsia="it-IT"/>
        </w:rPr>
      </w:pPr>
      <w:r w:rsidRPr="00824D6B">
        <w:rPr>
          <w:lang w:eastAsia="it-IT"/>
        </w:rPr>
        <w:t>85 asset coperti su 100 asset applicabili:</w:t>
      </w:r>
    </w:p>
    <w:p w14:paraId="528AAE03" w14:textId="77777777" w:rsidR="00824D6B" w:rsidRPr="00824D6B" w:rsidRDefault="00824D6B" w:rsidP="00824D6B">
      <w:pPr>
        <w:rPr>
          <w:lang w:eastAsia="it-IT"/>
        </w:rPr>
      </w:pPr>
      <w:r w:rsidRPr="00824D6B">
        <w:rPr>
          <w:lang w:eastAsia="it-IT"/>
        </w:rPr>
        <w:t>C = 85 / 100 = 0,85</w:t>
      </w:r>
    </w:p>
    <w:p w14:paraId="46276024" w14:textId="77777777" w:rsidR="00824D6B" w:rsidRDefault="00824D6B" w:rsidP="00824D6B">
      <w:pPr>
        <w:rPr>
          <w:lang w:eastAsia="it-IT"/>
        </w:rPr>
      </w:pPr>
      <w:r w:rsidRPr="00824D6B">
        <w:rPr>
          <w:lang w:eastAsia="it-IT"/>
        </w:rPr>
        <w:t>Quando non sono disponibili dati quantitativi attendibili, la copertura può essere valutata mediante:</w:t>
      </w:r>
    </w:p>
    <w:tbl>
      <w:tblPr>
        <w:tblStyle w:val="Grigliatabella"/>
        <w:tblW w:w="3766"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83"/>
        <w:gridCol w:w="1883"/>
      </w:tblGrid>
      <w:tr w:rsidR="00824D6B" w:rsidRPr="00194DE1" w14:paraId="68046C27" w14:textId="77777777" w:rsidTr="00824D6B">
        <w:trPr>
          <w:trHeight w:val="20"/>
          <w:tblHeader/>
        </w:trPr>
        <w:tc>
          <w:tcPr>
            <w:tcW w:w="1883" w:type="dxa"/>
            <w:vAlign w:val="center"/>
          </w:tcPr>
          <w:p w14:paraId="18919CF5" w14:textId="0100827C" w:rsidR="00824D6B" w:rsidRPr="00824D6B" w:rsidRDefault="00824D6B" w:rsidP="00824D6B">
            <w:pPr>
              <w:spacing w:before="60" w:afterLines="60" w:after="144"/>
              <w:rPr>
                <w:b/>
                <w:bCs/>
                <w:color w:val="C51B88" w:themeColor="accent1"/>
                <w:lang w:eastAsia="it-IT"/>
              </w:rPr>
            </w:pPr>
            <w:r w:rsidRPr="00824D6B">
              <w:rPr>
                <w:b/>
                <w:bCs/>
                <w:color w:val="C51B88" w:themeColor="accent1"/>
                <w:lang w:eastAsia="it-IT"/>
              </w:rPr>
              <w:t>Copertura</w:t>
            </w:r>
          </w:p>
        </w:tc>
        <w:tc>
          <w:tcPr>
            <w:tcW w:w="1883" w:type="dxa"/>
            <w:vAlign w:val="center"/>
          </w:tcPr>
          <w:p w14:paraId="253F23AB" w14:textId="0B9A7856" w:rsidR="00824D6B" w:rsidRPr="00824D6B" w:rsidRDefault="00824D6B" w:rsidP="00824D6B">
            <w:pPr>
              <w:spacing w:before="60" w:afterLines="60" w:after="144"/>
              <w:rPr>
                <w:b/>
                <w:bCs/>
                <w:color w:val="C51B88" w:themeColor="accent1"/>
                <w:lang w:eastAsia="it-IT"/>
              </w:rPr>
            </w:pPr>
            <w:r w:rsidRPr="00824D6B">
              <w:rPr>
                <w:b/>
                <w:bCs/>
                <w:color w:val="C51B88" w:themeColor="accent1"/>
                <w:lang w:eastAsia="it-IT"/>
              </w:rPr>
              <w:t>Valore</w:t>
            </w:r>
          </w:p>
        </w:tc>
      </w:tr>
      <w:tr w:rsidR="00824D6B" w:rsidRPr="00194DE1" w14:paraId="197642B6" w14:textId="77777777" w:rsidTr="00824D6B">
        <w:trPr>
          <w:trHeight w:val="20"/>
        </w:trPr>
        <w:tc>
          <w:tcPr>
            <w:tcW w:w="1883" w:type="dxa"/>
            <w:vAlign w:val="center"/>
          </w:tcPr>
          <w:p w14:paraId="1EEA5A51" w14:textId="400731F1" w:rsidR="00824D6B" w:rsidRPr="005F6EE1" w:rsidRDefault="00824D6B" w:rsidP="00824D6B">
            <w:pPr>
              <w:spacing w:before="60" w:afterLines="60" w:after="144"/>
              <w:rPr>
                <w:lang w:eastAsia="it-IT"/>
              </w:rPr>
            </w:pPr>
            <w:r w:rsidRPr="00824D6B">
              <w:rPr>
                <w:lang w:eastAsia="it-IT"/>
              </w:rPr>
              <w:t>Assente</w:t>
            </w:r>
          </w:p>
        </w:tc>
        <w:tc>
          <w:tcPr>
            <w:tcW w:w="1883" w:type="dxa"/>
            <w:vAlign w:val="center"/>
          </w:tcPr>
          <w:p w14:paraId="1F979677" w14:textId="6F13C074" w:rsidR="00824D6B" w:rsidRPr="005F6EE1" w:rsidRDefault="00824D6B" w:rsidP="00824D6B">
            <w:pPr>
              <w:spacing w:before="60" w:afterLines="60" w:after="144"/>
              <w:rPr>
                <w:lang w:eastAsia="it-IT"/>
              </w:rPr>
            </w:pPr>
            <w:r w:rsidRPr="00824D6B">
              <w:rPr>
                <w:lang w:eastAsia="it-IT"/>
              </w:rPr>
              <w:t>0,00</w:t>
            </w:r>
          </w:p>
        </w:tc>
      </w:tr>
      <w:tr w:rsidR="00824D6B" w:rsidRPr="00194DE1" w14:paraId="57B96971" w14:textId="77777777" w:rsidTr="00824D6B">
        <w:trPr>
          <w:trHeight w:val="20"/>
        </w:trPr>
        <w:tc>
          <w:tcPr>
            <w:tcW w:w="1883" w:type="dxa"/>
            <w:vAlign w:val="center"/>
          </w:tcPr>
          <w:p w14:paraId="4B384A13" w14:textId="63CB18D3" w:rsidR="00824D6B" w:rsidRPr="005F6EE1" w:rsidRDefault="00824D6B" w:rsidP="00824D6B">
            <w:pPr>
              <w:spacing w:before="60" w:afterLines="60" w:after="144"/>
              <w:rPr>
                <w:lang w:eastAsia="it-IT"/>
              </w:rPr>
            </w:pPr>
            <w:r w:rsidRPr="00824D6B">
              <w:rPr>
                <w:lang w:eastAsia="it-IT"/>
              </w:rPr>
              <w:t>Parziale</w:t>
            </w:r>
          </w:p>
        </w:tc>
        <w:tc>
          <w:tcPr>
            <w:tcW w:w="1883" w:type="dxa"/>
            <w:vAlign w:val="center"/>
          </w:tcPr>
          <w:p w14:paraId="497EA4ED" w14:textId="01844C12" w:rsidR="00824D6B" w:rsidRPr="005F6EE1" w:rsidRDefault="00824D6B" w:rsidP="00824D6B">
            <w:pPr>
              <w:spacing w:before="60" w:afterLines="60" w:after="144"/>
              <w:rPr>
                <w:lang w:eastAsia="it-IT"/>
              </w:rPr>
            </w:pPr>
            <w:r w:rsidRPr="00824D6B">
              <w:rPr>
                <w:lang w:eastAsia="it-IT"/>
              </w:rPr>
              <w:t>0,50</w:t>
            </w:r>
          </w:p>
        </w:tc>
      </w:tr>
      <w:tr w:rsidR="00824D6B" w:rsidRPr="00194DE1" w14:paraId="272AAF95" w14:textId="77777777" w:rsidTr="00824D6B">
        <w:trPr>
          <w:trHeight w:val="20"/>
        </w:trPr>
        <w:tc>
          <w:tcPr>
            <w:tcW w:w="1883" w:type="dxa"/>
            <w:vAlign w:val="center"/>
          </w:tcPr>
          <w:p w14:paraId="6CF9E784" w14:textId="4B66F3DA" w:rsidR="00824D6B" w:rsidRPr="005F6EE1" w:rsidRDefault="00824D6B" w:rsidP="00824D6B">
            <w:pPr>
              <w:spacing w:before="60" w:afterLines="60" w:after="144"/>
              <w:rPr>
                <w:lang w:eastAsia="it-IT"/>
              </w:rPr>
            </w:pPr>
            <w:r w:rsidRPr="00824D6B">
              <w:rPr>
                <w:lang w:eastAsia="it-IT"/>
              </w:rPr>
              <w:t>Completa</w:t>
            </w:r>
          </w:p>
        </w:tc>
        <w:tc>
          <w:tcPr>
            <w:tcW w:w="1883" w:type="dxa"/>
            <w:vAlign w:val="center"/>
          </w:tcPr>
          <w:p w14:paraId="4A33A4C5" w14:textId="47A5DD92" w:rsidR="00824D6B" w:rsidRPr="005F6EE1" w:rsidRDefault="00824D6B" w:rsidP="00824D6B">
            <w:pPr>
              <w:spacing w:before="60" w:afterLines="60" w:after="144"/>
              <w:rPr>
                <w:lang w:eastAsia="it-IT"/>
              </w:rPr>
            </w:pPr>
            <w:r w:rsidRPr="00824D6B">
              <w:rPr>
                <w:lang w:eastAsia="it-IT"/>
              </w:rPr>
              <w:t>1,00</w:t>
            </w:r>
          </w:p>
        </w:tc>
      </w:tr>
    </w:tbl>
    <w:p w14:paraId="72A248E8" w14:textId="00C7AB14" w:rsidR="001F0506" w:rsidRDefault="00824D6B" w:rsidP="00824D6B">
      <w:pPr>
        <w:pStyle w:val="Titolo3"/>
      </w:pPr>
      <w:r w:rsidRPr="00824D6B">
        <w:t>Efficacia della singola misura</w:t>
      </w:r>
    </w:p>
    <w:p w14:paraId="48268644" w14:textId="77777777" w:rsidR="007E3DD0" w:rsidRDefault="007E3DD0" w:rsidP="007E3DD0">
      <w:pPr>
        <w:pStyle w:val="NormaleWeb"/>
        <w:spacing w:line="300" w:lineRule="atLeast"/>
        <w:rPr>
          <w:rFonts w:asciiTheme="majorHAnsi" w:hAnsiTheme="majorHAnsi" w:cs="Segoe UI"/>
          <w:sz w:val="18"/>
          <w:szCs w:val="18"/>
        </w:rPr>
      </w:pPr>
      <w:r w:rsidRPr="007E3DD0">
        <w:rPr>
          <w:rFonts w:asciiTheme="majorHAnsi" w:hAnsiTheme="majorHAnsi" w:cs="Segoe UI"/>
          <w:sz w:val="18"/>
          <w:szCs w:val="18"/>
        </w:rPr>
        <w:t xml:space="preserve">L’efficacia della singola misura </w:t>
      </w:r>
      <w:r w:rsidRPr="007E3DD0">
        <w:rPr>
          <w:rStyle w:val="CodiceHTML"/>
          <w:rFonts w:asciiTheme="majorHAnsi" w:hAnsiTheme="majorHAnsi"/>
          <w:sz w:val="18"/>
          <w:szCs w:val="18"/>
        </w:rPr>
        <w:t>i</w:t>
      </w:r>
      <w:r w:rsidRPr="007E3DD0">
        <w:rPr>
          <w:rFonts w:asciiTheme="majorHAnsi" w:hAnsiTheme="majorHAnsi" w:cs="Segoe UI"/>
          <w:sz w:val="18"/>
          <w:szCs w:val="18"/>
        </w:rPr>
        <w:t xml:space="preserve"> è determinata mediante:</w:t>
      </w:r>
    </w:p>
    <w:p w14:paraId="7D64F6E0" w14:textId="77777777" w:rsidR="007E3DD0" w:rsidRPr="009465C1" w:rsidRDefault="007E3DD0" w:rsidP="007E3DD0">
      <w:pPr>
        <w:pStyle w:val="NormaleWeb"/>
        <w:spacing w:line="300" w:lineRule="atLeast"/>
        <w:rPr>
          <w:rFonts w:asciiTheme="majorHAnsi" w:hAnsiTheme="majorHAnsi" w:cs="Segoe UI"/>
          <w:b/>
          <w:bCs/>
          <w:sz w:val="18"/>
          <w:szCs w:val="12"/>
        </w:rPr>
      </w:pPr>
      <w:r w:rsidRPr="009465C1">
        <w:rPr>
          <w:rFonts w:asciiTheme="majorHAnsi" w:hAnsiTheme="majorHAnsi" w:cs="Segoe UI"/>
          <w:b/>
          <w:bCs/>
          <w:sz w:val="18"/>
          <w:szCs w:val="12"/>
        </w:rPr>
        <w:t>EMi = Ri × Ii × Oi × Ci</w:t>
      </w:r>
    </w:p>
    <w:p w14:paraId="7EDDE1F6" w14:textId="77777777" w:rsidR="007E3DD0" w:rsidRPr="007E3DD0" w:rsidRDefault="007E3DD0" w:rsidP="007E3DD0">
      <w:pPr>
        <w:pStyle w:val="NormaleWeb"/>
        <w:rPr>
          <w:rFonts w:asciiTheme="majorHAnsi" w:hAnsiTheme="majorHAnsi" w:cs="Segoe UI"/>
          <w:sz w:val="18"/>
          <w:szCs w:val="18"/>
        </w:rPr>
      </w:pPr>
      <w:r w:rsidRPr="007E3DD0">
        <w:rPr>
          <w:rFonts w:asciiTheme="majorHAnsi" w:hAnsiTheme="majorHAnsi" w:cs="Segoe UI"/>
          <w:sz w:val="18"/>
          <w:szCs w:val="18"/>
        </w:rPr>
        <w:t>Il risultato assume un valore compreso tra 0 e 1.</w:t>
      </w:r>
    </w:p>
    <w:p w14:paraId="2132A570" w14:textId="77777777" w:rsidR="007E3DD0" w:rsidRPr="007E3DD0" w:rsidRDefault="007E3DD0" w:rsidP="007E3DD0">
      <w:pPr>
        <w:pStyle w:val="NormaleWeb"/>
        <w:rPr>
          <w:rFonts w:asciiTheme="majorHAnsi" w:hAnsiTheme="majorHAnsi" w:cs="Segoe UI"/>
          <w:sz w:val="18"/>
          <w:szCs w:val="18"/>
        </w:rPr>
      </w:pPr>
      <w:r w:rsidRPr="007E3DD0">
        <w:rPr>
          <w:rFonts w:asciiTheme="majorHAnsi" w:hAnsiTheme="majorHAnsi" w:cs="Segoe UI"/>
          <w:sz w:val="18"/>
          <w:szCs w:val="18"/>
        </w:rPr>
        <w:t>L’efficacia deve essere calcolata separatamente rispetto:</w:t>
      </w:r>
    </w:p>
    <w:p w14:paraId="2F0171F6" w14:textId="77777777" w:rsidR="007E3DD0" w:rsidRPr="007E3DD0" w:rsidRDefault="007E3DD0" w:rsidP="00F066DB">
      <w:pPr>
        <w:pStyle w:val="NormaleWeb"/>
        <w:numPr>
          <w:ilvl w:val="0"/>
          <w:numId w:val="29"/>
        </w:numPr>
        <w:rPr>
          <w:rFonts w:asciiTheme="majorHAnsi" w:hAnsiTheme="majorHAnsi" w:cs="Segoe UI"/>
          <w:sz w:val="18"/>
          <w:szCs w:val="18"/>
        </w:rPr>
      </w:pPr>
      <w:r w:rsidRPr="007E3DD0">
        <w:rPr>
          <w:rFonts w:asciiTheme="majorHAnsi" w:hAnsiTheme="majorHAnsi" w:cs="Segoe UI"/>
          <w:sz w:val="18"/>
          <w:szCs w:val="18"/>
        </w:rPr>
        <w:lastRenderedPageBreak/>
        <w:t>alla probabilità;</w:t>
      </w:r>
    </w:p>
    <w:p w14:paraId="602A168E" w14:textId="4A025070" w:rsidR="00346D76" w:rsidRDefault="00AA2965" w:rsidP="00F066DB">
      <w:pPr>
        <w:pStyle w:val="NormaleWeb"/>
        <w:numPr>
          <w:ilvl w:val="0"/>
          <w:numId w:val="29"/>
        </w:numPr>
        <w:rPr>
          <w:rFonts w:asciiTheme="majorHAnsi" w:hAnsiTheme="majorHAnsi" w:cs="Segoe UI"/>
          <w:sz w:val="18"/>
          <w:szCs w:val="18"/>
        </w:rPr>
      </w:pPr>
      <w:r>
        <w:rPr>
          <w:rFonts w:asciiTheme="majorHAnsi" w:hAnsiTheme="majorHAnsi" w:cs="Segoe UI"/>
          <w:sz w:val="18"/>
          <w:szCs w:val="18"/>
        </w:rPr>
        <w:t>all’</w:t>
      </w:r>
      <w:r w:rsidR="007E3DD0" w:rsidRPr="007E3DD0">
        <w:rPr>
          <w:rFonts w:asciiTheme="majorHAnsi" w:hAnsiTheme="majorHAnsi" w:cs="Segoe UI"/>
          <w:sz w:val="18"/>
          <w:szCs w:val="18"/>
        </w:rPr>
        <w:t>impatto</w:t>
      </w:r>
    </w:p>
    <w:p w14:paraId="355506C5" w14:textId="4647D24D" w:rsidR="007E3DD0" w:rsidRPr="009465C1" w:rsidRDefault="007E3DD0" w:rsidP="00F066DB">
      <w:pPr>
        <w:pStyle w:val="NormaleWeb"/>
        <w:numPr>
          <w:ilvl w:val="0"/>
          <w:numId w:val="29"/>
        </w:numPr>
        <w:rPr>
          <w:rFonts w:asciiTheme="majorHAnsi" w:hAnsiTheme="majorHAnsi" w:cs="Segoe UI"/>
          <w:sz w:val="18"/>
          <w:szCs w:val="18"/>
        </w:rPr>
      </w:pPr>
      <w:r w:rsidRPr="007E3DD0">
        <w:rPr>
          <w:rFonts w:asciiTheme="majorHAnsi" w:hAnsiTheme="majorHAnsi" w:cs="Segoe UI"/>
          <w:sz w:val="18"/>
          <w:szCs w:val="18"/>
        </w:rPr>
        <w:t>alle proprietà R, I e D eventualmente mitigate.</w:t>
      </w:r>
    </w:p>
    <w:p w14:paraId="04154781" w14:textId="69AF0602" w:rsidR="00E16A68" w:rsidRDefault="009465C1" w:rsidP="007E3DD0">
      <w:pPr>
        <w:pStyle w:val="Titolo2"/>
        <w:rPr>
          <w:caps w:val="0"/>
          <w:lang w:val="it-IT"/>
        </w:rPr>
      </w:pPr>
      <w:bookmarkStart w:id="108" w:name="_Toc238751541"/>
      <w:r w:rsidRPr="00E16A68">
        <w:rPr>
          <w:caps w:val="0"/>
          <w:lang w:val="it-IT"/>
        </w:rPr>
        <w:t xml:space="preserve">PRINCIPIO DI </w:t>
      </w:r>
      <w:r>
        <w:rPr>
          <w:caps w:val="0"/>
          <w:lang w:val="it-IT"/>
        </w:rPr>
        <w:t xml:space="preserve">DETERMINAZIONE </w:t>
      </w:r>
      <w:r w:rsidRPr="002B6EE6">
        <w:rPr>
          <w:caps w:val="0"/>
          <w:lang w:val="it-IT"/>
        </w:rPr>
        <w:t>PROBABILITÀ E</w:t>
      </w:r>
      <w:r>
        <w:rPr>
          <w:caps w:val="0"/>
          <w:lang w:val="it-IT"/>
        </w:rPr>
        <w:t xml:space="preserve"> IMPATTO RESIDU</w:t>
      </w:r>
      <w:r w:rsidR="00E90C12">
        <w:rPr>
          <w:caps w:val="0"/>
          <w:lang w:val="it-IT"/>
        </w:rPr>
        <w:t>I</w:t>
      </w:r>
      <w:bookmarkEnd w:id="108"/>
    </w:p>
    <w:p w14:paraId="62762CAF" w14:textId="77777777" w:rsidR="00E90C12" w:rsidRPr="00E90C12" w:rsidRDefault="00E90C12" w:rsidP="00E90C12">
      <w:pPr>
        <w:rPr>
          <w:lang w:eastAsia="it-IT"/>
        </w:rPr>
      </w:pPr>
      <w:r w:rsidRPr="00E90C12">
        <w:rPr>
          <w:lang w:eastAsia="it-IT"/>
        </w:rPr>
        <w:t>La determinazione del rischio residuo si basa sulla rivalutazione separata della probabilità e dell’impatto dello scenario, tenendo conto delle sole misure di sicurezza effettivamente implementate, operative, applicabili allo scenario e supportate da evidenze adeguate.</w:t>
      </w:r>
    </w:p>
    <w:p w14:paraId="6A9D12B5" w14:textId="77777777" w:rsidR="00E90C12" w:rsidRPr="00E90C12" w:rsidRDefault="00E90C12" w:rsidP="00E90C12">
      <w:pPr>
        <w:rPr>
          <w:lang w:eastAsia="it-IT"/>
        </w:rPr>
      </w:pPr>
      <w:r w:rsidRPr="00E90C12">
        <w:rPr>
          <w:lang w:eastAsia="it-IT"/>
        </w:rPr>
        <w:t>Le misure di sicurezza possono ridurre la probabilità che il Threat Event si realizzi con successo e/o limitarne le conseguenze, ma non eliminano integralmente:</w:t>
      </w:r>
    </w:p>
    <w:p w14:paraId="26E3A17E" w14:textId="77777777" w:rsidR="00E90C12" w:rsidRPr="00E90C12" w:rsidRDefault="00E90C12" w:rsidP="00F066DB">
      <w:pPr>
        <w:numPr>
          <w:ilvl w:val="0"/>
          <w:numId w:val="61"/>
        </w:numPr>
        <w:rPr>
          <w:lang w:eastAsia="it-IT"/>
        </w:rPr>
      </w:pPr>
      <w:r w:rsidRPr="00E90C12">
        <w:rPr>
          <w:lang w:eastAsia="it-IT"/>
        </w:rPr>
        <w:t>la presenza della minaccia;</w:t>
      </w:r>
    </w:p>
    <w:p w14:paraId="05B71C4B" w14:textId="77777777" w:rsidR="00E90C12" w:rsidRPr="00E90C12" w:rsidRDefault="00E90C12" w:rsidP="00F066DB">
      <w:pPr>
        <w:numPr>
          <w:ilvl w:val="0"/>
          <w:numId w:val="61"/>
        </w:numPr>
        <w:rPr>
          <w:lang w:eastAsia="it-IT"/>
        </w:rPr>
      </w:pPr>
      <w:r w:rsidRPr="00E90C12">
        <w:rPr>
          <w:lang w:eastAsia="it-IT"/>
        </w:rPr>
        <w:t>la possibilità che il Threat Event venga avviato;</w:t>
      </w:r>
    </w:p>
    <w:p w14:paraId="5CC52197" w14:textId="77777777" w:rsidR="00E90C12" w:rsidRPr="00E90C12" w:rsidRDefault="00E90C12" w:rsidP="00F066DB">
      <w:pPr>
        <w:numPr>
          <w:ilvl w:val="0"/>
          <w:numId w:val="61"/>
        </w:numPr>
        <w:rPr>
          <w:lang w:eastAsia="it-IT"/>
        </w:rPr>
      </w:pPr>
      <w:r w:rsidRPr="00E90C12">
        <w:rPr>
          <w:lang w:eastAsia="it-IT"/>
        </w:rPr>
        <w:t>le vulnerabilità non note o non rilevate;</w:t>
      </w:r>
    </w:p>
    <w:p w14:paraId="11A68E7A" w14:textId="77777777" w:rsidR="00E90C12" w:rsidRPr="00E90C12" w:rsidRDefault="00E90C12" w:rsidP="00F066DB">
      <w:pPr>
        <w:numPr>
          <w:ilvl w:val="0"/>
          <w:numId w:val="61"/>
        </w:numPr>
        <w:rPr>
          <w:lang w:eastAsia="it-IT"/>
        </w:rPr>
      </w:pPr>
      <w:r w:rsidRPr="00E90C12">
        <w:rPr>
          <w:lang w:eastAsia="it-IT"/>
        </w:rPr>
        <w:t>il rischio di inefficacia, aggiramento o deterioramento delle misure;</w:t>
      </w:r>
    </w:p>
    <w:p w14:paraId="3DB49205" w14:textId="77777777" w:rsidR="00E90C12" w:rsidRPr="00E90C12" w:rsidRDefault="00E90C12" w:rsidP="00F066DB">
      <w:pPr>
        <w:numPr>
          <w:ilvl w:val="0"/>
          <w:numId w:val="61"/>
        </w:numPr>
        <w:rPr>
          <w:lang w:eastAsia="it-IT"/>
        </w:rPr>
      </w:pPr>
      <w:r w:rsidRPr="00E90C12">
        <w:rPr>
          <w:lang w:eastAsia="it-IT"/>
        </w:rPr>
        <w:t>la criticità intrinseca del processo, servizio o asset;</w:t>
      </w:r>
    </w:p>
    <w:p w14:paraId="5352B064" w14:textId="77777777" w:rsidR="00E90C12" w:rsidRPr="00E90C12" w:rsidRDefault="00E90C12" w:rsidP="00F066DB">
      <w:pPr>
        <w:numPr>
          <w:ilvl w:val="0"/>
          <w:numId w:val="61"/>
        </w:numPr>
        <w:rPr>
          <w:lang w:eastAsia="it-IT"/>
        </w:rPr>
      </w:pPr>
      <w:r w:rsidRPr="00E90C12">
        <w:rPr>
          <w:lang w:eastAsia="it-IT"/>
        </w:rPr>
        <w:t>l’incertezza associata alla valutazione;</w:t>
      </w:r>
    </w:p>
    <w:p w14:paraId="2645DFB8" w14:textId="77777777" w:rsidR="00E90C12" w:rsidRPr="00E90C12" w:rsidRDefault="00E90C12" w:rsidP="00F066DB">
      <w:pPr>
        <w:numPr>
          <w:ilvl w:val="0"/>
          <w:numId w:val="61"/>
        </w:numPr>
        <w:rPr>
          <w:lang w:eastAsia="it-IT"/>
        </w:rPr>
      </w:pPr>
      <w:r w:rsidRPr="00E90C12">
        <w:rPr>
          <w:lang w:eastAsia="it-IT"/>
        </w:rPr>
        <w:t>la totalità degli impatti potenzialmente derivanti dallo scenario.</w:t>
      </w:r>
    </w:p>
    <w:p w14:paraId="61A46531" w14:textId="77777777" w:rsidR="00E90C12" w:rsidRPr="00E90C12" w:rsidRDefault="00E90C12" w:rsidP="00E90C12">
      <w:pPr>
        <w:rPr>
          <w:lang w:eastAsia="it-IT"/>
        </w:rPr>
      </w:pPr>
      <w:r w:rsidRPr="00E90C12">
        <w:rPr>
          <w:lang w:eastAsia="it-IT"/>
        </w:rPr>
        <w:t xml:space="preserve">Al fine di evitare una sottostima del rischio residuo, la riduzione massima riconoscibile è fissata in </w:t>
      </w:r>
      <w:r w:rsidRPr="00E90C12">
        <w:rPr>
          <w:b/>
          <w:bCs/>
          <w:lang w:eastAsia="it-IT"/>
        </w:rPr>
        <w:t>due livelli</w:t>
      </w:r>
      <w:r w:rsidRPr="00E90C12">
        <w:rPr>
          <w:lang w:eastAsia="it-IT"/>
        </w:rPr>
        <w:t xml:space="preserve"> sia per la probabilità sia per l’impatto:</w:t>
      </w:r>
    </w:p>
    <w:p w14:paraId="7ACAF059" w14:textId="77777777" w:rsidR="00E90C12" w:rsidRPr="00E90C12" w:rsidRDefault="00E90C12" w:rsidP="00E90C12">
      <w:pPr>
        <w:rPr>
          <w:lang w:eastAsia="it-IT"/>
        </w:rPr>
      </w:pPr>
      <w:r w:rsidRPr="00E90C12">
        <w:rPr>
          <w:b/>
          <w:bCs/>
          <w:lang w:eastAsia="it-IT"/>
        </w:rPr>
        <w:t>ΔP ≤ 2</w:t>
      </w:r>
      <w:r w:rsidRPr="00E90C12">
        <w:rPr>
          <w:lang w:eastAsia="it-IT"/>
        </w:rPr>
        <w:br/>
      </w:r>
      <w:r w:rsidRPr="00E90C12">
        <w:rPr>
          <w:b/>
          <w:bCs/>
          <w:lang w:eastAsia="it-IT"/>
        </w:rPr>
        <w:t>ΔI ≤ 2</w:t>
      </w:r>
    </w:p>
    <w:p w14:paraId="56738795" w14:textId="77777777" w:rsidR="00E90C12" w:rsidRDefault="00E90C12" w:rsidP="00E90C12">
      <w:pPr>
        <w:rPr>
          <w:lang w:eastAsia="it-IT"/>
        </w:rPr>
      </w:pPr>
      <w:r w:rsidRPr="00E90C12">
        <w:rPr>
          <w:lang w:eastAsia="it-IT"/>
        </w:rPr>
        <w:t>Tale limite si applica anche in presenza di misure pienamente implementate, operative, efficaci e con copertura completa. La presenza di misure adeguate non determina quindi automaticamente la massima riduzione teoricamente riconoscibile.</w:t>
      </w:r>
    </w:p>
    <w:tbl>
      <w:tblPr>
        <w:tblStyle w:val="Grigliatabella"/>
        <w:tblW w:w="5649"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83"/>
        <w:gridCol w:w="1883"/>
        <w:gridCol w:w="1883"/>
      </w:tblGrid>
      <w:tr w:rsidR="00E076CE" w:rsidRPr="00194DE1" w14:paraId="19B225DE" w14:textId="77777777">
        <w:trPr>
          <w:trHeight w:val="20"/>
          <w:tblHeader/>
        </w:trPr>
        <w:tc>
          <w:tcPr>
            <w:tcW w:w="1883" w:type="dxa"/>
            <w:vAlign w:val="center"/>
          </w:tcPr>
          <w:p w14:paraId="1FEDD21C" w14:textId="77777777" w:rsidR="00E076CE" w:rsidRPr="00AB1F2B" w:rsidRDefault="00E076CE">
            <w:pPr>
              <w:spacing w:before="60" w:afterLines="60" w:after="144"/>
              <w:rPr>
                <w:b/>
                <w:bCs/>
                <w:color w:val="C51B88" w:themeColor="accent1"/>
                <w:lang w:eastAsia="it-IT"/>
              </w:rPr>
            </w:pPr>
            <w:r w:rsidRPr="00AB1F2B">
              <w:rPr>
                <w:b/>
                <w:bCs/>
                <w:color w:val="C51B88" w:themeColor="accent1"/>
                <w:lang w:eastAsia="it-IT"/>
              </w:rPr>
              <w:t>Valore inerente</w:t>
            </w:r>
          </w:p>
        </w:tc>
        <w:tc>
          <w:tcPr>
            <w:tcW w:w="1883" w:type="dxa"/>
            <w:vAlign w:val="center"/>
          </w:tcPr>
          <w:p w14:paraId="01A24B4D" w14:textId="77777777" w:rsidR="00E076CE" w:rsidRPr="00AB1F2B" w:rsidRDefault="00E076CE">
            <w:pPr>
              <w:spacing w:before="60" w:afterLines="60" w:after="144"/>
              <w:rPr>
                <w:b/>
                <w:bCs/>
                <w:color w:val="C51B88" w:themeColor="accent1"/>
                <w:lang w:eastAsia="it-IT"/>
              </w:rPr>
            </w:pPr>
            <w:r w:rsidRPr="00AB1F2B">
              <w:rPr>
                <w:b/>
                <w:bCs/>
                <w:color w:val="C51B88" w:themeColor="accent1"/>
                <w:lang w:eastAsia="it-IT"/>
              </w:rPr>
              <w:t>Riduzione massima</w:t>
            </w:r>
          </w:p>
        </w:tc>
        <w:tc>
          <w:tcPr>
            <w:tcW w:w="1883" w:type="dxa"/>
            <w:vAlign w:val="center"/>
          </w:tcPr>
          <w:p w14:paraId="4A2F7541" w14:textId="77777777" w:rsidR="00E076CE" w:rsidRPr="00AB1F2B" w:rsidRDefault="00E076CE">
            <w:pPr>
              <w:spacing w:before="60" w:afterLines="60" w:after="144"/>
              <w:rPr>
                <w:b/>
                <w:bCs/>
                <w:color w:val="C51B88" w:themeColor="accent1"/>
                <w:lang w:eastAsia="it-IT"/>
              </w:rPr>
            </w:pPr>
            <w:r w:rsidRPr="00AB1F2B">
              <w:rPr>
                <w:b/>
                <w:bCs/>
                <w:color w:val="C51B88" w:themeColor="accent1"/>
                <w:lang w:eastAsia="it-IT"/>
              </w:rPr>
              <w:t>Valore residuo minimo</w:t>
            </w:r>
          </w:p>
        </w:tc>
      </w:tr>
      <w:tr w:rsidR="00E076CE" w:rsidRPr="00194DE1" w14:paraId="0623777A" w14:textId="77777777">
        <w:trPr>
          <w:trHeight w:val="20"/>
        </w:trPr>
        <w:tc>
          <w:tcPr>
            <w:tcW w:w="1883" w:type="dxa"/>
            <w:vAlign w:val="center"/>
          </w:tcPr>
          <w:p w14:paraId="62638020" w14:textId="77777777" w:rsidR="00E076CE" w:rsidRPr="00824D6B" w:rsidRDefault="00E076CE">
            <w:pPr>
              <w:spacing w:before="60" w:afterLines="60" w:after="144"/>
              <w:rPr>
                <w:lang w:eastAsia="it-IT"/>
              </w:rPr>
            </w:pPr>
            <w:r w:rsidRPr="00AB1F2B">
              <w:rPr>
                <w:lang w:eastAsia="it-IT"/>
              </w:rPr>
              <w:t>5</w:t>
            </w:r>
          </w:p>
        </w:tc>
        <w:tc>
          <w:tcPr>
            <w:tcW w:w="1883" w:type="dxa"/>
            <w:vAlign w:val="center"/>
          </w:tcPr>
          <w:p w14:paraId="1E373A99" w14:textId="77777777" w:rsidR="00E076CE" w:rsidRPr="00824D6B" w:rsidRDefault="00E076CE">
            <w:pPr>
              <w:spacing w:before="60" w:afterLines="60" w:after="144"/>
              <w:rPr>
                <w:lang w:eastAsia="it-IT"/>
              </w:rPr>
            </w:pPr>
            <w:r w:rsidRPr="00AB1F2B">
              <w:rPr>
                <w:lang w:eastAsia="it-IT"/>
              </w:rPr>
              <w:t>2</w:t>
            </w:r>
          </w:p>
        </w:tc>
        <w:tc>
          <w:tcPr>
            <w:tcW w:w="1883" w:type="dxa"/>
            <w:vAlign w:val="center"/>
          </w:tcPr>
          <w:p w14:paraId="47CFB36F" w14:textId="77777777" w:rsidR="00E076CE" w:rsidRPr="00824D6B" w:rsidRDefault="00E076CE">
            <w:pPr>
              <w:spacing w:before="60" w:afterLines="60" w:after="144"/>
              <w:rPr>
                <w:lang w:eastAsia="it-IT"/>
              </w:rPr>
            </w:pPr>
            <w:r w:rsidRPr="00AB1F2B">
              <w:rPr>
                <w:lang w:eastAsia="it-IT"/>
              </w:rPr>
              <w:t>3</w:t>
            </w:r>
          </w:p>
        </w:tc>
      </w:tr>
      <w:tr w:rsidR="00E076CE" w:rsidRPr="00194DE1" w14:paraId="4D550C6C" w14:textId="77777777">
        <w:trPr>
          <w:trHeight w:val="20"/>
        </w:trPr>
        <w:tc>
          <w:tcPr>
            <w:tcW w:w="1883" w:type="dxa"/>
            <w:vAlign w:val="center"/>
          </w:tcPr>
          <w:p w14:paraId="19AB481B" w14:textId="77777777" w:rsidR="00E076CE" w:rsidRPr="00824D6B" w:rsidRDefault="00E076CE">
            <w:pPr>
              <w:spacing w:before="60" w:afterLines="60" w:after="144"/>
              <w:rPr>
                <w:lang w:eastAsia="it-IT"/>
              </w:rPr>
            </w:pPr>
            <w:r w:rsidRPr="00AB1F2B">
              <w:rPr>
                <w:lang w:eastAsia="it-IT"/>
              </w:rPr>
              <w:t>4</w:t>
            </w:r>
          </w:p>
        </w:tc>
        <w:tc>
          <w:tcPr>
            <w:tcW w:w="1883" w:type="dxa"/>
            <w:vAlign w:val="center"/>
          </w:tcPr>
          <w:p w14:paraId="5AFA03E8" w14:textId="77777777" w:rsidR="00E076CE" w:rsidRPr="00824D6B" w:rsidRDefault="00E076CE">
            <w:pPr>
              <w:spacing w:before="60" w:afterLines="60" w:after="144"/>
              <w:rPr>
                <w:lang w:eastAsia="it-IT"/>
              </w:rPr>
            </w:pPr>
            <w:r w:rsidRPr="00AB1F2B">
              <w:rPr>
                <w:lang w:eastAsia="it-IT"/>
              </w:rPr>
              <w:t>2</w:t>
            </w:r>
          </w:p>
        </w:tc>
        <w:tc>
          <w:tcPr>
            <w:tcW w:w="1883" w:type="dxa"/>
            <w:vAlign w:val="center"/>
          </w:tcPr>
          <w:p w14:paraId="4474BBCA" w14:textId="77777777" w:rsidR="00E076CE" w:rsidRPr="00824D6B" w:rsidRDefault="00E076CE">
            <w:pPr>
              <w:spacing w:before="60" w:afterLines="60" w:after="144"/>
              <w:rPr>
                <w:lang w:eastAsia="it-IT"/>
              </w:rPr>
            </w:pPr>
            <w:r w:rsidRPr="00AB1F2B">
              <w:rPr>
                <w:lang w:eastAsia="it-IT"/>
              </w:rPr>
              <w:t>2</w:t>
            </w:r>
          </w:p>
        </w:tc>
      </w:tr>
      <w:tr w:rsidR="00E076CE" w:rsidRPr="00194DE1" w14:paraId="1809A961" w14:textId="77777777">
        <w:trPr>
          <w:trHeight w:val="20"/>
        </w:trPr>
        <w:tc>
          <w:tcPr>
            <w:tcW w:w="1883" w:type="dxa"/>
            <w:vAlign w:val="center"/>
          </w:tcPr>
          <w:p w14:paraId="52CA757B" w14:textId="77777777" w:rsidR="00E076CE" w:rsidRPr="00824D6B" w:rsidRDefault="00E076CE">
            <w:pPr>
              <w:spacing w:before="60" w:afterLines="60" w:after="144"/>
              <w:rPr>
                <w:lang w:eastAsia="it-IT"/>
              </w:rPr>
            </w:pPr>
            <w:r w:rsidRPr="00AB1F2B">
              <w:rPr>
                <w:lang w:eastAsia="it-IT"/>
              </w:rPr>
              <w:t>3</w:t>
            </w:r>
          </w:p>
        </w:tc>
        <w:tc>
          <w:tcPr>
            <w:tcW w:w="1883" w:type="dxa"/>
            <w:vAlign w:val="center"/>
          </w:tcPr>
          <w:p w14:paraId="3C09DF41" w14:textId="77777777" w:rsidR="00E076CE" w:rsidRPr="00824D6B" w:rsidRDefault="00E076CE">
            <w:pPr>
              <w:spacing w:before="60" w:afterLines="60" w:after="144"/>
              <w:rPr>
                <w:lang w:eastAsia="it-IT"/>
              </w:rPr>
            </w:pPr>
            <w:r w:rsidRPr="00AB1F2B">
              <w:rPr>
                <w:lang w:eastAsia="it-IT"/>
              </w:rPr>
              <w:t>2</w:t>
            </w:r>
          </w:p>
        </w:tc>
        <w:tc>
          <w:tcPr>
            <w:tcW w:w="1883" w:type="dxa"/>
            <w:vAlign w:val="center"/>
          </w:tcPr>
          <w:p w14:paraId="61C685D8" w14:textId="77777777" w:rsidR="00E076CE" w:rsidRPr="00824D6B" w:rsidRDefault="00E076CE">
            <w:pPr>
              <w:spacing w:before="60" w:afterLines="60" w:after="144"/>
              <w:rPr>
                <w:lang w:eastAsia="it-IT"/>
              </w:rPr>
            </w:pPr>
            <w:r w:rsidRPr="00AB1F2B">
              <w:rPr>
                <w:lang w:eastAsia="it-IT"/>
              </w:rPr>
              <w:t>1</w:t>
            </w:r>
          </w:p>
        </w:tc>
      </w:tr>
      <w:tr w:rsidR="00E076CE" w:rsidRPr="00194DE1" w14:paraId="64A4431F" w14:textId="77777777">
        <w:trPr>
          <w:trHeight w:val="20"/>
        </w:trPr>
        <w:tc>
          <w:tcPr>
            <w:tcW w:w="1883" w:type="dxa"/>
            <w:vAlign w:val="center"/>
          </w:tcPr>
          <w:p w14:paraId="45B3B605" w14:textId="77777777" w:rsidR="00E076CE" w:rsidRPr="00AB1F2B" w:rsidRDefault="00E076CE">
            <w:pPr>
              <w:spacing w:before="60" w:afterLines="60" w:after="144"/>
              <w:rPr>
                <w:lang w:eastAsia="it-IT"/>
              </w:rPr>
            </w:pPr>
            <w:r w:rsidRPr="00AB1F2B">
              <w:rPr>
                <w:lang w:eastAsia="it-IT"/>
              </w:rPr>
              <w:t>2</w:t>
            </w:r>
          </w:p>
        </w:tc>
        <w:tc>
          <w:tcPr>
            <w:tcW w:w="1883" w:type="dxa"/>
            <w:vAlign w:val="center"/>
          </w:tcPr>
          <w:p w14:paraId="1A5AB81C" w14:textId="77777777" w:rsidR="00E076CE" w:rsidRPr="00AB1F2B" w:rsidRDefault="00E076CE">
            <w:pPr>
              <w:spacing w:before="60" w:afterLines="60" w:after="144"/>
              <w:rPr>
                <w:lang w:eastAsia="it-IT"/>
              </w:rPr>
            </w:pPr>
            <w:r w:rsidRPr="00AB1F2B">
              <w:rPr>
                <w:lang w:eastAsia="it-IT"/>
              </w:rPr>
              <w:t>1</w:t>
            </w:r>
          </w:p>
        </w:tc>
        <w:tc>
          <w:tcPr>
            <w:tcW w:w="1883" w:type="dxa"/>
            <w:vAlign w:val="center"/>
          </w:tcPr>
          <w:p w14:paraId="2555B8EE" w14:textId="77777777" w:rsidR="00E076CE" w:rsidRPr="00AB1F2B" w:rsidRDefault="00E076CE">
            <w:pPr>
              <w:spacing w:before="60" w:afterLines="60" w:after="144"/>
              <w:rPr>
                <w:lang w:eastAsia="it-IT"/>
              </w:rPr>
            </w:pPr>
            <w:r w:rsidRPr="00AB1F2B">
              <w:rPr>
                <w:lang w:eastAsia="it-IT"/>
              </w:rPr>
              <w:t>1</w:t>
            </w:r>
          </w:p>
        </w:tc>
      </w:tr>
      <w:tr w:rsidR="00E076CE" w:rsidRPr="00194DE1" w14:paraId="20ABF895" w14:textId="77777777">
        <w:trPr>
          <w:trHeight w:val="20"/>
        </w:trPr>
        <w:tc>
          <w:tcPr>
            <w:tcW w:w="1883" w:type="dxa"/>
            <w:vAlign w:val="center"/>
          </w:tcPr>
          <w:p w14:paraId="0CAFF31A" w14:textId="77777777" w:rsidR="00E076CE" w:rsidRPr="00AB1F2B" w:rsidRDefault="00E076CE">
            <w:pPr>
              <w:spacing w:before="60" w:afterLines="60" w:after="144"/>
              <w:rPr>
                <w:lang w:eastAsia="it-IT"/>
              </w:rPr>
            </w:pPr>
            <w:r w:rsidRPr="00AB1F2B">
              <w:rPr>
                <w:lang w:eastAsia="it-IT"/>
              </w:rPr>
              <w:t>1</w:t>
            </w:r>
          </w:p>
        </w:tc>
        <w:tc>
          <w:tcPr>
            <w:tcW w:w="1883" w:type="dxa"/>
            <w:vAlign w:val="center"/>
          </w:tcPr>
          <w:p w14:paraId="550DE311" w14:textId="77777777" w:rsidR="00E076CE" w:rsidRPr="00AB1F2B" w:rsidRDefault="00E076CE">
            <w:pPr>
              <w:spacing w:before="60" w:afterLines="60" w:after="144"/>
              <w:rPr>
                <w:lang w:eastAsia="it-IT"/>
              </w:rPr>
            </w:pPr>
            <w:r w:rsidRPr="00AB1F2B">
              <w:rPr>
                <w:lang w:eastAsia="it-IT"/>
              </w:rPr>
              <w:t>0</w:t>
            </w:r>
          </w:p>
        </w:tc>
        <w:tc>
          <w:tcPr>
            <w:tcW w:w="1883" w:type="dxa"/>
            <w:vAlign w:val="center"/>
          </w:tcPr>
          <w:p w14:paraId="10CCECFA" w14:textId="77777777" w:rsidR="00E076CE" w:rsidRPr="00AB1F2B" w:rsidRDefault="00E076CE">
            <w:pPr>
              <w:spacing w:before="60" w:afterLines="60" w:after="144"/>
              <w:rPr>
                <w:lang w:eastAsia="it-IT"/>
              </w:rPr>
            </w:pPr>
            <w:r w:rsidRPr="00AB1F2B">
              <w:rPr>
                <w:lang w:eastAsia="it-IT"/>
              </w:rPr>
              <w:t>1</w:t>
            </w:r>
          </w:p>
        </w:tc>
      </w:tr>
    </w:tbl>
    <w:p w14:paraId="1451D5E7" w14:textId="77777777" w:rsidR="00E076CE" w:rsidRDefault="00E076CE" w:rsidP="00E90C12">
      <w:pPr>
        <w:rPr>
          <w:lang w:eastAsia="it-IT"/>
        </w:rPr>
      </w:pPr>
    </w:p>
    <w:p w14:paraId="49B42B4C" w14:textId="77777777" w:rsidR="00E076CE" w:rsidRPr="00E90C12" w:rsidRDefault="00E076CE" w:rsidP="00E90C12">
      <w:pPr>
        <w:rPr>
          <w:lang w:eastAsia="it-IT"/>
        </w:rPr>
      </w:pPr>
    </w:p>
    <w:p w14:paraId="0DD3AF99" w14:textId="77777777" w:rsidR="00E90C12" w:rsidRPr="00E90C12" w:rsidRDefault="00E90C12" w:rsidP="00E90C12">
      <w:pPr>
        <w:rPr>
          <w:lang w:eastAsia="it-IT"/>
        </w:rPr>
      </w:pPr>
      <w:r w:rsidRPr="00E90C12">
        <w:rPr>
          <w:lang w:eastAsia="it-IT"/>
        </w:rPr>
        <w:lastRenderedPageBreak/>
        <w:t xml:space="preserve">Pertanto, uno scenario con probabilità inerente pari a </w:t>
      </w:r>
      <w:r w:rsidRPr="00E90C12">
        <w:rPr>
          <w:b/>
          <w:bCs/>
          <w:lang w:eastAsia="it-IT"/>
        </w:rPr>
        <w:t>5 - Probabile</w:t>
      </w:r>
      <w:r w:rsidRPr="00E90C12">
        <w:rPr>
          <w:lang w:eastAsia="it-IT"/>
        </w:rPr>
        <w:t xml:space="preserve"> non può essere ricondotto a una probabilità residua inferiore a </w:t>
      </w:r>
      <w:r w:rsidRPr="00E90C12">
        <w:rPr>
          <w:b/>
          <w:bCs/>
          <w:lang w:eastAsia="it-IT"/>
        </w:rPr>
        <w:t>3 - Moderato</w:t>
      </w:r>
      <w:r w:rsidRPr="00E90C12">
        <w:rPr>
          <w:lang w:eastAsia="it-IT"/>
        </w:rPr>
        <w:t xml:space="preserve">. Analogamente, uno scenario con impatto inerente pari a </w:t>
      </w:r>
      <w:r w:rsidRPr="00E90C12">
        <w:rPr>
          <w:b/>
          <w:bCs/>
          <w:lang w:eastAsia="it-IT"/>
        </w:rPr>
        <w:t>5 - Estremo</w:t>
      </w:r>
      <w:r w:rsidRPr="00E90C12">
        <w:rPr>
          <w:lang w:eastAsia="it-IT"/>
        </w:rPr>
        <w:t xml:space="preserve"> non può essere ricondotto a un impatto residuo inferiore a </w:t>
      </w:r>
      <w:r w:rsidRPr="00E90C12">
        <w:rPr>
          <w:b/>
          <w:bCs/>
          <w:lang w:eastAsia="it-IT"/>
        </w:rPr>
        <w:t>3 - Significativo</w:t>
      </w:r>
      <w:r w:rsidRPr="00E90C12">
        <w:rPr>
          <w:lang w:eastAsia="it-IT"/>
        </w:rPr>
        <w:t>.</w:t>
      </w:r>
    </w:p>
    <w:p w14:paraId="0D04478B" w14:textId="77777777" w:rsidR="00E90C12" w:rsidRPr="00E90C12" w:rsidRDefault="00E90C12" w:rsidP="00E90C12">
      <w:pPr>
        <w:rPr>
          <w:lang w:eastAsia="it-IT"/>
        </w:rPr>
      </w:pPr>
      <w:r w:rsidRPr="00E90C12">
        <w:rPr>
          <w:lang w:eastAsia="it-IT"/>
        </w:rPr>
        <w:t>La riduzione effettivamente riconosciuta dipende dall’efficacia complessiva delle misure applicabili, dalla loro pertinenza rispetto allo specifico scenario e dalle evidenze disponibili. Le misure pianificate, approvate ma non ancora implementate non producono alcuna riduzione del rischio residuo corrente e possono essere considerate esclusivamente ai fini della stima del rischio residuo atteso o target.</w:t>
      </w:r>
    </w:p>
    <w:p w14:paraId="4938A817" w14:textId="77777777" w:rsidR="002B6EE6" w:rsidRPr="002B6EE6" w:rsidRDefault="002B6EE6" w:rsidP="002B6EE6">
      <w:pPr>
        <w:rPr>
          <w:lang w:eastAsia="it-IT"/>
        </w:rPr>
      </w:pPr>
    </w:p>
    <w:p w14:paraId="1AC932B4" w14:textId="1172C38E" w:rsidR="007E3DD0" w:rsidRDefault="004735B9" w:rsidP="007E3DD0">
      <w:pPr>
        <w:pStyle w:val="Titolo2"/>
      </w:pPr>
      <w:bookmarkStart w:id="109" w:name="_Toc238751542"/>
      <w:r w:rsidRPr="007E3DD0">
        <w:rPr>
          <w:caps w:val="0"/>
        </w:rPr>
        <w:t>DETERMINAZIONE DELLA PROBABILITÀ RESIDUA</w:t>
      </w:r>
      <w:bookmarkEnd w:id="109"/>
    </w:p>
    <w:p w14:paraId="52B8EC52" w14:textId="6372B392" w:rsidR="007E3DD0" w:rsidRDefault="000C4DBC" w:rsidP="000C4DBC">
      <w:pPr>
        <w:pStyle w:val="Titolo3"/>
        <w:rPr>
          <w:lang w:val="en-US"/>
        </w:rPr>
      </w:pPr>
      <w:r w:rsidRPr="000C4DBC">
        <w:rPr>
          <w:lang w:val="en-US"/>
        </w:rPr>
        <w:t>Efficacia complessiva sulla probabilità</w:t>
      </w:r>
    </w:p>
    <w:p w14:paraId="43C9AA9A" w14:textId="77777777" w:rsidR="000C4DBC" w:rsidRDefault="000C4DBC" w:rsidP="000C4DBC">
      <w:pPr>
        <w:spacing w:before="0" w:after="0" w:line="300" w:lineRule="atLeast"/>
        <w:rPr>
          <w:rFonts w:asciiTheme="majorHAnsi" w:eastAsia="Times New Roman" w:hAnsiTheme="majorHAnsi" w:cs="Segoe UI"/>
          <w:szCs w:val="18"/>
          <w:lang w:eastAsia="it-IT"/>
        </w:rPr>
      </w:pPr>
      <w:r w:rsidRPr="000C4DBC">
        <w:rPr>
          <w:rFonts w:asciiTheme="majorHAnsi" w:eastAsia="Times New Roman" w:hAnsiTheme="majorHAnsi" w:cs="Segoe UI"/>
          <w:szCs w:val="18"/>
          <w:lang w:eastAsia="it-IT"/>
        </w:rPr>
        <w:t xml:space="preserve">L’efficacia complessiva delle misure sulla probabilità, indicata con </w:t>
      </w:r>
      <w:r w:rsidRPr="000C4DBC">
        <w:rPr>
          <w:rFonts w:asciiTheme="majorHAnsi" w:eastAsia="Times New Roman" w:hAnsiTheme="majorHAnsi" w:cs="Courier New"/>
          <w:szCs w:val="18"/>
          <w:lang w:eastAsia="it-IT"/>
        </w:rPr>
        <w:t>ECP</w:t>
      </w:r>
      <w:r w:rsidRPr="000C4DBC">
        <w:rPr>
          <w:rFonts w:asciiTheme="majorHAnsi" w:eastAsia="Times New Roman" w:hAnsiTheme="majorHAnsi" w:cs="Segoe UI"/>
          <w:szCs w:val="18"/>
          <w:lang w:eastAsia="it-IT"/>
        </w:rPr>
        <w:t>, è determinata considerando le misure applicabili allo specifico Threat Event:</w:t>
      </w:r>
    </w:p>
    <w:p w14:paraId="4EE74AEF" w14:textId="77777777" w:rsidR="000C4DBC" w:rsidRDefault="000C4DBC" w:rsidP="000C4DBC">
      <w:pPr>
        <w:spacing w:before="0" w:after="0" w:line="300" w:lineRule="atLeast"/>
        <w:rPr>
          <w:rFonts w:asciiTheme="majorHAnsi" w:eastAsia="Times New Roman" w:hAnsiTheme="majorHAnsi" w:cs="Segoe UI"/>
          <w:szCs w:val="18"/>
          <w:lang w:eastAsia="it-IT"/>
        </w:rPr>
      </w:pPr>
    </w:p>
    <w:p w14:paraId="7B2C1809" w14:textId="77777777" w:rsidR="000C4DBC" w:rsidRPr="000C4DBC" w:rsidRDefault="000C4DBC" w:rsidP="000C4DBC">
      <w:pPr>
        <w:spacing w:before="0" w:after="0" w:line="300" w:lineRule="atLeast"/>
        <w:ind w:firstLine="708"/>
        <w:rPr>
          <w:rFonts w:asciiTheme="majorHAnsi" w:eastAsia="Times New Roman" w:hAnsiTheme="majorHAnsi" w:cs="Segoe UI"/>
          <w:szCs w:val="18"/>
          <w:lang w:eastAsia="it-IT"/>
        </w:rPr>
      </w:pPr>
      <w:r w:rsidRPr="000C4DBC">
        <w:rPr>
          <w:rFonts w:asciiTheme="majorHAnsi" w:eastAsia="Times New Roman" w:hAnsiTheme="majorHAnsi" w:cs="Segoe UI"/>
          <w:szCs w:val="18"/>
          <w:lang w:eastAsia="it-IT"/>
        </w:rPr>
        <w:t>Σ (RPi × Ii × Oi × Ci)</w:t>
      </w:r>
    </w:p>
    <w:p w14:paraId="65A30269" w14:textId="77777777" w:rsidR="000C4DBC" w:rsidRPr="000C4DBC" w:rsidRDefault="000C4DBC" w:rsidP="000C4DBC">
      <w:pPr>
        <w:spacing w:before="0" w:after="0" w:line="300" w:lineRule="atLeast"/>
        <w:rPr>
          <w:rFonts w:asciiTheme="majorHAnsi" w:eastAsia="Times New Roman" w:hAnsiTheme="majorHAnsi" w:cs="Segoe UI"/>
          <w:szCs w:val="18"/>
          <w:lang w:eastAsia="it-IT"/>
        </w:rPr>
      </w:pPr>
      <w:r w:rsidRPr="000C4DBC">
        <w:rPr>
          <w:rFonts w:asciiTheme="majorHAnsi" w:eastAsia="Times New Roman" w:hAnsiTheme="majorHAnsi" w:cs="Segoe UI"/>
          <w:szCs w:val="18"/>
          <w:lang w:eastAsia="it-IT"/>
        </w:rPr>
        <w:t>ECP = -------------------------</w:t>
      </w:r>
    </w:p>
    <w:p w14:paraId="39A05AC6" w14:textId="77777777" w:rsidR="000C4DBC" w:rsidRPr="000C4DBC" w:rsidRDefault="000C4DBC" w:rsidP="000C4DBC">
      <w:pPr>
        <w:spacing w:before="0" w:after="0" w:line="300" w:lineRule="atLeast"/>
        <w:ind w:left="708" w:firstLine="708"/>
        <w:rPr>
          <w:rFonts w:asciiTheme="majorHAnsi" w:eastAsia="Times New Roman" w:hAnsiTheme="majorHAnsi" w:cs="Segoe UI"/>
          <w:szCs w:val="18"/>
          <w:lang w:eastAsia="it-IT"/>
        </w:rPr>
      </w:pPr>
      <w:r w:rsidRPr="000C4DBC">
        <w:rPr>
          <w:rFonts w:asciiTheme="majorHAnsi" w:eastAsia="Times New Roman" w:hAnsiTheme="majorHAnsi" w:cs="Segoe UI"/>
          <w:szCs w:val="18"/>
          <w:lang w:eastAsia="it-IT"/>
        </w:rPr>
        <w:t>Σ RPi</w:t>
      </w:r>
    </w:p>
    <w:p w14:paraId="2F7CE1B1" w14:textId="77777777" w:rsidR="005E3F33" w:rsidRPr="005E3F33" w:rsidRDefault="005E3F33" w:rsidP="005E3F33">
      <w:pPr>
        <w:rPr>
          <w:lang w:eastAsia="it-IT"/>
        </w:rPr>
      </w:pPr>
      <w:r w:rsidRPr="005E3F33">
        <w:rPr>
          <w:lang w:eastAsia="it-IT"/>
        </w:rPr>
        <w:t>dove:</w:t>
      </w:r>
    </w:p>
    <w:p w14:paraId="64EB0A08" w14:textId="77777777" w:rsidR="005E3F33" w:rsidRPr="005E3F33" w:rsidRDefault="005E3F33" w:rsidP="00F066DB">
      <w:pPr>
        <w:numPr>
          <w:ilvl w:val="0"/>
          <w:numId w:val="30"/>
        </w:numPr>
        <w:rPr>
          <w:lang w:eastAsia="it-IT"/>
        </w:rPr>
      </w:pPr>
      <w:r w:rsidRPr="005E3F33">
        <w:rPr>
          <w:lang w:eastAsia="it-IT"/>
        </w:rPr>
        <w:t>RPi è la rilevanza della misura i rispetto alla probabilità;</w:t>
      </w:r>
    </w:p>
    <w:p w14:paraId="27ECC0BB" w14:textId="77777777" w:rsidR="005E3F33" w:rsidRPr="005E3F33" w:rsidRDefault="005E3F33" w:rsidP="00F066DB">
      <w:pPr>
        <w:numPr>
          <w:ilvl w:val="0"/>
          <w:numId w:val="30"/>
        </w:numPr>
        <w:rPr>
          <w:lang w:eastAsia="it-IT"/>
        </w:rPr>
      </w:pPr>
      <w:r w:rsidRPr="005E3F33">
        <w:rPr>
          <w:lang w:eastAsia="it-IT"/>
        </w:rPr>
        <w:t>Ii è il grado di implementazione;</w:t>
      </w:r>
    </w:p>
    <w:p w14:paraId="40AA8805" w14:textId="77777777" w:rsidR="005E3F33" w:rsidRPr="005E3F33" w:rsidRDefault="005E3F33" w:rsidP="00F066DB">
      <w:pPr>
        <w:numPr>
          <w:ilvl w:val="0"/>
          <w:numId w:val="30"/>
        </w:numPr>
        <w:rPr>
          <w:lang w:eastAsia="it-IT"/>
        </w:rPr>
      </w:pPr>
      <w:r w:rsidRPr="005E3F33">
        <w:rPr>
          <w:lang w:eastAsia="it-IT"/>
        </w:rPr>
        <w:t>Oi è l’efficacia operativa;</w:t>
      </w:r>
    </w:p>
    <w:p w14:paraId="69310998" w14:textId="77777777" w:rsidR="005E3F33" w:rsidRPr="005E3F33" w:rsidRDefault="005E3F33" w:rsidP="00F066DB">
      <w:pPr>
        <w:numPr>
          <w:ilvl w:val="0"/>
          <w:numId w:val="30"/>
        </w:numPr>
        <w:rPr>
          <w:lang w:eastAsia="it-IT"/>
        </w:rPr>
      </w:pPr>
      <w:r w:rsidRPr="005E3F33">
        <w:rPr>
          <w:lang w:eastAsia="it-IT"/>
        </w:rPr>
        <w:t>Ci è la copertura.</w:t>
      </w:r>
    </w:p>
    <w:p w14:paraId="59671E3A" w14:textId="77777777" w:rsidR="00EB70A1" w:rsidRDefault="00EB70A1" w:rsidP="00EB70A1">
      <w:pPr>
        <w:rPr>
          <w:lang w:eastAsia="it-IT"/>
        </w:rPr>
      </w:pPr>
      <w:r>
        <w:rPr>
          <w:lang w:eastAsia="it-IT"/>
        </w:rPr>
        <w:t>Le misure non applicabili sono escluse dal numeratore e dal denominatore.</w:t>
      </w:r>
    </w:p>
    <w:p w14:paraId="194A0DFF" w14:textId="5BE2F210" w:rsidR="005E3F33" w:rsidRPr="005E3F33" w:rsidRDefault="00EB70A1" w:rsidP="00EB70A1">
      <w:pPr>
        <w:rPr>
          <w:lang w:eastAsia="it-IT"/>
        </w:rPr>
      </w:pPr>
      <w:r>
        <w:rPr>
          <w:lang w:eastAsia="it-IT"/>
        </w:rPr>
        <w:t>Qualora non risultino misure applicabili o non siano disponibili evidenze sufficienti per valutarle, l’efficacia complessiva è pari a zero.</w:t>
      </w:r>
    </w:p>
    <w:p w14:paraId="543CB940" w14:textId="6222BE5B" w:rsidR="000C4DBC" w:rsidRDefault="00D87781" w:rsidP="00D87781">
      <w:pPr>
        <w:pStyle w:val="Titolo3"/>
      </w:pPr>
      <w:r w:rsidRPr="00D87781">
        <w:t>Conversione dell’efficacia in riduzione della probabilità</w:t>
      </w:r>
    </w:p>
    <w:p w14:paraId="01B5E732" w14:textId="77777777" w:rsidR="002E0556" w:rsidRDefault="002E0556" w:rsidP="002E0556">
      <w:pPr>
        <w:rPr>
          <w:lang w:eastAsia="it-IT"/>
        </w:rPr>
      </w:pPr>
      <w:r w:rsidRPr="002E0556">
        <w:rPr>
          <w:lang w:eastAsia="it-IT"/>
        </w:rPr>
        <w:t>Il valore di efficacia complessiva è convertito direttamente in una riduzione compresa tra zero e due livelli.</w:t>
      </w:r>
    </w:p>
    <w:tbl>
      <w:tblPr>
        <w:tblStyle w:val="Grigliatabella"/>
        <w:tblW w:w="5649"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83"/>
        <w:gridCol w:w="1883"/>
        <w:gridCol w:w="1883"/>
      </w:tblGrid>
      <w:tr w:rsidR="002E0556" w:rsidRPr="00194DE1" w14:paraId="4BB703DF" w14:textId="77777777" w:rsidTr="002E0556">
        <w:trPr>
          <w:trHeight w:val="20"/>
          <w:tblHeader/>
        </w:trPr>
        <w:tc>
          <w:tcPr>
            <w:tcW w:w="1883" w:type="dxa"/>
            <w:vAlign w:val="center"/>
          </w:tcPr>
          <w:p w14:paraId="07CC13EB" w14:textId="3D353181" w:rsidR="002E0556" w:rsidRPr="002E0556" w:rsidRDefault="002E0556" w:rsidP="002E0556">
            <w:pPr>
              <w:spacing w:before="60" w:afterLines="60" w:after="144"/>
              <w:rPr>
                <w:b/>
                <w:bCs/>
                <w:color w:val="C51B88" w:themeColor="accent1"/>
                <w:lang w:eastAsia="it-IT"/>
              </w:rPr>
            </w:pPr>
            <w:r w:rsidRPr="002E0556">
              <w:rPr>
                <w:b/>
                <w:bCs/>
                <w:color w:val="C51B88" w:themeColor="accent1"/>
                <w:lang w:eastAsia="it-IT"/>
              </w:rPr>
              <w:t>ECP</w:t>
            </w:r>
          </w:p>
        </w:tc>
        <w:tc>
          <w:tcPr>
            <w:tcW w:w="1883" w:type="dxa"/>
            <w:vAlign w:val="center"/>
          </w:tcPr>
          <w:p w14:paraId="3B24DAFD" w14:textId="3CB8E680" w:rsidR="002E0556" w:rsidRPr="002E0556" w:rsidRDefault="002E0556" w:rsidP="002E0556">
            <w:pPr>
              <w:spacing w:before="60" w:afterLines="60" w:after="144"/>
              <w:rPr>
                <w:b/>
                <w:bCs/>
                <w:color w:val="C51B88" w:themeColor="accent1"/>
                <w:lang w:eastAsia="it-IT"/>
              </w:rPr>
            </w:pPr>
            <w:r w:rsidRPr="002E0556">
              <w:rPr>
                <w:b/>
                <w:bCs/>
                <w:color w:val="C51B88" w:themeColor="accent1"/>
                <w:lang w:eastAsia="it-IT"/>
              </w:rPr>
              <w:t>Efficacia</w:t>
            </w:r>
          </w:p>
        </w:tc>
        <w:tc>
          <w:tcPr>
            <w:tcW w:w="1883" w:type="dxa"/>
            <w:vAlign w:val="center"/>
          </w:tcPr>
          <w:p w14:paraId="0FF1F3BB" w14:textId="1C6F7EAA" w:rsidR="002E0556" w:rsidRPr="002E0556" w:rsidRDefault="002E0556" w:rsidP="002E0556">
            <w:pPr>
              <w:spacing w:before="60" w:afterLines="60" w:after="144"/>
              <w:rPr>
                <w:b/>
                <w:bCs/>
                <w:color w:val="C51B88" w:themeColor="accent1"/>
                <w:lang w:eastAsia="it-IT"/>
              </w:rPr>
            </w:pPr>
            <w:r w:rsidRPr="002E0556">
              <w:rPr>
                <w:b/>
                <w:bCs/>
                <w:color w:val="C51B88" w:themeColor="accent1"/>
                <w:lang w:eastAsia="it-IT"/>
              </w:rPr>
              <w:t>Riduzione ΔP</w:t>
            </w:r>
          </w:p>
        </w:tc>
      </w:tr>
      <w:tr w:rsidR="002E0556" w:rsidRPr="00194DE1" w14:paraId="67EDA092" w14:textId="77777777" w:rsidTr="002E0556">
        <w:trPr>
          <w:trHeight w:val="20"/>
        </w:trPr>
        <w:tc>
          <w:tcPr>
            <w:tcW w:w="1883" w:type="dxa"/>
            <w:vAlign w:val="center"/>
          </w:tcPr>
          <w:p w14:paraId="63C7798F" w14:textId="29815BE6" w:rsidR="002E0556" w:rsidRPr="00AB1F2B" w:rsidRDefault="002E0556" w:rsidP="002E0556">
            <w:pPr>
              <w:spacing w:before="60" w:afterLines="60" w:after="144"/>
              <w:rPr>
                <w:lang w:eastAsia="it-IT"/>
              </w:rPr>
            </w:pPr>
            <w:r w:rsidRPr="002E0556">
              <w:rPr>
                <w:lang w:eastAsia="it-IT"/>
              </w:rPr>
              <w:t>Da 0,00 a 0,</w:t>
            </w:r>
            <w:r w:rsidR="009D5706">
              <w:rPr>
                <w:lang w:eastAsia="it-IT"/>
              </w:rPr>
              <w:t>24</w:t>
            </w:r>
          </w:p>
        </w:tc>
        <w:tc>
          <w:tcPr>
            <w:tcW w:w="1883" w:type="dxa"/>
            <w:vAlign w:val="center"/>
          </w:tcPr>
          <w:p w14:paraId="768F4926" w14:textId="4A6E1CBC" w:rsidR="002E0556" w:rsidRPr="00AB1F2B" w:rsidRDefault="002E0556" w:rsidP="002E0556">
            <w:pPr>
              <w:spacing w:before="60" w:afterLines="60" w:after="144"/>
              <w:rPr>
                <w:lang w:eastAsia="it-IT"/>
              </w:rPr>
            </w:pPr>
            <w:r w:rsidRPr="002E0556">
              <w:rPr>
                <w:lang w:eastAsia="it-IT"/>
              </w:rPr>
              <w:t>Inefficace</w:t>
            </w:r>
          </w:p>
        </w:tc>
        <w:tc>
          <w:tcPr>
            <w:tcW w:w="1883" w:type="dxa"/>
            <w:vAlign w:val="center"/>
          </w:tcPr>
          <w:p w14:paraId="71F62DB7" w14:textId="7D51234C" w:rsidR="002E0556" w:rsidRPr="00AB1F2B" w:rsidRDefault="002E0556" w:rsidP="002E0556">
            <w:pPr>
              <w:spacing w:before="60" w:afterLines="60" w:after="144"/>
              <w:rPr>
                <w:lang w:eastAsia="it-IT"/>
              </w:rPr>
            </w:pPr>
            <w:r w:rsidRPr="002E0556">
              <w:rPr>
                <w:lang w:eastAsia="it-IT"/>
              </w:rPr>
              <w:t>0 livelli</w:t>
            </w:r>
          </w:p>
        </w:tc>
      </w:tr>
      <w:tr w:rsidR="002E0556" w:rsidRPr="00194DE1" w14:paraId="2FB60BAC" w14:textId="77777777" w:rsidTr="002E0556">
        <w:trPr>
          <w:trHeight w:val="20"/>
        </w:trPr>
        <w:tc>
          <w:tcPr>
            <w:tcW w:w="1883" w:type="dxa"/>
            <w:vAlign w:val="center"/>
          </w:tcPr>
          <w:p w14:paraId="07636DAC" w14:textId="2E238EBD" w:rsidR="002E0556" w:rsidRPr="00AB1F2B" w:rsidRDefault="002E0556" w:rsidP="002E0556">
            <w:pPr>
              <w:spacing w:before="60" w:afterLines="60" w:after="144"/>
              <w:rPr>
                <w:lang w:eastAsia="it-IT"/>
              </w:rPr>
            </w:pPr>
            <w:r w:rsidRPr="002E0556">
              <w:rPr>
                <w:lang w:eastAsia="it-IT"/>
              </w:rPr>
              <w:t>Da 0,2</w:t>
            </w:r>
            <w:r w:rsidR="009D5706">
              <w:rPr>
                <w:lang w:eastAsia="it-IT"/>
              </w:rPr>
              <w:t>5</w:t>
            </w:r>
            <w:r w:rsidRPr="002E0556">
              <w:rPr>
                <w:lang w:eastAsia="it-IT"/>
              </w:rPr>
              <w:t xml:space="preserve"> a 0,</w:t>
            </w:r>
            <w:r w:rsidR="009D5706">
              <w:rPr>
                <w:lang w:eastAsia="it-IT"/>
              </w:rPr>
              <w:t>74</w:t>
            </w:r>
          </w:p>
        </w:tc>
        <w:tc>
          <w:tcPr>
            <w:tcW w:w="1883" w:type="dxa"/>
            <w:vAlign w:val="center"/>
          </w:tcPr>
          <w:p w14:paraId="0C731908" w14:textId="793FDB00" w:rsidR="002E0556" w:rsidRPr="00AB1F2B" w:rsidRDefault="002E0556" w:rsidP="002E0556">
            <w:pPr>
              <w:spacing w:before="60" w:afterLines="60" w:after="144"/>
              <w:rPr>
                <w:lang w:eastAsia="it-IT"/>
              </w:rPr>
            </w:pPr>
            <w:r w:rsidRPr="002E0556">
              <w:rPr>
                <w:lang w:eastAsia="it-IT"/>
              </w:rPr>
              <w:t>Parziale</w:t>
            </w:r>
          </w:p>
        </w:tc>
        <w:tc>
          <w:tcPr>
            <w:tcW w:w="1883" w:type="dxa"/>
            <w:vAlign w:val="center"/>
          </w:tcPr>
          <w:p w14:paraId="36940E91" w14:textId="21C18623" w:rsidR="002E0556" w:rsidRPr="00AB1F2B" w:rsidRDefault="002E0556" w:rsidP="002E0556">
            <w:pPr>
              <w:spacing w:before="60" w:afterLines="60" w:after="144"/>
              <w:rPr>
                <w:lang w:eastAsia="it-IT"/>
              </w:rPr>
            </w:pPr>
            <w:r w:rsidRPr="002E0556">
              <w:rPr>
                <w:lang w:eastAsia="it-IT"/>
              </w:rPr>
              <w:t>1 livello</w:t>
            </w:r>
          </w:p>
        </w:tc>
      </w:tr>
      <w:tr w:rsidR="002E0556" w:rsidRPr="00194DE1" w14:paraId="1669EEE6" w14:textId="77777777" w:rsidTr="002E0556">
        <w:trPr>
          <w:trHeight w:val="20"/>
        </w:trPr>
        <w:tc>
          <w:tcPr>
            <w:tcW w:w="1883" w:type="dxa"/>
            <w:vAlign w:val="center"/>
          </w:tcPr>
          <w:p w14:paraId="2760562C" w14:textId="13E894B7" w:rsidR="002E0556" w:rsidRPr="00AB1F2B" w:rsidRDefault="002E0556" w:rsidP="002E0556">
            <w:pPr>
              <w:spacing w:before="60" w:afterLines="60" w:after="144"/>
              <w:rPr>
                <w:lang w:eastAsia="it-IT"/>
              </w:rPr>
            </w:pPr>
            <w:r w:rsidRPr="002E0556">
              <w:rPr>
                <w:lang w:eastAsia="it-IT"/>
              </w:rPr>
              <w:t>Da 0,</w:t>
            </w:r>
            <w:r w:rsidR="009D5706">
              <w:rPr>
                <w:lang w:eastAsia="it-IT"/>
              </w:rPr>
              <w:t>75</w:t>
            </w:r>
            <w:r w:rsidRPr="002E0556">
              <w:rPr>
                <w:lang w:eastAsia="it-IT"/>
              </w:rPr>
              <w:t xml:space="preserve"> a 1,00</w:t>
            </w:r>
          </w:p>
        </w:tc>
        <w:tc>
          <w:tcPr>
            <w:tcW w:w="1883" w:type="dxa"/>
            <w:vAlign w:val="center"/>
          </w:tcPr>
          <w:p w14:paraId="35D68EC8" w14:textId="7A1113AB" w:rsidR="002E0556" w:rsidRPr="00AB1F2B" w:rsidRDefault="002E0556" w:rsidP="002E0556">
            <w:pPr>
              <w:spacing w:before="60" w:afterLines="60" w:after="144"/>
              <w:rPr>
                <w:lang w:eastAsia="it-IT"/>
              </w:rPr>
            </w:pPr>
            <w:r w:rsidRPr="002E0556">
              <w:rPr>
                <w:lang w:eastAsia="it-IT"/>
              </w:rPr>
              <w:t>Elevata</w:t>
            </w:r>
          </w:p>
        </w:tc>
        <w:tc>
          <w:tcPr>
            <w:tcW w:w="1883" w:type="dxa"/>
            <w:vAlign w:val="center"/>
          </w:tcPr>
          <w:p w14:paraId="03305C5C" w14:textId="7C2C92DC" w:rsidR="002E0556" w:rsidRPr="00AB1F2B" w:rsidRDefault="002E0556" w:rsidP="002E0556">
            <w:pPr>
              <w:spacing w:before="60" w:afterLines="60" w:after="144"/>
              <w:rPr>
                <w:lang w:eastAsia="it-IT"/>
              </w:rPr>
            </w:pPr>
            <w:r w:rsidRPr="002E0556">
              <w:rPr>
                <w:lang w:eastAsia="it-IT"/>
              </w:rPr>
              <w:t>2 livelli</w:t>
            </w:r>
          </w:p>
        </w:tc>
      </w:tr>
    </w:tbl>
    <w:p w14:paraId="648E850B" w14:textId="77777777" w:rsidR="002E0556" w:rsidRPr="002E0556" w:rsidRDefault="002E0556" w:rsidP="002E0556">
      <w:pPr>
        <w:rPr>
          <w:lang w:eastAsia="it-IT"/>
        </w:rPr>
      </w:pPr>
    </w:p>
    <w:p w14:paraId="25E0BCF8" w14:textId="77777777" w:rsidR="002E0556" w:rsidRPr="002E0556" w:rsidRDefault="002E0556" w:rsidP="002E0556">
      <w:pPr>
        <w:rPr>
          <w:lang w:eastAsia="it-IT"/>
        </w:rPr>
      </w:pPr>
      <w:r w:rsidRPr="002E0556">
        <w:rPr>
          <w:lang w:eastAsia="it-IT"/>
        </w:rPr>
        <w:t>La riduzione di due livelli è riconosciuta esclusivamente quando:</w:t>
      </w:r>
    </w:p>
    <w:p w14:paraId="39BE3E1A" w14:textId="77777777" w:rsidR="002E0556" w:rsidRPr="002E0556" w:rsidRDefault="002E0556" w:rsidP="00F066DB">
      <w:pPr>
        <w:numPr>
          <w:ilvl w:val="0"/>
          <w:numId w:val="31"/>
        </w:numPr>
        <w:rPr>
          <w:lang w:eastAsia="it-IT"/>
        </w:rPr>
      </w:pPr>
      <w:r w:rsidRPr="002E0556">
        <w:rPr>
          <w:lang w:eastAsia="it-IT"/>
        </w:rPr>
        <w:lastRenderedPageBreak/>
        <w:t>le misure rilevanti risultano implementate in modo sostanziale;</w:t>
      </w:r>
    </w:p>
    <w:p w14:paraId="52613446" w14:textId="77777777" w:rsidR="002E0556" w:rsidRPr="002E0556" w:rsidRDefault="002E0556" w:rsidP="00F066DB">
      <w:pPr>
        <w:numPr>
          <w:ilvl w:val="0"/>
          <w:numId w:val="31"/>
        </w:numPr>
        <w:rPr>
          <w:lang w:eastAsia="it-IT"/>
        </w:rPr>
      </w:pPr>
      <w:r w:rsidRPr="002E0556">
        <w:rPr>
          <w:lang w:eastAsia="it-IT"/>
        </w:rPr>
        <w:t>l’efficacia operativa è supportata da evidenze;</w:t>
      </w:r>
    </w:p>
    <w:p w14:paraId="761F508C" w14:textId="77777777" w:rsidR="002E0556" w:rsidRPr="002E0556" w:rsidRDefault="002E0556" w:rsidP="00F066DB">
      <w:pPr>
        <w:numPr>
          <w:ilvl w:val="0"/>
          <w:numId w:val="31"/>
        </w:numPr>
        <w:rPr>
          <w:lang w:eastAsia="it-IT"/>
        </w:rPr>
      </w:pPr>
      <w:r w:rsidRPr="002E0556">
        <w:rPr>
          <w:lang w:eastAsia="it-IT"/>
        </w:rPr>
        <w:t>la copertura è coerente con il perimetro valutato;</w:t>
      </w:r>
    </w:p>
    <w:p w14:paraId="2A61F303" w14:textId="77777777" w:rsidR="002E0556" w:rsidRPr="002E0556" w:rsidRDefault="002E0556" w:rsidP="00F066DB">
      <w:pPr>
        <w:numPr>
          <w:ilvl w:val="0"/>
          <w:numId w:val="31"/>
        </w:numPr>
        <w:rPr>
          <w:lang w:eastAsia="it-IT"/>
        </w:rPr>
      </w:pPr>
      <w:r w:rsidRPr="002E0556">
        <w:rPr>
          <w:lang w:eastAsia="it-IT"/>
        </w:rPr>
        <w:t>non risultano carenze significative relative a misure considerate indispensabili per lo scenario.</w:t>
      </w:r>
    </w:p>
    <w:p w14:paraId="10AC7704" w14:textId="1A5C17DF" w:rsidR="002E0556" w:rsidRDefault="009D5706" w:rsidP="009D5706">
      <w:pPr>
        <w:pStyle w:val="Titolo3"/>
      </w:pPr>
      <w:r w:rsidRPr="009D5706">
        <w:t>Calcolo della probabilità residua</w:t>
      </w:r>
    </w:p>
    <w:p w14:paraId="4E7DF9A5" w14:textId="77777777" w:rsidR="0077627E" w:rsidRPr="0077627E" w:rsidRDefault="0077627E" w:rsidP="0077627E">
      <w:pPr>
        <w:spacing w:before="100" w:beforeAutospacing="1" w:after="100" w:afterAutospacing="1" w:line="300" w:lineRule="atLeast"/>
        <w:rPr>
          <w:rFonts w:asciiTheme="majorHAnsi" w:eastAsia="Times New Roman" w:hAnsiTheme="majorHAnsi" w:cs="Segoe UI"/>
          <w:szCs w:val="18"/>
          <w:lang w:eastAsia="it-IT"/>
        </w:rPr>
      </w:pPr>
      <w:r w:rsidRPr="0077627E">
        <w:rPr>
          <w:rFonts w:asciiTheme="majorHAnsi" w:eastAsia="Times New Roman" w:hAnsiTheme="majorHAnsi" w:cs="Segoe UI"/>
          <w:szCs w:val="18"/>
          <w:lang w:eastAsia="it-IT"/>
        </w:rPr>
        <w:t xml:space="preserve">La probabilità residua, indicata con </w:t>
      </w:r>
      <w:r w:rsidRPr="0077627E">
        <w:rPr>
          <w:rFonts w:asciiTheme="majorHAnsi" w:eastAsia="Times New Roman" w:hAnsiTheme="majorHAnsi" w:cs="Courier New"/>
          <w:szCs w:val="18"/>
          <w:lang w:eastAsia="it-IT"/>
        </w:rPr>
        <w:t>PR</w:t>
      </w:r>
      <w:r w:rsidRPr="0077627E">
        <w:rPr>
          <w:rFonts w:asciiTheme="majorHAnsi" w:eastAsia="Times New Roman" w:hAnsiTheme="majorHAnsi" w:cs="Segoe UI"/>
          <w:szCs w:val="18"/>
          <w:lang w:eastAsia="it-IT"/>
        </w:rPr>
        <w:t>, è determinata mediante:</w:t>
      </w:r>
    </w:p>
    <w:p w14:paraId="2B2ABE03" w14:textId="77777777" w:rsidR="0077627E" w:rsidRPr="00BD4090" w:rsidRDefault="0077627E" w:rsidP="0077627E">
      <w:pPr>
        <w:spacing w:before="0" w:after="0" w:line="300" w:lineRule="atLeast"/>
        <w:rPr>
          <w:rFonts w:asciiTheme="majorHAnsi" w:eastAsia="Times New Roman" w:hAnsiTheme="majorHAnsi" w:cs="Segoe UI"/>
          <w:b/>
          <w:bCs/>
          <w:szCs w:val="18"/>
          <w:lang w:eastAsia="it-IT"/>
        </w:rPr>
      </w:pPr>
      <w:r w:rsidRPr="00BD4090">
        <w:rPr>
          <w:rFonts w:asciiTheme="majorHAnsi" w:eastAsia="Times New Roman" w:hAnsiTheme="majorHAnsi" w:cs="Segoe UI"/>
          <w:b/>
          <w:bCs/>
          <w:szCs w:val="18"/>
          <w:lang w:eastAsia="it-IT"/>
        </w:rPr>
        <w:t xml:space="preserve">PR = MAX(1; PI - </w:t>
      </w:r>
      <w:r w:rsidRPr="0077627E">
        <w:rPr>
          <w:rFonts w:asciiTheme="majorHAnsi" w:eastAsia="Times New Roman" w:hAnsiTheme="majorHAnsi" w:cs="Segoe UI"/>
          <w:b/>
          <w:bCs/>
          <w:szCs w:val="18"/>
          <w:lang w:eastAsia="it-IT"/>
        </w:rPr>
        <w:t>Δ</w:t>
      </w:r>
      <w:r w:rsidRPr="00BD4090">
        <w:rPr>
          <w:rFonts w:asciiTheme="majorHAnsi" w:eastAsia="Times New Roman" w:hAnsiTheme="majorHAnsi" w:cs="Segoe UI"/>
          <w:b/>
          <w:bCs/>
          <w:szCs w:val="18"/>
          <w:lang w:eastAsia="it-IT"/>
        </w:rPr>
        <w:t>P)</w:t>
      </w:r>
    </w:p>
    <w:p w14:paraId="7B929336" w14:textId="77777777" w:rsidR="0077627E" w:rsidRDefault="0077627E" w:rsidP="0077627E">
      <w:pPr>
        <w:spacing w:before="0" w:after="0" w:line="300" w:lineRule="atLeast"/>
        <w:rPr>
          <w:rFonts w:asciiTheme="majorHAnsi" w:eastAsia="Times New Roman" w:hAnsiTheme="majorHAnsi" w:cs="Segoe UI"/>
          <w:szCs w:val="18"/>
          <w:lang w:eastAsia="it-IT"/>
        </w:rPr>
      </w:pPr>
    </w:p>
    <w:p w14:paraId="7E0B7ABA" w14:textId="73721B69" w:rsidR="0077627E" w:rsidRPr="0077627E" w:rsidRDefault="0077627E" w:rsidP="0077627E">
      <w:pPr>
        <w:spacing w:before="0" w:after="0" w:line="300" w:lineRule="atLeast"/>
        <w:rPr>
          <w:rFonts w:asciiTheme="majorHAnsi" w:eastAsia="Times New Roman" w:hAnsiTheme="majorHAnsi" w:cs="Segoe UI"/>
          <w:b/>
          <w:bCs/>
          <w:szCs w:val="18"/>
          <w:lang w:eastAsia="it-IT"/>
        </w:rPr>
      </w:pPr>
      <w:r w:rsidRPr="0077627E">
        <w:rPr>
          <w:rFonts w:asciiTheme="majorHAnsi" w:eastAsia="Times New Roman" w:hAnsiTheme="majorHAnsi" w:cs="Segoe UI"/>
          <w:b/>
          <w:bCs/>
          <w:szCs w:val="18"/>
          <w:lang w:eastAsia="it-IT"/>
        </w:rPr>
        <w:t>ΔP = MIN(RIDUZIONE(ECP); 2)</w:t>
      </w:r>
    </w:p>
    <w:p w14:paraId="02125528" w14:textId="77777777" w:rsidR="0077627E" w:rsidRPr="0077627E" w:rsidRDefault="0077627E" w:rsidP="0077627E">
      <w:pPr>
        <w:spacing w:before="100" w:beforeAutospacing="1" w:after="100" w:afterAutospacing="1" w:line="300" w:lineRule="atLeast"/>
        <w:rPr>
          <w:rFonts w:asciiTheme="majorHAnsi" w:eastAsia="Times New Roman" w:hAnsiTheme="majorHAnsi" w:cs="Segoe UI"/>
          <w:szCs w:val="18"/>
          <w:lang w:eastAsia="it-IT"/>
        </w:rPr>
      </w:pPr>
      <w:r w:rsidRPr="0077627E">
        <w:rPr>
          <w:rFonts w:asciiTheme="majorHAnsi" w:eastAsia="Times New Roman" w:hAnsiTheme="majorHAnsi" w:cs="Segoe UI"/>
          <w:szCs w:val="18"/>
          <w:lang w:eastAsia="it-IT"/>
        </w:rPr>
        <w:t>La formula completa è:</w:t>
      </w:r>
    </w:p>
    <w:p w14:paraId="0E38D161" w14:textId="77777777" w:rsidR="0077627E" w:rsidRPr="0077627E" w:rsidRDefault="0077627E" w:rsidP="0077627E">
      <w:pPr>
        <w:spacing w:before="0" w:after="0" w:line="300" w:lineRule="atLeast"/>
        <w:rPr>
          <w:rFonts w:asciiTheme="majorHAnsi" w:eastAsia="Times New Roman" w:hAnsiTheme="majorHAnsi" w:cs="Segoe UI"/>
          <w:b/>
          <w:bCs/>
          <w:szCs w:val="18"/>
          <w:lang w:eastAsia="it-IT"/>
        </w:rPr>
      </w:pPr>
      <w:r w:rsidRPr="0077627E">
        <w:rPr>
          <w:rFonts w:asciiTheme="majorHAnsi" w:eastAsia="Times New Roman" w:hAnsiTheme="majorHAnsi" w:cs="Segoe UI"/>
          <w:b/>
          <w:bCs/>
          <w:szCs w:val="18"/>
          <w:lang w:eastAsia="it-IT"/>
        </w:rPr>
        <w:t>PR = MAX(</w:t>
      </w:r>
    </w:p>
    <w:p w14:paraId="0DDDA0A0" w14:textId="77777777" w:rsidR="0077627E" w:rsidRPr="0077627E" w:rsidRDefault="0077627E" w:rsidP="0077627E">
      <w:pPr>
        <w:spacing w:before="0" w:after="0" w:line="300" w:lineRule="atLeast"/>
        <w:rPr>
          <w:rFonts w:asciiTheme="majorHAnsi" w:eastAsia="Times New Roman" w:hAnsiTheme="majorHAnsi" w:cs="Segoe UI"/>
          <w:b/>
          <w:bCs/>
          <w:szCs w:val="18"/>
          <w:lang w:eastAsia="it-IT"/>
        </w:rPr>
      </w:pPr>
      <w:r w:rsidRPr="0077627E">
        <w:rPr>
          <w:rFonts w:asciiTheme="majorHAnsi" w:eastAsia="Times New Roman" w:hAnsiTheme="majorHAnsi" w:cs="Segoe UI"/>
          <w:b/>
          <w:bCs/>
          <w:szCs w:val="18"/>
          <w:lang w:eastAsia="it-IT"/>
        </w:rPr>
        <w:t>1;</w:t>
      </w:r>
    </w:p>
    <w:p w14:paraId="4D0AAA50" w14:textId="77777777" w:rsidR="0077627E" w:rsidRPr="0077627E" w:rsidRDefault="0077627E" w:rsidP="0077627E">
      <w:pPr>
        <w:spacing w:before="0" w:after="0" w:line="300" w:lineRule="atLeast"/>
        <w:rPr>
          <w:rFonts w:asciiTheme="majorHAnsi" w:eastAsia="Times New Roman" w:hAnsiTheme="majorHAnsi" w:cs="Segoe UI"/>
          <w:b/>
          <w:bCs/>
          <w:szCs w:val="18"/>
          <w:lang w:eastAsia="it-IT"/>
        </w:rPr>
      </w:pPr>
      <w:r w:rsidRPr="0077627E">
        <w:rPr>
          <w:rFonts w:asciiTheme="majorHAnsi" w:eastAsia="Times New Roman" w:hAnsiTheme="majorHAnsi" w:cs="Segoe UI"/>
          <w:b/>
          <w:bCs/>
          <w:szCs w:val="18"/>
          <w:lang w:eastAsia="it-IT"/>
        </w:rPr>
        <w:t>PI - MIN(RIDUZIONE(ECP); 2)</w:t>
      </w:r>
    </w:p>
    <w:p w14:paraId="568FBF71" w14:textId="77777777" w:rsidR="0077627E" w:rsidRPr="0077627E" w:rsidRDefault="0077627E" w:rsidP="0077627E">
      <w:pPr>
        <w:spacing w:before="0" w:after="0" w:line="300" w:lineRule="atLeast"/>
        <w:rPr>
          <w:rFonts w:asciiTheme="majorHAnsi" w:eastAsia="Times New Roman" w:hAnsiTheme="majorHAnsi" w:cs="Segoe UI"/>
          <w:b/>
          <w:bCs/>
          <w:szCs w:val="18"/>
          <w:lang w:eastAsia="it-IT"/>
        </w:rPr>
      </w:pPr>
      <w:r w:rsidRPr="0077627E">
        <w:rPr>
          <w:rFonts w:asciiTheme="majorHAnsi" w:eastAsia="Times New Roman" w:hAnsiTheme="majorHAnsi" w:cs="Segoe UI"/>
          <w:b/>
          <w:bCs/>
          <w:szCs w:val="18"/>
          <w:lang w:eastAsia="it-IT"/>
        </w:rPr>
        <w:t>)</w:t>
      </w:r>
    </w:p>
    <w:p w14:paraId="79D56CE2" w14:textId="77777777" w:rsidR="0077627E" w:rsidRPr="0077627E" w:rsidRDefault="0077627E" w:rsidP="0077627E">
      <w:pPr>
        <w:spacing w:before="100" w:beforeAutospacing="1" w:after="100" w:afterAutospacing="1" w:line="300" w:lineRule="atLeast"/>
        <w:rPr>
          <w:rFonts w:asciiTheme="majorHAnsi" w:eastAsia="Times New Roman" w:hAnsiTheme="majorHAnsi" w:cs="Segoe UI"/>
          <w:szCs w:val="18"/>
          <w:lang w:eastAsia="it-IT"/>
        </w:rPr>
      </w:pPr>
      <w:r w:rsidRPr="0077627E">
        <w:rPr>
          <w:rFonts w:asciiTheme="majorHAnsi" w:eastAsia="Times New Roman" w:hAnsiTheme="majorHAnsi" w:cs="Segoe UI"/>
          <w:szCs w:val="18"/>
          <w:lang w:eastAsia="it-IT"/>
        </w:rPr>
        <w:t>Pertanto:</w:t>
      </w:r>
    </w:p>
    <w:p w14:paraId="2055B047" w14:textId="77777777" w:rsidR="0077627E" w:rsidRPr="0077627E" w:rsidRDefault="0077627E" w:rsidP="0077627E">
      <w:pPr>
        <w:spacing w:before="0" w:after="0" w:line="300" w:lineRule="atLeast"/>
        <w:rPr>
          <w:rFonts w:asciiTheme="majorHAnsi" w:eastAsia="Times New Roman" w:hAnsiTheme="majorHAnsi" w:cs="Segoe UI"/>
          <w:b/>
          <w:bCs/>
          <w:szCs w:val="18"/>
          <w:lang w:eastAsia="it-IT"/>
        </w:rPr>
      </w:pPr>
      <w:r w:rsidRPr="0077627E">
        <w:rPr>
          <w:rFonts w:asciiTheme="majorHAnsi" w:eastAsia="Times New Roman" w:hAnsiTheme="majorHAnsi" w:cs="Segoe UI"/>
          <w:b/>
          <w:bCs/>
          <w:szCs w:val="18"/>
          <w:lang w:eastAsia="it-IT"/>
        </w:rPr>
        <w:t>PR ≥ PI - 2</w:t>
      </w:r>
    </w:p>
    <w:p w14:paraId="6B74C751" w14:textId="56D60CD3" w:rsidR="00D87781" w:rsidRDefault="00BF78BD" w:rsidP="00BF78BD">
      <w:pPr>
        <w:pStyle w:val="Titolo3"/>
      </w:pPr>
      <w:r w:rsidRPr="00BF78BD">
        <w:t>Vincoli prudenziali</w:t>
      </w:r>
    </w:p>
    <w:p w14:paraId="3EF64C4F" w14:textId="77777777" w:rsidR="00D308E7" w:rsidRPr="00D308E7" w:rsidRDefault="00D308E7" w:rsidP="00D308E7">
      <w:pPr>
        <w:rPr>
          <w:lang w:eastAsia="it-IT"/>
        </w:rPr>
      </w:pPr>
      <w:r w:rsidRPr="00D308E7">
        <w:rPr>
          <w:lang w:eastAsia="it-IT"/>
        </w:rPr>
        <w:t>Alla riduzione della probabilità si applicano inoltre i seguenti vincoli:</w:t>
      </w:r>
    </w:p>
    <w:p w14:paraId="09DA437A" w14:textId="77777777" w:rsidR="00D308E7" w:rsidRPr="00D308E7" w:rsidRDefault="00D308E7" w:rsidP="00F066DB">
      <w:pPr>
        <w:numPr>
          <w:ilvl w:val="0"/>
          <w:numId w:val="32"/>
        </w:numPr>
        <w:rPr>
          <w:lang w:eastAsia="it-IT"/>
        </w:rPr>
      </w:pPr>
      <w:r w:rsidRPr="00D308E7">
        <w:rPr>
          <w:lang w:eastAsia="it-IT"/>
        </w:rPr>
        <w:t>le misure solamente dichiarate e prive di evidenze non producono alcuna riduzione;</w:t>
      </w:r>
    </w:p>
    <w:p w14:paraId="155B4B75" w14:textId="77777777" w:rsidR="00D308E7" w:rsidRPr="00D308E7" w:rsidRDefault="00D308E7" w:rsidP="00F066DB">
      <w:pPr>
        <w:numPr>
          <w:ilvl w:val="0"/>
          <w:numId w:val="32"/>
        </w:numPr>
        <w:rPr>
          <w:lang w:eastAsia="it-IT"/>
        </w:rPr>
      </w:pPr>
      <w:r w:rsidRPr="00D308E7">
        <w:rPr>
          <w:lang w:eastAsia="it-IT"/>
        </w:rPr>
        <w:t>le misure non sottoposte a verifica non possono determinare una riduzione superiore a un livello;</w:t>
      </w:r>
    </w:p>
    <w:p w14:paraId="6A6A7A74" w14:textId="77777777" w:rsidR="00D308E7" w:rsidRPr="00D308E7" w:rsidRDefault="00D308E7" w:rsidP="00F066DB">
      <w:pPr>
        <w:numPr>
          <w:ilvl w:val="0"/>
          <w:numId w:val="32"/>
        </w:numPr>
        <w:rPr>
          <w:lang w:eastAsia="it-IT"/>
        </w:rPr>
      </w:pPr>
      <w:r w:rsidRPr="00D308E7">
        <w:rPr>
          <w:lang w:eastAsia="it-IT"/>
        </w:rPr>
        <w:t>una riduzione di due livelli richiede evidenze adeguate di implementazione, operatività e copertura;</w:t>
      </w:r>
    </w:p>
    <w:p w14:paraId="11E8A1C4" w14:textId="77777777" w:rsidR="00D308E7" w:rsidRPr="00D308E7" w:rsidRDefault="00D308E7" w:rsidP="00F066DB">
      <w:pPr>
        <w:numPr>
          <w:ilvl w:val="0"/>
          <w:numId w:val="32"/>
        </w:numPr>
        <w:rPr>
          <w:lang w:eastAsia="it-IT"/>
        </w:rPr>
      </w:pPr>
      <w:r w:rsidRPr="00D308E7">
        <w:rPr>
          <w:lang w:eastAsia="it-IT"/>
        </w:rPr>
        <w:t>misure duplicate o sostanzialmente sovrapposte non devono essere considerate come protezioni pienamente indipendenti;</w:t>
      </w:r>
    </w:p>
    <w:p w14:paraId="249285B7" w14:textId="77777777" w:rsidR="00D308E7" w:rsidRPr="00D308E7" w:rsidRDefault="00D308E7" w:rsidP="00F066DB">
      <w:pPr>
        <w:numPr>
          <w:ilvl w:val="0"/>
          <w:numId w:val="32"/>
        </w:numPr>
        <w:rPr>
          <w:lang w:eastAsia="it-IT"/>
        </w:rPr>
      </w:pPr>
      <w:r w:rsidRPr="00D308E7">
        <w:rPr>
          <w:lang w:eastAsia="it-IT"/>
        </w:rPr>
        <w:t>la presenza di una singola misura avanzata non compensa automaticamente l’assenza di misure fondamentali;</w:t>
      </w:r>
    </w:p>
    <w:p w14:paraId="24208916" w14:textId="77777777" w:rsidR="00D308E7" w:rsidRPr="00D308E7" w:rsidRDefault="00D308E7" w:rsidP="00F066DB">
      <w:pPr>
        <w:numPr>
          <w:ilvl w:val="0"/>
          <w:numId w:val="32"/>
        </w:numPr>
        <w:rPr>
          <w:lang w:eastAsia="it-IT"/>
        </w:rPr>
      </w:pPr>
      <w:r w:rsidRPr="00D308E7">
        <w:rPr>
          <w:lang w:eastAsia="it-IT"/>
        </w:rPr>
        <w:t>eventuali carenze relative a misure indispensabili per lo scenario possono limitare a zero o a un livello la riduzione riconoscibile;</w:t>
      </w:r>
    </w:p>
    <w:p w14:paraId="0F37CF09" w14:textId="77777777" w:rsidR="00D308E7" w:rsidRPr="00D308E7" w:rsidRDefault="00D308E7" w:rsidP="00F066DB">
      <w:pPr>
        <w:numPr>
          <w:ilvl w:val="0"/>
          <w:numId w:val="32"/>
        </w:numPr>
        <w:rPr>
          <w:lang w:eastAsia="it-IT"/>
        </w:rPr>
      </w:pPr>
      <w:r w:rsidRPr="00D308E7">
        <w:rPr>
          <w:lang w:eastAsia="it-IT"/>
        </w:rPr>
        <w:t>le eccezioni devono essere motivate e registrate nel Risk Register.</w:t>
      </w:r>
    </w:p>
    <w:p w14:paraId="6A33240B" w14:textId="10EF6493" w:rsidR="00BF78BD" w:rsidRDefault="00D308E7" w:rsidP="00D308E7">
      <w:pPr>
        <w:pStyle w:val="Titolo2"/>
      </w:pPr>
      <w:bookmarkStart w:id="110" w:name="_Toc238751543"/>
      <w:r w:rsidRPr="00D308E7">
        <w:t>DETERMINAZIONE DELL’IMPATTO RESIDUO</w:t>
      </w:r>
      <w:bookmarkEnd w:id="110"/>
    </w:p>
    <w:p w14:paraId="47C621DC" w14:textId="77777777" w:rsidR="00696F5A" w:rsidRPr="00696F5A" w:rsidRDefault="00696F5A" w:rsidP="00696F5A">
      <w:pPr>
        <w:rPr>
          <w:lang w:eastAsia="it-IT"/>
        </w:rPr>
      </w:pPr>
      <w:r w:rsidRPr="00696F5A">
        <w:rPr>
          <w:lang w:eastAsia="it-IT"/>
        </w:rPr>
        <w:lastRenderedPageBreak/>
        <w:t>L’impatto residuo rappresenta il livello delle conseguenze che permane dopo aver considerato l’efficacia delle misure di sicurezza in grado di limitare gli effetti derivanti dal verificarsi dello scenario di rischio.</w:t>
      </w:r>
    </w:p>
    <w:p w14:paraId="170DD701" w14:textId="77777777" w:rsidR="00696F5A" w:rsidRPr="00696F5A" w:rsidRDefault="00696F5A" w:rsidP="00696F5A">
      <w:pPr>
        <w:rPr>
          <w:lang w:eastAsia="it-IT"/>
        </w:rPr>
      </w:pPr>
      <w:r w:rsidRPr="00696F5A">
        <w:rPr>
          <w:lang w:eastAsia="it-IT"/>
        </w:rPr>
        <w:t>L’impatto inerente dello scenario è determinato sulla base dei valori forniti dalla Business Impact Analysis, secondo il criterio del massimo definito nel precedente paragrafo.</w:t>
      </w:r>
    </w:p>
    <w:p w14:paraId="08FE124A" w14:textId="77777777" w:rsidR="00696F5A" w:rsidRPr="00696F5A" w:rsidRDefault="00696F5A" w:rsidP="00696F5A">
      <w:pPr>
        <w:rPr>
          <w:lang w:eastAsia="it-IT"/>
        </w:rPr>
      </w:pPr>
      <w:r w:rsidRPr="00696F5A">
        <w:rPr>
          <w:lang w:eastAsia="it-IT"/>
        </w:rPr>
        <w:t>In particolare, la Business Impact Analysis fornisce i valori relativi ai profili di impatto economico, reputazionale, normativo e operativo, distinti per Riservatezza, Integrità e Disponibilità. Il Cyber Risk Assessment seleziona le proprietà di sicurezza interessate dal Threat Event e determina l’impatto inerente complessivo dello scenario mediante il criterio del massimo.</w:t>
      </w:r>
    </w:p>
    <w:p w14:paraId="16105AF5" w14:textId="169419E8" w:rsidR="00696F5A" w:rsidRPr="00696F5A" w:rsidRDefault="00696F5A" w:rsidP="00696F5A">
      <w:pPr>
        <w:rPr>
          <w:lang w:eastAsia="it-IT"/>
        </w:rPr>
      </w:pPr>
      <w:r w:rsidRPr="00696F5A">
        <w:rPr>
          <w:lang w:eastAsia="it-IT"/>
        </w:rPr>
        <w:t>Una volta determinato l’impatto inerente complessivo, l</w:t>
      </w:r>
      <w:r w:rsidR="00123376">
        <w:rPr>
          <w:lang w:eastAsia="it-IT"/>
        </w:rPr>
        <w:t xml:space="preserve">’efficacia delle </w:t>
      </w:r>
      <w:r w:rsidRPr="00696F5A">
        <w:rPr>
          <w:lang w:eastAsia="it-IT"/>
        </w:rPr>
        <w:t>misure di sicurezza è valutata complessivamente rispetto alla capacità di limitare le conseguenze dello specifico scenario.</w:t>
      </w:r>
    </w:p>
    <w:p w14:paraId="0C7E13B7" w14:textId="77777777" w:rsidR="00696F5A" w:rsidRPr="00696F5A" w:rsidRDefault="00696F5A" w:rsidP="00696F5A">
      <w:pPr>
        <w:rPr>
          <w:lang w:eastAsia="it-IT"/>
        </w:rPr>
      </w:pPr>
      <w:r w:rsidRPr="00696F5A">
        <w:rPr>
          <w:lang w:eastAsia="it-IT"/>
        </w:rPr>
        <w:t>Tale impostazione consente di:</w:t>
      </w:r>
    </w:p>
    <w:p w14:paraId="5BC71B7C" w14:textId="77777777" w:rsidR="00696F5A" w:rsidRPr="00696F5A" w:rsidRDefault="00696F5A" w:rsidP="00F066DB">
      <w:pPr>
        <w:numPr>
          <w:ilvl w:val="0"/>
          <w:numId w:val="33"/>
        </w:numPr>
        <w:rPr>
          <w:lang w:eastAsia="it-IT"/>
        </w:rPr>
      </w:pPr>
      <w:r w:rsidRPr="00696F5A">
        <w:rPr>
          <w:lang w:eastAsia="it-IT"/>
        </w:rPr>
        <w:t>mantenere il collegamento con gli impatti definiti nella Business Impact Analysis;</w:t>
      </w:r>
    </w:p>
    <w:p w14:paraId="0076533F" w14:textId="77777777" w:rsidR="00696F5A" w:rsidRPr="00696F5A" w:rsidRDefault="00696F5A" w:rsidP="00F066DB">
      <w:pPr>
        <w:numPr>
          <w:ilvl w:val="0"/>
          <w:numId w:val="33"/>
        </w:numPr>
        <w:rPr>
          <w:lang w:eastAsia="it-IT"/>
        </w:rPr>
      </w:pPr>
      <w:r w:rsidRPr="00696F5A">
        <w:rPr>
          <w:lang w:eastAsia="it-IT"/>
        </w:rPr>
        <w:t>evitare la duplicazione della metodologia BIA nel Cyber Risk Assessment;</w:t>
      </w:r>
    </w:p>
    <w:p w14:paraId="56643A47" w14:textId="77777777" w:rsidR="00696F5A" w:rsidRPr="00696F5A" w:rsidRDefault="00696F5A" w:rsidP="00F066DB">
      <w:pPr>
        <w:numPr>
          <w:ilvl w:val="0"/>
          <w:numId w:val="33"/>
        </w:numPr>
        <w:rPr>
          <w:lang w:eastAsia="it-IT"/>
        </w:rPr>
      </w:pPr>
      <w:r w:rsidRPr="00696F5A">
        <w:rPr>
          <w:lang w:eastAsia="it-IT"/>
        </w:rPr>
        <w:t>semplificare la mappatura delle misure di sicurezza;</w:t>
      </w:r>
    </w:p>
    <w:p w14:paraId="5E1C9DF1" w14:textId="77777777" w:rsidR="00696F5A" w:rsidRPr="00696F5A" w:rsidRDefault="00696F5A" w:rsidP="00F066DB">
      <w:pPr>
        <w:numPr>
          <w:ilvl w:val="0"/>
          <w:numId w:val="33"/>
        </w:numPr>
        <w:rPr>
          <w:lang w:eastAsia="it-IT"/>
        </w:rPr>
      </w:pPr>
      <w:r w:rsidRPr="00696F5A">
        <w:rPr>
          <w:lang w:eastAsia="it-IT"/>
        </w:rPr>
        <w:t>garantire uniformità e sostenibilità nell’applicazione della metodologia;</w:t>
      </w:r>
    </w:p>
    <w:p w14:paraId="0AE41E4A" w14:textId="77777777" w:rsidR="00696F5A" w:rsidRPr="00696F5A" w:rsidRDefault="00696F5A" w:rsidP="00F066DB">
      <w:pPr>
        <w:numPr>
          <w:ilvl w:val="0"/>
          <w:numId w:val="33"/>
        </w:numPr>
        <w:rPr>
          <w:lang w:eastAsia="it-IT"/>
        </w:rPr>
      </w:pPr>
      <w:r w:rsidRPr="00696F5A">
        <w:rPr>
          <w:lang w:eastAsia="it-IT"/>
        </w:rPr>
        <w:t>mantenere distinto l’effetto delle misure sulla probabilità da quello esercitato sull’impatto.</w:t>
      </w:r>
    </w:p>
    <w:p w14:paraId="6EA7C76F" w14:textId="77777777" w:rsidR="003F75CF" w:rsidRDefault="003F75CF" w:rsidP="003F75CF">
      <w:pPr>
        <w:pStyle w:val="Titolo3"/>
      </w:pPr>
      <w:r w:rsidRPr="003F75CF">
        <w:t>Misure che mitigano l’impatto</w:t>
      </w:r>
    </w:p>
    <w:p w14:paraId="72FF3D0F" w14:textId="6B7A054B" w:rsidR="00B86418" w:rsidRPr="00AB15E7" w:rsidRDefault="00B86418" w:rsidP="00AB15E7">
      <w:pPr>
        <w:spacing w:before="60" w:afterLines="60" w:after="144"/>
        <w:rPr>
          <w:rFonts w:asciiTheme="majorHAnsi" w:hAnsiTheme="majorHAnsi"/>
          <w:szCs w:val="18"/>
        </w:rPr>
      </w:pPr>
      <w:r w:rsidRPr="00B86418">
        <w:rPr>
          <w:lang w:eastAsia="it-IT"/>
        </w:rPr>
        <w:t>Nel Catalogo delle Misure di Sicurezza</w:t>
      </w:r>
      <w:r w:rsidR="00AB15E7">
        <w:rPr>
          <w:lang w:eastAsia="it-IT"/>
        </w:rPr>
        <w:t xml:space="preserve"> dell’allegato “</w:t>
      </w:r>
      <w:r w:rsidR="00AB15E7" w:rsidRPr="00B04918">
        <w:rPr>
          <w:lang w:eastAsia="it-IT"/>
        </w:rPr>
        <w:t>ISM08_A01 – Allegato Tecnico Cyber Risk Assessment</w:t>
      </w:r>
      <w:r w:rsidR="00AB15E7">
        <w:rPr>
          <w:rFonts w:asciiTheme="majorHAnsi" w:hAnsiTheme="majorHAnsi"/>
          <w:szCs w:val="18"/>
        </w:rPr>
        <w:t>”</w:t>
      </w:r>
      <w:r w:rsidRPr="00B86418">
        <w:rPr>
          <w:lang w:eastAsia="it-IT"/>
        </w:rPr>
        <w:t>, ciascuna misura applicabile è classificata in relazione alla propria capacità di mitigare:</w:t>
      </w:r>
    </w:p>
    <w:p w14:paraId="44D670AB" w14:textId="77777777" w:rsidR="00B86418" w:rsidRPr="00B86418" w:rsidRDefault="00B86418" w:rsidP="00F066DB">
      <w:pPr>
        <w:numPr>
          <w:ilvl w:val="0"/>
          <w:numId w:val="34"/>
        </w:numPr>
        <w:rPr>
          <w:lang w:eastAsia="it-IT"/>
        </w:rPr>
      </w:pPr>
      <w:r w:rsidRPr="00B86418">
        <w:rPr>
          <w:lang w:eastAsia="it-IT"/>
        </w:rPr>
        <w:t>la probabilità;</w:t>
      </w:r>
    </w:p>
    <w:p w14:paraId="71AD32A6" w14:textId="77777777" w:rsidR="00B86418" w:rsidRPr="00B86418" w:rsidRDefault="00B86418" w:rsidP="00F066DB">
      <w:pPr>
        <w:numPr>
          <w:ilvl w:val="0"/>
          <w:numId w:val="34"/>
        </w:numPr>
        <w:rPr>
          <w:lang w:eastAsia="it-IT"/>
        </w:rPr>
      </w:pPr>
      <w:r w:rsidRPr="00B86418">
        <w:rPr>
          <w:lang w:eastAsia="it-IT"/>
        </w:rPr>
        <w:t>l’impatto;</w:t>
      </w:r>
    </w:p>
    <w:p w14:paraId="1C7D050A" w14:textId="77777777" w:rsidR="00B86418" w:rsidRPr="00B86418" w:rsidRDefault="00B86418" w:rsidP="00F066DB">
      <w:pPr>
        <w:numPr>
          <w:ilvl w:val="0"/>
          <w:numId w:val="34"/>
        </w:numPr>
        <w:rPr>
          <w:lang w:eastAsia="it-IT"/>
        </w:rPr>
      </w:pPr>
      <w:r w:rsidRPr="00B86418">
        <w:rPr>
          <w:lang w:eastAsia="it-IT"/>
        </w:rPr>
        <w:t>entrambe le componenti.</w:t>
      </w:r>
    </w:p>
    <w:p w14:paraId="0337187E" w14:textId="77777777" w:rsidR="00B86418" w:rsidRPr="00B86418" w:rsidRDefault="00B86418" w:rsidP="00B86418">
      <w:pPr>
        <w:rPr>
          <w:lang w:eastAsia="it-IT"/>
        </w:rPr>
      </w:pPr>
      <w:r w:rsidRPr="00B86418">
        <w:rPr>
          <w:lang w:eastAsia="it-IT"/>
        </w:rPr>
        <w:t>Ai fini della determinazione dell’impatto residuo sono considerate le misure che possono:</w:t>
      </w:r>
    </w:p>
    <w:p w14:paraId="73B354AA" w14:textId="77777777" w:rsidR="00B86418" w:rsidRPr="00B86418" w:rsidRDefault="00B86418" w:rsidP="00F066DB">
      <w:pPr>
        <w:numPr>
          <w:ilvl w:val="0"/>
          <w:numId w:val="35"/>
        </w:numPr>
        <w:rPr>
          <w:lang w:eastAsia="it-IT"/>
        </w:rPr>
      </w:pPr>
      <w:r w:rsidRPr="00B86418">
        <w:rPr>
          <w:lang w:eastAsia="it-IT"/>
        </w:rPr>
        <w:t>contenere la propagazione dell’evento;</w:t>
      </w:r>
    </w:p>
    <w:p w14:paraId="41C3F51F" w14:textId="77777777" w:rsidR="00B86418" w:rsidRPr="00B86418" w:rsidRDefault="00B86418" w:rsidP="00F066DB">
      <w:pPr>
        <w:numPr>
          <w:ilvl w:val="0"/>
          <w:numId w:val="35"/>
        </w:numPr>
        <w:rPr>
          <w:lang w:eastAsia="it-IT"/>
        </w:rPr>
      </w:pPr>
      <w:r w:rsidRPr="00B86418">
        <w:rPr>
          <w:lang w:eastAsia="it-IT"/>
        </w:rPr>
        <w:t>limitare l’estensione della compromissione;</w:t>
      </w:r>
    </w:p>
    <w:p w14:paraId="159F7E4E" w14:textId="77777777" w:rsidR="00B86418" w:rsidRPr="00B86418" w:rsidRDefault="00B86418" w:rsidP="00F066DB">
      <w:pPr>
        <w:numPr>
          <w:ilvl w:val="0"/>
          <w:numId w:val="35"/>
        </w:numPr>
        <w:rPr>
          <w:lang w:eastAsia="it-IT"/>
        </w:rPr>
      </w:pPr>
      <w:r w:rsidRPr="00B86418">
        <w:rPr>
          <w:lang w:eastAsia="it-IT"/>
        </w:rPr>
        <w:t>ridurre la durata dell’interruzione;</w:t>
      </w:r>
    </w:p>
    <w:p w14:paraId="22BD3A39" w14:textId="77777777" w:rsidR="00B86418" w:rsidRPr="00B86418" w:rsidRDefault="00B86418" w:rsidP="00F066DB">
      <w:pPr>
        <w:numPr>
          <w:ilvl w:val="0"/>
          <w:numId w:val="35"/>
        </w:numPr>
        <w:rPr>
          <w:lang w:eastAsia="it-IT"/>
        </w:rPr>
      </w:pPr>
      <w:r w:rsidRPr="00B86418">
        <w:rPr>
          <w:lang w:eastAsia="it-IT"/>
        </w:rPr>
        <w:t>favorire il recupero di dati e sistemi;</w:t>
      </w:r>
    </w:p>
    <w:p w14:paraId="506F65E9" w14:textId="77777777" w:rsidR="00B86418" w:rsidRPr="00B86418" w:rsidRDefault="00B86418" w:rsidP="00F066DB">
      <w:pPr>
        <w:numPr>
          <w:ilvl w:val="0"/>
          <w:numId w:val="35"/>
        </w:numPr>
        <w:rPr>
          <w:lang w:eastAsia="it-IT"/>
        </w:rPr>
      </w:pPr>
      <w:r w:rsidRPr="00B86418">
        <w:rPr>
          <w:lang w:eastAsia="it-IT"/>
        </w:rPr>
        <w:t>ripristinare l’erogazione dei servizi;</w:t>
      </w:r>
    </w:p>
    <w:p w14:paraId="5CA5873D" w14:textId="77777777" w:rsidR="00B86418" w:rsidRPr="00B86418" w:rsidRDefault="00B86418" w:rsidP="00F066DB">
      <w:pPr>
        <w:numPr>
          <w:ilvl w:val="0"/>
          <w:numId w:val="35"/>
        </w:numPr>
        <w:rPr>
          <w:lang w:eastAsia="it-IT"/>
        </w:rPr>
      </w:pPr>
      <w:r w:rsidRPr="00B86418">
        <w:rPr>
          <w:lang w:eastAsia="it-IT"/>
        </w:rPr>
        <w:t>garantire la continuità operativa;</w:t>
      </w:r>
    </w:p>
    <w:p w14:paraId="55422911" w14:textId="77777777" w:rsidR="00B86418" w:rsidRPr="00B86418" w:rsidRDefault="00B86418" w:rsidP="00F066DB">
      <w:pPr>
        <w:numPr>
          <w:ilvl w:val="0"/>
          <w:numId w:val="35"/>
        </w:numPr>
        <w:rPr>
          <w:lang w:eastAsia="it-IT"/>
        </w:rPr>
      </w:pPr>
      <w:r w:rsidRPr="00B86418">
        <w:rPr>
          <w:lang w:eastAsia="it-IT"/>
        </w:rPr>
        <w:t>ridurre le conseguenze complessive derivanti dallo scenario;</w:t>
      </w:r>
    </w:p>
    <w:p w14:paraId="662E5F52" w14:textId="77777777" w:rsidR="00B86418" w:rsidRPr="00B86418" w:rsidRDefault="00B86418" w:rsidP="00F066DB">
      <w:pPr>
        <w:numPr>
          <w:ilvl w:val="0"/>
          <w:numId w:val="35"/>
        </w:numPr>
        <w:rPr>
          <w:lang w:eastAsia="it-IT"/>
        </w:rPr>
      </w:pPr>
      <w:r w:rsidRPr="00B86418">
        <w:rPr>
          <w:lang w:eastAsia="it-IT"/>
        </w:rPr>
        <w:lastRenderedPageBreak/>
        <w:t>trasferire, ove applicabile, specifiche conseguenze economiche o contrattuali.</w:t>
      </w:r>
    </w:p>
    <w:p w14:paraId="1C0BA715" w14:textId="77777777" w:rsidR="00B86418" w:rsidRPr="00B86418" w:rsidRDefault="00B86418" w:rsidP="00B86418">
      <w:pPr>
        <w:rPr>
          <w:lang w:eastAsia="it-IT"/>
        </w:rPr>
      </w:pPr>
      <w:r w:rsidRPr="00B86418">
        <w:rPr>
          <w:lang w:eastAsia="it-IT"/>
        </w:rPr>
        <w:t>A titolo esemplificativo, possono mitigare l’impatto:</w:t>
      </w:r>
    </w:p>
    <w:p w14:paraId="06157F63" w14:textId="77777777" w:rsidR="00B86418" w:rsidRPr="00B86418" w:rsidRDefault="00B86418" w:rsidP="00F066DB">
      <w:pPr>
        <w:numPr>
          <w:ilvl w:val="0"/>
          <w:numId w:val="36"/>
        </w:numPr>
        <w:rPr>
          <w:lang w:eastAsia="it-IT"/>
        </w:rPr>
      </w:pPr>
      <w:r w:rsidRPr="00B86418">
        <w:rPr>
          <w:lang w:eastAsia="it-IT"/>
        </w:rPr>
        <w:t>segmentazione e capacità di contenimento;</w:t>
      </w:r>
    </w:p>
    <w:p w14:paraId="01C4B9A2" w14:textId="77777777" w:rsidR="00B86418" w:rsidRPr="00B86418" w:rsidRDefault="00B86418" w:rsidP="00F066DB">
      <w:pPr>
        <w:numPr>
          <w:ilvl w:val="0"/>
          <w:numId w:val="36"/>
        </w:numPr>
        <w:rPr>
          <w:lang w:eastAsia="it-IT"/>
        </w:rPr>
      </w:pPr>
      <w:r w:rsidRPr="00B86418">
        <w:rPr>
          <w:lang w:eastAsia="it-IT"/>
        </w:rPr>
        <w:t>procedure e capacità di Incident Response;</w:t>
      </w:r>
    </w:p>
    <w:p w14:paraId="731225F5" w14:textId="77777777" w:rsidR="00B86418" w:rsidRPr="00B86418" w:rsidRDefault="00B86418" w:rsidP="00F066DB">
      <w:pPr>
        <w:numPr>
          <w:ilvl w:val="0"/>
          <w:numId w:val="36"/>
        </w:numPr>
        <w:rPr>
          <w:lang w:eastAsia="it-IT"/>
        </w:rPr>
      </w:pPr>
      <w:r w:rsidRPr="00B86418">
        <w:rPr>
          <w:lang w:eastAsia="it-IT"/>
        </w:rPr>
        <w:t>backup e recovery;</w:t>
      </w:r>
    </w:p>
    <w:p w14:paraId="1A472B5C" w14:textId="77777777" w:rsidR="00B86418" w:rsidRPr="00B86418" w:rsidRDefault="00B86418" w:rsidP="00F066DB">
      <w:pPr>
        <w:numPr>
          <w:ilvl w:val="0"/>
          <w:numId w:val="36"/>
        </w:numPr>
        <w:rPr>
          <w:lang w:eastAsia="it-IT"/>
        </w:rPr>
      </w:pPr>
      <w:r w:rsidRPr="00B86418">
        <w:rPr>
          <w:lang w:eastAsia="it-IT"/>
        </w:rPr>
        <w:t>backup immutabili o segregati;</w:t>
      </w:r>
    </w:p>
    <w:p w14:paraId="37571C7F" w14:textId="77777777" w:rsidR="00B86418" w:rsidRPr="00B86418" w:rsidRDefault="00B86418" w:rsidP="00F066DB">
      <w:pPr>
        <w:numPr>
          <w:ilvl w:val="0"/>
          <w:numId w:val="36"/>
        </w:numPr>
        <w:rPr>
          <w:lang w:eastAsia="it-IT"/>
        </w:rPr>
      </w:pPr>
      <w:r w:rsidRPr="00B86418">
        <w:rPr>
          <w:lang w:eastAsia="it-IT"/>
        </w:rPr>
        <w:t>Disaster Recovery;</w:t>
      </w:r>
    </w:p>
    <w:p w14:paraId="23ED1732" w14:textId="77777777" w:rsidR="00B86418" w:rsidRPr="00B86418" w:rsidRDefault="00B86418" w:rsidP="00F066DB">
      <w:pPr>
        <w:numPr>
          <w:ilvl w:val="0"/>
          <w:numId w:val="36"/>
        </w:numPr>
        <w:rPr>
          <w:lang w:eastAsia="it-IT"/>
        </w:rPr>
      </w:pPr>
      <w:r w:rsidRPr="00B86418">
        <w:rPr>
          <w:lang w:eastAsia="it-IT"/>
        </w:rPr>
        <w:t>Business Continuity;</w:t>
      </w:r>
    </w:p>
    <w:p w14:paraId="599F9195" w14:textId="77777777" w:rsidR="00B86418" w:rsidRPr="00B86418" w:rsidRDefault="00B86418" w:rsidP="00F066DB">
      <w:pPr>
        <w:numPr>
          <w:ilvl w:val="0"/>
          <w:numId w:val="36"/>
        </w:numPr>
        <w:rPr>
          <w:lang w:eastAsia="it-IT"/>
        </w:rPr>
      </w:pPr>
      <w:r w:rsidRPr="00B86418">
        <w:rPr>
          <w:lang w:eastAsia="it-IT"/>
        </w:rPr>
        <w:t>ridondanza e alta affidabilità;</w:t>
      </w:r>
    </w:p>
    <w:p w14:paraId="59A0F8B7" w14:textId="77777777" w:rsidR="00B86418" w:rsidRPr="00B86418" w:rsidRDefault="00B86418" w:rsidP="00F066DB">
      <w:pPr>
        <w:numPr>
          <w:ilvl w:val="0"/>
          <w:numId w:val="36"/>
        </w:numPr>
        <w:rPr>
          <w:lang w:eastAsia="it-IT"/>
        </w:rPr>
      </w:pPr>
      <w:r w:rsidRPr="00B86418">
        <w:rPr>
          <w:lang w:eastAsia="it-IT"/>
        </w:rPr>
        <w:t>capacità di ripristino testate;</w:t>
      </w:r>
    </w:p>
    <w:p w14:paraId="0F725A6D" w14:textId="77777777" w:rsidR="00B86418" w:rsidRPr="00B86418" w:rsidRDefault="00B86418" w:rsidP="00F066DB">
      <w:pPr>
        <w:numPr>
          <w:ilvl w:val="0"/>
          <w:numId w:val="36"/>
        </w:numPr>
        <w:rPr>
          <w:lang w:eastAsia="it-IT"/>
        </w:rPr>
      </w:pPr>
      <w:r w:rsidRPr="00B86418">
        <w:rPr>
          <w:lang w:eastAsia="it-IT"/>
        </w:rPr>
        <w:t>cifratura dei dati, ove efficace rispetto allo scenario;</w:t>
      </w:r>
    </w:p>
    <w:p w14:paraId="3103C830" w14:textId="77777777" w:rsidR="00B86418" w:rsidRPr="00B86418" w:rsidRDefault="00B86418" w:rsidP="00F066DB">
      <w:pPr>
        <w:numPr>
          <w:ilvl w:val="0"/>
          <w:numId w:val="36"/>
        </w:numPr>
        <w:rPr>
          <w:lang w:eastAsia="it-IT"/>
        </w:rPr>
      </w:pPr>
      <w:r w:rsidRPr="00B86418">
        <w:rPr>
          <w:lang w:eastAsia="it-IT"/>
        </w:rPr>
        <w:t>misure di Data Loss Prevention;</w:t>
      </w:r>
    </w:p>
    <w:p w14:paraId="7923A2F0" w14:textId="77777777" w:rsidR="00B86418" w:rsidRPr="00B86418" w:rsidRDefault="00B86418" w:rsidP="00F066DB">
      <w:pPr>
        <w:numPr>
          <w:ilvl w:val="0"/>
          <w:numId w:val="36"/>
        </w:numPr>
        <w:rPr>
          <w:lang w:eastAsia="it-IT"/>
        </w:rPr>
      </w:pPr>
      <w:r w:rsidRPr="00B86418">
        <w:rPr>
          <w:lang w:eastAsia="it-IT"/>
        </w:rPr>
        <w:t>coperture assicurative, limitatamente alle conseguenze effettivamente trasferibili.</w:t>
      </w:r>
    </w:p>
    <w:p w14:paraId="672ED8A8" w14:textId="77777777" w:rsidR="00B86418" w:rsidRPr="00B86418" w:rsidRDefault="00B86418" w:rsidP="00B86418">
      <w:pPr>
        <w:rPr>
          <w:lang w:eastAsia="it-IT"/>
        </w:rPr>
      </w:pPr>
      <w:r w:rsidRPr="00B86418">
        <w:rPr>
          <w:lang w:eastAsia="it-IT"/>
        </w:rPr>
        <w:t>La stessa misura può essere classificata come mitigante sia della probabilità sia dell’impatto, purché entrambi gli effetti risultino pertinenti allo specifico Threat Event e siano valutati separatamente.</w:t>
      </w:r>
    </w:p>
    <w:p w14:paraId="0B3A8E75" w14:textId="77777777" w:rsidR="00B86418" w:rsidRPr="00B86418" w:rsidRDefault="00B86418" w:rsidP="00B86418">
      <w:pPr>
        <w:rPr>
          <w:lang w:eastAsia="it-IT"/>
        </w:rPr>
      </w:pPr>
      <w:r w:rsidRPr="00B86418">
        <w:rPr>
          <w:lang w:eastAsia="it-IT"/>
        </w:rPr>
        <w:t>Ad esempio, una soluzione EDR può ridurre la probabilità di successo di un malware e, ove consenta l’individuazione e il contenimento tempestivo dell’evento, può contribuire anche alla riduzione dell’impatto.</w:t>
      </w:r>
    </w:p>
    <w:p w14:paraId="6077E7C8" w14:textId="77777777" w:rsidR="00B86418" w:rsidRDefault="00B86418" w:rsidP="00B86418">
      <w:pPr>
        <w:rPr>
          <w:lang w:eastAsia="it-IT"/>
        </w:rPr>
      </w:pPr>
      <w:r w:rsidRPr="00B86418">
        <w:rPr>
          <w:lang w:eastAsia="it-IT"/>
        </w:rPr>
        <w:t>Diversamente, una soluzione di backup e recovery riduce normalmente l’impatto derivante dalla perdita o dall’indisponibilità di dati e sistemi, ma non riduce la probabilità che il Threat Event venga avviato.</w:t>
      </w:r>
    </w:p>
    <w:p w14:paraId="3C5804C0" w14:textId="39CD917C" w:rsidR="002D4CDD" w:rsidRDefault="002D4CDD" w:rsidP="002D4CDD">
      <w:pPr>
        <w:pStyle w:val="Titolo3"/>
      </w:pPr>
      <w:r w:rsidRPr="002D4CDD">
        <w:t>Efficacia complessiva delle misure sull’impatto</w:t>
      </w:r>
    </w:p>
    <w:p w14:paraId="3C61CEBD" w14:textId="2A6C1512" w:rsidR="00A548CD" w:rsidRPr="00AB15E7" w:rsidRDefault="00A548CD" w:rsidP="00AB15E7">
      <w:pPr>
        <w:spacing w:before="60" w:afterLines="60" w:after="144"/>
        <w:rPr>
          <w:rFonts w:asciiTheme="majorHAnsi" w:hAnsiTheme="majorHAnsi"/>
          <w:szCs w:val="18"/>
        </w:rPr>
      </w:pPr>
      <w:r w:rsidRPr="00A548CD">
        <w:rPr>
          <w:lang w:eastAsia="it-IT"/>
        </w:rPr>
        <w:t xml:space="preserve">L’efficacia complessiva delle misure sull’impatto, indicata con ECI, è determinata considerando tutte le misure applicabili allo specifico Threat Event che, nel </w:t>
      </w:r>
      <w:r w:rsidR="00AB15E7">
        <w:rPr>
          <w:lang w:eastAsia="it-IT"/>
        </w:rPr>
        <w:t>c</w:t>
      </w:r>
      <w:r w:rsidRPr="00A548CD">
        <w:rPr>
          <w:lang w:eastAsia="it-IT"/>
        </w:rPr>
        <w:t>atalogo delle Misure di Sicurezza</w:t>
      </w:r>
      <w:r w:rsidR="00AB15E7">
        <w:rPr>
          <w:lang w:eastAsia="it-IT"/>
        </w:rPr>
        <w:t xml:space="preserve"> dell’allegato “</w:t>
      </w:r>
      <w:r w:rsidR="00AB15E7" w:rsidRPr="00B04918">
        <w:rPr>
          <w:lang w:eastAsia="it-IT"/>
        </w:rPr>
        <w:t>ISM08_A01 – Allegato Tecnico Cyber Risk Assessment</w:t>
      </w:r>
      <w:r w:rsidR="00AB15E7">
        <w:rPr>
          <w:rFonts w:asciiTheme="majorHAnsi" w:hAnsiTheme="majorHAnsi"/>
          <w:szCs w:val="18"/>
        </w:rPr>
        <w:t>”</w:t>
      </w:r>
      <w:r w:rsidRPr="00A548CD">
        <w:rPr>
          <w:lang w:eastAsia="it-IT"/>
        </w:rPr>
        <w:t>, risultano mappate come mitiganti dell’impatto.</w:t>
      </w:r>
    </w:p>
    <w:p w14:paraId="42E24A5C" w14:textId="2D87A8AD" w:rsidR="00A548CD" w:rsidRDefault="00A548CD" w:rsidP="00A548CD">
      <w:pPr>
        <w:rPr>
          <w:lang w:eastAsia="it-IT"/>
        </w:rPr>
      </w:pPr>
      <w:r w:rsidRPr="00A548CD">
        <w:rPr>
          <w:lang w:eastAsia="it-IT"/>
        </w:rPr>
        <w:t>La formula è:</w:t>
      </w:r>
    </w:p>
    <w:p w14:paraId="2B84D5A1" w14:textId="77777777" w:rsidR="002605C0" w:rsidRPr="002605C0" w:rsidRDefault="002605C0" w:rsidP="002605C0">
      <w:pPr>
        <w:spacing w:before="0" w:after="0"/>
        <w:ind w:firstLine="708"/>
        <w:rPr>
          <w:lang w:eastAsia="it-IT"/>
        </w:rPr>
      </w:pPr>
      <w:r w:rsidRPr="002605C0">
        <w:rPr>
          <w:lang w:eastAsia="it-IT"/>
        </w:rPr>
        <w:t>Σ (RIi × Ii × Oi × Ci)</w:t>
      </w:r>
    </w:p>
    <w:p w14:paraId="220438B6" w14:textId="77777777" w:rsidR="002605C0" w:rsidRPr="002605C0" w:rsidRDefault="002605C0" w:rsidP="002605C0">
      <w:pPr>
        <w:spacing w:before="0" w:after="0"/>
        <w:rPr>
          <w:lang w:eastAsia="it-IT"/>
        </w:rPr>
      </w:pPr>
      <w:r w:rsidRPr="002605C0">
        <w:rPr>
          <w:lang w:eastAsia="it-IT"/>
        </w:rPr>
        <w:t>ECI = ------------------------</w:t>
      </w:r>
    </w:p>
    <w:p w14:paraId="170072F0" w14:textId="77777777" w:rsidR="002605C0" w:rsidRPr="002605C0" w:rsidRDefault="002605C0" w:rsidP="002605C0">
      <w:pPr>
        <w:spacing w:before="0" w:after="0"/>
        <w:ind w:left="708" w:firstLine="708"/>
        <w:rPr>
          <w:lang w:eastAsia="it-IT"/>
        </w:rPr>
      </w:pPr>
      <w:r w:rsidRPr="002605C0">
        <w:rPr>
          <w:lang w:eastAsia="it-IT"/>
        </w:rPr>
        <w:t>Σ RIi</w:t>
      </w:r>
    </w:p>
    <w:p w14:paraId="62540BA2" w14:textId="77777777" w:rsidR="00A548CD" w:rsidRPr="00A548CD" w:rsidRDefault="00A548CD" w:rsidP="00A548CD">
      <w:pPr>
        <w:rPr>
          <w:lang w:eastAsia="it-IT"/>
        </w:rPr>
      </w:pPr>
      <w:r w:rsidRPr="00A548CD">
        <w:rPr>
          <w:lang w:eastAsia="it-IT"/>
        </w:rPr>
        <w:t>dove:</w:t>
      </w:r>
    </w:p>
    <w:p w14:paraId="4D4F3618" w14:textId="77777777" w:rsidR="00A548CD" w:rsidRPr="00A548CD" w:rsidRDefault="00A548CD" w:rsidP="00F066DB">
      <w:pPr>
        <w:numPr>
          <w:ilvl w:val="0"/>
          <w:numId w:val="37"/>
        </w:numPr>
        <w:rPr>
          <w:lang w:eastAsia="it-IT"/>
        </w:rPr>
      </w:pPr>
      <w:r w:rsidRPr="00A548CD">
        <w:rPr>
          <w:lang w:eastAsia="it-IT"/>
        </w:rPr>
        <w:t>RIi rappresenta la rilevanza della misura i rispetto alla mitigazione dell’impatto dello specifico Threat Event;</w:t>
      </w:r>
    </w:p>
    <w:p w14:paraId="72DB144D" w14:textId="77777777" w:rsidR="00A548CD" w:rsidRPr="00A548CD" w:rsidRDefault="00A548CD" w:rsidP="00F066DB">
      <w:pPr>
        <w:numPr>
          <w:ilvl w:val="0"/>
          <w:numId w:val="37"/>
        </w:numPr>
        <w:rPr>
          <w:lang w:eastAsia="it-IT"/>
        </w:rPr>
      </w:pPr>
      <w:r w:rsidRPr="00A548CD">
        <w:rPr>
          <w:lang w:eastAsia="it-IT"/>
        </w:rPr>
        <w:t>Ii rappresenta il grado di implementazione della misura;</w:t>
      </w:r>
    </w:p>
    <w:p w14:paraId="59A6C927" w14:textId="77777777" w:rsidR="00A548CD" w:rsidRPr="00A548CD" w:rsidRDefault="00A548CD" w:rsidP="00F066DB">
      <w:pPr>
        <w:numPr>
          <w:ilvl w:val="0"/>
          <w:numId w:val="37"/>
        </w:numPr>
        <w:rPr>
          <w:lang w:eastAsia="it-IT"/>
        </w:rPr>
      </w:pPr>
      <w:r w:rsidRPr="00A548CD">
        <w:rPr>
          <w:lang w:eastAsia="it-IT"/>
        </w:rPr>
        <w:lastRenderedPageBreak/>
        <w:t>Oi rappresenta l’efficacia operativa della misura;</w:t>
      </w:r>
    </w:p>
    <w:p w14:paraId="6E7FCEAF" w14:textId="77777777" w:rsidR="00A548CD" w:rsidRPr="00A548CD" w:rsidRDefault="00A548CD" w:rsidP="00F066DB">
      <w:pPr>
        <w:numPr>
          <w:ilvl w:val="0"/>
          <w:numId w:val="37"/>
        </w:numPr>
        <w:rPr>
          <w:lang w:eastAsia="it-IT"/>
        </w:rPr>
      </w:pPr>
      <w:r w:rsidRPr="00A548CD">
        <w:rPr>
          <w:lang w:eastAsia="it-IT"/>
        </w:rPr>
        <w:t>Ci rappresenta la copertura della misura nel perimetro analizzato.</w:t>
      </w:r>
    </w:p>
    <w:p w14:paraId="3828F088" w14:textId="77777777" w:rsidR="00A548CD" w:rsidRPr="00A548CD" w:rsidRDefault="00A548CD" w:rsidP="00A548CD">
      <w:pPr>
        <w:rPr>
          <w:lang w:eastAsia="it-IT"/>
        </w:rPr>
      </w:pPr>
      <w:r w:rsidRPr="00A548CD">
        <w:rPr>
          <w:lang w:eastAsia="it-IT"/>
        </w:rPr>
        <w:t>Le misure non applicabili allo scenario sono escluse sia dal numeratore sia dal denominatore.</w:t>
      </w:r>
    </w:p>
    <w:p w14:paraId="15A06D0C" w14:textId="77777777" w:rsidR="00A548CD" w:rsidRPr="00A548CD" w:rsidRDefault="00A548CD" w:rsidP="00A548CD">
      <w:pPr>
        <w:rPr>
          <w:lang w:eastAsia="it-IT"/>
        </w:rPr>
      </w:pPr>
      <w:r w:rsidRPr="00A548CD">
        <w:rPr>
          <w:lang w:eastAsia="it-IT"/>
        </w:rPr>
        <w:t>Qualora non risultino misure applicabili oppure non siano disponibili evidenze sufficienti per valutarne l’implementazione, l’efficacia operativa e la copertura, l’efficacia complessiva sull’impatto è pari a zero.</w:t>
      </w:r>
    </w:p>
    <w:p w14:paraId="46841E74" w14:textId="0C678927" w:rsidR="00A548CD" w:rsidRDefault="00A548CD" w:rsidP="005567FC">
      <w:pPr>
        <w:spacing w:before="60" w:afterLines="60" w:after="144"/>
        <w:rPr>
          <w:lang w:eastAsia="it-IT"/>
        </w:rPr>
      </w:pPr>
      <w:r w:rsidRPr="00A548CD">
        <w:rPr>
          <w:lang w:eastAsia="it-IT"/>
        </w:rPr>
        <w:t xml:space="preserve">La rilevanza della misura rispetto all’impatto è definita nella mappatura tra </w:t>
      </w:r>
      <w:r w:rsidR="005567FC">
        <w:rPr>
          <w:lang w:eastAsia="it-IT"/>
        </w:rPr>
        <w:t>c</w:t>
      </w:r>
      <w:r w:rsidRPr="00A548CD">
        <w:rPr>
          <w:lang w:eastAsia="it-IT"/>
        </w:rPr>
        <w:t xml:space="preserve">atalogo delle Misure di Sicurezza e Threat Event </w:t>
      </w:r>
      <w:r w:rsidR="005567FC">
        <w:rPr>
          <w:lang w:eastAsia="it-IT"/>
        </w:rPr>
        <w:t>all’interno dell’allegato “</w:t>
      </w:r>
      <w:r w:rsidR="005567FC" w:rsidRPr="00B04918">
        <w:rPr>
          <w:lang w:eastAsia="it-IT"/>
        </w:rPr>
        <w:t>ISM08_A01 – Allegato Tecnico Cyber Risk Assessment</w:t>
      </w:r>
      <w:r w:rsidR="005567FC">
        <w:rPr>
          <w:lang w:eastAsia="it-IT"/>
        </w:rPr>
        <w:t xml:space="preserve">” </w:t>
      </w:r>
      <w:r w:rsidRPr="00A548CD">
        <w:rPr>
          <w:lang w:eastAsia="it-IT"/>
        </w:rPr>
        <w:t xml:space="preserve">e non </w:t>
      </w:r>
      <w:r w:rsidR="00E002BC">
        <w:rPr>
          <w:lang w:eastAsia="it-IT"/>
        </w:rPr>
        <w:t>viene</w:t>
      </w:r>
      <w:r w:rsidRPr="00A548CD">
        <w:rPr>
          <w:lang w:eastAsia="it-IT"/>
        </w:rPr>
        <w:t xml:space="preserve"> attribuita discrezionalmente nell’ambito della singola valutazione.</w:t>
      </w:r>
    </w:p>
    <w:p w14:paraId="6E8379AE" w14:textId="697F695B" w:rsidR="00E002BC" w:rsidRDefault="00E002BC" w:rsidP="00E002BC">
      <w:pPr>
        <w:pStyle w:val="Titolo3"/>
      </w:pPr>
      <w:r w:rsidRPr="00E002BC">
        <w:t>Conversione dell’efficacia in riduzione dell’impatto</w:t>
      </w:r>
    </w:p>
    <w:p w14:paraId="3DD1CFE3" w14:textId="77777777" w:rsidR="00D170B6" w:rsidRDefault="00D170B6" w:rsidP="00D170B6">
      <w:pPr>
        <w:rPr>
          <w:lang w:eastAsia="it-IT"/>
        </w:rPr>
      </w:pPr>
      <w:r w:rsidRPr="00D170B6">
        <w:rPr>
          <w:lang w:eastAsia="it-IT"/>
        </w:rPr>
        <w:t>L’efficacia complessiva delle misure è convertita in una riduzione dell’impatto compresa tra zero e due livelli.</w:t>
      </w:r>
    </w:p>
    <w:tbl>
      <w:tblPr>
        <w:tblStyle w:val="Grigliatabella"/>
        <w:tblW w:w="5649"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83"/>
        <w:gridCol w:w="1883"/>
        <w:gridCol w:w="1883"/>
      </w:tblGrid>
      <w:tr w:rsidR="00D170B6" w:rsidRPr="00194DE1" w14:paraId="27595036" w14:textId="77777777" w:rsidTr="00D170B6">
        <w:trPr>
          <w:trHeight w:val="20"/>
          <w:tblHeader/>
        </w:trPr>
        <w:tc>
          <w:tcPr>
            <w:tcW w:w="1883" w:type="dxa"/>
            <w:vAlign w:val="center"/>
          </w:tcPr>
          <w:p w14:paraId="543428E6" w14:textId="6CA0E738" w:rsidR="00D170B6" w:rsidRPr="00D170B6" w:rsidRDefault="00D170B6" w:rsidP="00D170B6">
            <w:pPr>
              <w:spacing w:before="60" w:afterLines="60" w:after="144"/>
              <w:rPr>
                <w:b/>
                <w:bCs/>
                <w:color w:val="C51B88" w:themeColor="accent1"/>
                <w:lang w:eastAsia="it-IT"/>
              </w:rPr>
            </w:pPr>
            <w:r w:rsidRPr="00D170B6">
              <w:rPr>
                <w:b/>
                <w:bCs/>
                <w:color w:val="C51B88" w:themeColor="accent1"/>
                <w:lang w:eastAsia="it-IT"/>
              </w:rPr>
              <w:t>Efficacia complessiva sull’impatto ECI</w:t>
            </w:r>
          </w:p>
        </w:tc>
        <w:tc>
          <w:tcPr>
            <w:tcW w:w="1883" w:type="dxa"/>
            <w:vAlign w:val="center"/>
          </w:tcPr>
          <w:p w14:paraId="7011E53B" w14:textId="73D3426E" w:rsidR="00D170B6" w:rsidRPr="00D170B6" w:rsidRDefault="00D170B6" w:rsidP="00D170B6">
            <w:pPr>
              <w:spacing w:before="60" w:afterLines="60" w:after="144"/>
              <w:rPr>
                <w:b/>
                <w:bCs/>
                <w:color w:val="C51B88" w:themeColor="accent1"/>
                <w:lang w:eastAsia="it-IT"/>
              </w:rPr>
            </w:pPr>
            <w:r w:rsidRPr="00D170B6">
              <w:rPr>
                <w:b/>
                <w:bCs/>
                <w:color w:val="C51B88" w:themeColor="accent1"/>
                <w:lang w:eastAsia="it-IT"/>
              </w:rPr>
              <w:t>Valutazione</w:t>
            </w:r>
          </w:p>
        </w:tc>
        <w:tc>
          <w:tcPr>
            <w:tcW w:w="1883" w:type="dxa"/>
            <w:vAlign w:val="center"/>
          </w:tcPr>
          <w:p w14:paraId="7993F4ED" w14:textId="0AA8762B" w:rsidR="00D170B6" w:rsidRPr="00D170B6" w:rsidRDefault="00D170B6" w:rsidP="00D170B6">
            <w:pPr>
              <w:spacing w:before="60" w:afterLines="60" w:after="144"/>
              <w:rPr>
                <w:b/>
                <w:bCs/>
                <w:color w:val="C51B88" w:themeColor="accent1"/>
                <w:lang w:eastAsia="it-IT"/>
              </w:rPr>
            </w:pPr>
            <w:r w:rsidRPr="00D170B6">
              <w:rPr>
                <w:b/>
                <w:bCs/>
                <w:color w:val="C51B88" w:themeColor="accent1"/>
                <w:lang w:eastAsia="it-IT"/>
              </w:rPr>
              <w:t>Riduzione ΔI</w:t>
            </w:r>
          </w:p>
        </w:tc>
      </w:tr>
      <w:tr w:rsidR="00D170B6" w:rsidRPr="00194DE1" w14:paraId="29D3693F" w14:textId="77777777" w:rsidTr="00D170B6">
        <w:trPr>
          <w:trHeight w:val="20"/>
        </w:trPr>
        <w:tc>
          <w:tcPr>
            <w:tcW w:w="1883" w:type="dxa"/>
            <w:vAlign w:val="center"/>
          </w:tcPr>
          <w:p w14:paraId="3E9218C4" w14:textId="55B69A65" w:rsidR="00D170B6" w:rsidRPr="002E0556" w:rsidRDefault="00D170B6" w:rsidP="00D170B6">
            <w:pPr>
              <w:spacing w:before="60" w:afterLines="60" w:after="144"/>
              <w:rPr>
                <w:lang w:eastAsia="it-IT"/>
              </w:rPr>
            </w:pPr>
            <w:r w:rsidRPr="00D170B6">
              <w:rPr>
                <w:lang w:eastAsia="it-IT"/>
              </w:rPr>
              <w:t>Da 0,00 a 0,</w:t>
            </w:r>
            <w:r>
              <w:rPr>
                <w:lang w:eastAsia="it-IT"/>
              </w:rPr>
              <w:t>24</w:t>
            </w:r>
          </w:p>
        </w:tc>
        <w:tc>
          <w:tcPr>
            <w:tcW w:w="1883" w:type="dxa"/>
            <w:vAlign w:val="center"/>
          </w:tcPr>
          <w:p w14:paraId="05CCFB76" w14:textId="0EAF35B9" w:rsidR="00D170B6" w:rsidRPr="002E0556" w:rsidRDefault="00D170B6" w:rsidP="00D170B6">
            <w:pPr>
              <w:spacing w:before="60" w:afterLines="60" w:after="144"/>
              <w:rPr>
                <w:lang w:eastAsia="it-IT"/>
              </w:rPr>
            </w:pPr>
            <w:r w:rsidRPr="00D170B6">
              <w:rPr>
                <w:lang w:eastAsia="it-IT"/>
              </w:rPr>
              <w:t>Inefficace</w:t>
            </w:r>
          </w:p>
        </w:tc>
        <w:tc>
          <w:tcPr>
            <w:tcW w:w="1883" w:type="dxa"/>
            <w:vAlign w:val="center"/>
          </w:tcPr>
          <w:p w14:paraId="23D792B2" w14:textId="72ACC475" w:rsidR="00D170B6" w:rsidRPr="002E0556" w:rsidRDefault="00D170B6" w:rsidP="00D170B6">
            <w:pPr>
              <w:spacing w:before="60" w:afterLines="60" w:after="144"/>
              <w:rPr>
                <w:lang w:eastAsia="it-IT"/>
              </w:rPr>
            </w:pPr>
            <w:r w:rsidRPr="00D170B6">
              <w:rPr>
                <w:lang w:eastAsia="it-IT"/>
              </w:rPr>
              <w:t>0 livelli</w:t>
            </w:r>
          </w:p>
        </w:tc>
      </w:tr>
      <w:tr w:rsidR="00D170B6" w:rsidRPr="00194DE1" w14:paraId="1DD20DB4" w14:textId="77777777" w:rsidTr="00D170B6">
        <w:trPr>
          <w:trHeight w:val="20"/>
        </w:trPr>
        <w:tc>
          <w:tcPr>
            <w:tcW w:w="1883" w:type="dxa"/>
            <w:vAlign w:val="center"/>
          </w:tcPr>
          <w:p w14:paraId="2D1B842F" w14:textId="3F7399AC" w:rsidR="00D170B6" w:rsidRPr="002E0556" w:rsidRDefault="00D170B6" w:rsidP="00D170B6">
            <w:pPr>
              <w:spacing w:before="60" w:afterLines="60" w:after="144"/>
              <w:rPr>
                <w:lang w:eastAsia="it-IT"/>
              </w:rPr>
            </w:pPr>
            <w:r w:rsidRPr="00D170B6">
              <w:rPr>
                <w:lang w:eastAsia="it-IT"/>
              </w:rPr>
              <w:t>Da 0,2</w:t>
            </w:r>
            <w:r>
              <w:rPr>
                <w:lang w:eastAsia="it-IT"/>
              </w:rPr>
              <w:t>5</w:t>
            </w:r>
            <w:r w:rsidRPr="00D170B6">
              <w:rPr>
                <w:lang w:eastAsia="it-IT"/>
              </w:rPr>
              <w:t xml:space="preserve"> a 0,</w:t>
            </w:r>
            <w:r>
              <w:rPr>
                <w:lang w:eastAsia="it-IT"/>
              </w:rPr>
              <w:t>74</w:t>
            </w:r>
          </w:p>
        </w:tc>
        <w:tc>
          <w:tcPr>
            <w:tcW w:w="1883" w:type="dxa"/>
            <w:vAlign w:val="center"/>
          </w:tcPr>
          <w:p w14:paraId="13AAD7CB" w14:textId="4FD1DD30" w:rsidR="00D170B6" w:rsidRPr="002E0556" w:rsidRDefault="00D170B6" w:rsidP="00D170B6">
            <w:pPr>
              <w:spacing w:before="60" w:afterLines="60" w:after="144"/>
              <w:rPr>
                <w:lang w:eastAsia="it-IT"/>
              </w:rPr>
            </w:pPr>
            <w:r w:rsidRPr="00D170B6">
              <w:rPr>
                <w:lang w:eastAsia="it-IT"/>
              </w:rPr>
              <w:t>Parziale</w:t>
            </w:r>
          </w:p>
        </w:tc>
        <w:tc>
          <w:tcPr>
            <w:tcW w:w="1883" w:type="dxa"/>
            <w:vAlign w:val="center"/>
          </w:tcPr>
          <w:p w14:paraId="1C253C9F" w14:textId="411F5567" w:rsidR="00D170B6" w:rsidRPr="002E0556" w:rsidRDefault="00D170B6" w:rsidP="00D170B6">
            <w:pPr>
              <w:spacing w:before="60" w:afterLines="60" w:after="144"/>
              <w:rPr>
                <w:lang w:eastAsia="it-IT"/>
              </w:rPr>
            </w:pPr>
            <w:r w:rsidRPr="00D170B6">
              <w:rPr>
                <w:lang w:eastAsia="it-IT"/>
              </w:rPr>
              <w:t>1 livello</w:t>
            </w:r>
          </w:p>
        </w:tc>
      </w:tr>
      <w:tr w:rsidR="00D170B6" w:rsidRPr="00194DE1" w14:paraId="6C34B2BE" w14:textId="77777777" w:rsidTr="00D170B6">
        <w:trPr>
          <w:trHeight w:val="20"/>
        </w:trPr>
        <w:tc>
          <w:tcPr>
            <w:tcW w:w="1883" w:type="dxa"/>
            <w:vAlign w:val="center"/>
          </w:tcPr>
          <w:p w14:paraId="24E0B20B" w14:textId="2338BBB3" w:rsidR="00D170B6" w:rsidRPr="002E0556" w:rsidRDefault="00D170B6" w:rsidP="00D170B6">
            <w:pPr>
              <w:spacing w:before="60" w:afterLines="60" w:after="144"/>
              <w:rPr>
                <w:lang w:eastAsia="it-IT"/>
              </w:rPr>
            </w:pPr>
            <w:r w:rsidRPr="00D170B6">
              <w:rPr>
                <w:lang w:eastAsia="it-IT"/>
              </w:rPr>
              <w:t>Da 0,</w:t>
            </w:r>
            <w:r>
              <w:rPr>
                <w:lang w:eastAsia="it-IT"/>
              </w:rPr>
              <w:t>75</w:t>
            </w:r>
            <w:r w:rsidRPr="00D170B6">
              <w:rPr>
                <w:lang w:eastAsia="it-IT"/>
              </w:rPr>
              <w:t xml:space="preserve"> a 1,00</w:t>
            </w:r>
          </w:p>
        </w:tc>
        <w:tc>
          <w:tcPr>
            <w:tcW w:w="1883" w:type="dxa"/>
            <w:vAlign w:val="center"/>
          </w:tcPr>
          <w:p w14:paraId="5B1B14C7" w14:textId="52BF57FB" w:rsidR="00D170B6" w:rsidRPr="002E0556" w:rsidRDefault="00D170B6" w:rsidP="00D170B6">
            <w:pPr>
              <w:spacing w:before="60" w:afterLines="60" w:after="144"/>
              <w:rPr>
                <w:lang w:eastAsia="it-IT"/>
              </w:rPr>
            </w:pPr>
            <w:r w:rsidRPr="00D170B6">
              <w:rPr>
                <w:lang w:eastAsia="it-IT"/>
              </w:rPr>
              <w:t>Elevata</w:t>
            </w:r>
          </w:p>
        </w:tc>
        <w:tc>
          <w:tcPr>
            <w:tcW w:w="1883" w:type="dxa"/>
            <w:vAlign w:val="center"/>
          </w:tcPr>
          <w:p w14:paraId="38F90CC1" w14:textId="119F0C08" w:rsidR="00D170B6" w:rsidRPr="002E0556" w:rsidRDefault="00D170B6" w:rsidP="00D170B6">
            <w:pPr>
              <w:spacing w:before="60" w:afterLines="60" w:after="144"/>
              <w:rPr>
                <w:lang w:eastAsia="it-IT"/>
              </w:rPr>
            </w:pPr>
            <w:r w:rsidRPr="00D170B6">
              <w:rPr>
                <w:lang w:eastAsia="it-IT"/>
              </w:rPr>
              <w:t>2 livelli</w:t>
            </w:r>
          </w:p>
        </w:tc>
      </w:tr>
    </w:tbl>
    <w:p w14:paraId="5AAB96C3" w14:textId="77777777" w:rsidR="00D170B6" w:rsidRPr="00D170B6" w:rsidRDefault="00D170B6" w:rsidP="00D170B6">
      <w:pPr>
        <w:rPr>
          <w:lang w:eastAsia="it-IT"/>
        </w:rPr>
      </w:pPr>
      <w:r w:rsidRPr="00D170B6">
        <w:rPr>
          <w:lang w:eastAsia="it-IT"/>
        </w:rPr>
        <w:t>La riduzione di due livelli può essere riconosciuta esclusivamente quando:</w:t>
      </w:r>
    </w:p>
    <w:p w14:paraId="03C3A896" w14:textId="77777777" w:rsidR="00D170B6" w:rsidRPr="00D170B6" w:rsidRDefault="00D170B6" w:rsidP="00F066DB">
      <w:pPr>
        <w:numPr>
          <w:ilvl w:val="0"/>
          <w:numId w:val="38"/>
        </w:numPr>
        <w:rPr>
          <w:lang w:eastAsia="it-IT"/>
        </w:rPr>
      </w:pPr>
      <w:r w:rsidRPr="00D170B6">
        <w:rPr>
          <w:lang w:eastAsia="it-IT"/>
        </w:rPr>
        <w:t>le misure rilevanti risultano implementate in modo sostanziale nel perimetro analizzato;</w:t>
      </w:r>
    </w:p>
    <w:p w14:paraId="04272BA2" w14:textId="77777777" w:rsidR="00D170B6" w:rsidRPr="00D170B6" w:rsidRDefault="00D170B6" w:rsidP="00F066DB">
      <w:pPr>
        <w:numPr>
          <w:ilvl w:val="0"/>
          <w:numId w:val="38"/>
        </w:numPr>
        <w:rPr>
          <w:lang w:eastAsia="it-IT"/>
        </w:rPr>
      </w:pPr>
      <w:r w:rsidRPr="00D170B6">
        <w:rPr>
          <w:lang w:eastAsia="it-IT"/>
        </w:rPr>
        <w:t>l’efficacia operativa è supportata da evidenze adeguate;</w:t>
      </w:r>
    </w:p>
    <w:p w14:paraId="6DC18E9C" w14:textId="77777777" w:rsidR="00D170B6" w:rsidRPr="00D170B6" w:rsidRDefault="00D170B6" w:rsidP="00F066DB">
      <w:pPr>
        <w:numPr>
          <w:ilvl w:val="0"/>
          <w:numId w:val="38"/>
        </w:numPr>
        <w:rPr>
          <w:lang w:eastAsia="it-IT"/>
        </w:rPr>
      </w:pPr>
      <w:r w:rsidRPr="00D170B6">
        <w:rPr>
          <w:lang w:eastAsia="it-IT"/>
        </w:rPr>
        <w:t>la copertura risulta coerente con il perimetro oggetto di valutazione;</w:t>
      </w:r>
    </w:p>
    <w:p w14:paraId="3588EFAF" w14:textId="77777777" w:rsidR="00D170B6" w:rsidRPr="00D170B6" w:rsidRDefault="00D170B6" w:rsidP="00F066DB">
      <w:pPr>
        <w:numPr>
          <w:ilvl w:val="0"/>
          <w:numId w:val="38"/>
        </w:numPr>
        <w:rPr>
          <w:lang w:eastAsia="it-IT"/>
        </w:rPr>
      </w:pPr>
      <w:r w:rsidRPr="00D170B6">
        <w:rPr>
          <w:lang w:eastAsia="it-IT"/>
        </w:rPr>
        <w:t>non risultano carenze significative relative a misure considerate indispensabili per lo specifico scenario;</w:t>
      </w:r>
    </w:p>
    <w:p w14:paraId="615FCD89" w14:textId="77777777" w:rsidR="00D170B6" w:rsidRPr="00D170B6" w:rsidRDefault="00D170B6" w:rsidP="00F066DB">
      <w:pPr>
        <w:numPr>
          <w:ilvl w:val="0"/>
          <w:numId w:val="38"/>
        </w:numPr>
        <w:rPr>
          <w:lang w:eastAsia="it-IT"/>
        </w:rPr>
      </w:pPr>
      <w:r w:rsidRPr="00D170B6">
        <w:rPr>
          <w:lang w:eastAsia="it-IT"/>
        </w:rPr>
        <w:t>le capacità di contenimento, risposta, continuità o ripristino siano state sottoposte, ove applicabile, a test o verifica.</w:t>
      </w:r>
    </w:p>
    <w:p w14:paraId="335CED1E" w14:textId="77777777" w:rsidR="00D170B6" w:rsidRPr="00D170B6" w:rsidRDefault="00D170B6" w:rsidP="00D170B6">
      <w:pPr>
        <w:rPr>
          <w:lang w:eastAsia="it-IT"/>
        </w:rPr>
      </w:pPr>
      <w:r w:rsidRPr="00D170B6">
        <w:rPr>
          <w:lang w:eastAsia="it-IT"/>
        </w:rPr>
        <w:t>Possono costituire evidenze, a titolo esemplificativo:</w:t>
      </w:r>
    </w:p>
    <w:p w14:paraId="0F016467" w14:textId="77777777" w:rsidR="00D170B6" w:rsidRPr="00D170B6" w:rsidRDefault="00D170B6" w:rsidP="00F066DB">
      <w:pPr>
        <w:numPr>
          <w:ilvl w:val="0"/>
          <w:numId w:val="39"/>
        </w:numPr>
        <w:rPr>
          <w:lang w:eastAsia="it-IT"/>
        </w:rPr>
      </w:pPr>
      <w:r w:rsidRPr="00D170B6">
        <w:rPr>
          <w:lang w:eastAsia="it-IT"/>
        </w:rPr>
        <w:t>esiti di test di ripristino;</w:t>
      </w:r>
    </w:p>
    <w:p w14:paraId="4375885A" w14:textId="77777777" w:rsidR="00D170B6" w:rsidRPr="00D170B6" w:rsidRDefault="00D170B6" w:rsidP="00F066DB">
      <w:pPr>
        <w:numPr>
          <w:ilvl w:val="0"/>
          <w:numId w:val="39"/>
        </w:numPr>
        <w:rPr>
          <w:lang w:eastAsia="it-IT"/>
        </w:rPr>
      </w:pPr>
      <w:r w:rsidRPr="00D170B6">
        <w:rPr>
          <w:lang w:eastAsia="it-IT"/>
        </w:rPr>
        <w:t>esercitazioni di Business Continuity o Disaster Recovery;</w:t>
      </w:r>
    </w:p>
    <w:p w14:paraId="0EFCC2BC" w14:textId="77777777" w:rsidR="00D170B6" w:rsidRPr="00D170B6" w:rsidRDefault="00D170B6" w:rsidP="00F066DB">
      <w:pPr>
        <w:numPr>
          <w:ilvl w:val="0"/>
          <w:numId w:val="39"/>
        </w:numPr>
        <w:rPr>
          <w:lang w:eastAsia="it-IT"/>
        </w:rPr>
      </w:pPr>
      <w:r w:rsidRPr="00D170B6">
        <w:rPr>
          <w:lang w:eastAsia="it-IT"/>
        </w:rPr>
        <w:t>test di Incident Response;</w:t>
      </w:r>
    </w:p>
    <w:p w14:paraId="11C75834" w14:textId="77777777" w:rsidR="00D170B6" w:rsidRPr="00D170B6" w:rsidRDefault="00D170B6" w:rsidP="00F066DB">
      <w:pPr>
        <w:numPr>
          <w:ilvl w:val="0"/>
          <w:numId w:val="39"/>
        </w:numPr>
        <w:rPr>
          <w:lang w:eastAsia="it-IT"/>
        </w:rPr>
      </w:pPr>
      <w:r w:rsidRPr="00D170B6">
        <w:rPr>
          <w:lang w:eastAsia="it-IT"/>
        </w:rPr>
        <w:t>verifiche tecniche;</w:t>
      </w:r>
    </w:p>
    <w:p w14:paraId="278F7552" w14:textId="77777777" w:rsidR="00D170B6" w:rsidRPr="00D170B6" w:rsidRDefault="00D170B6" w:rsidP="00F066DB">
      <w:pPr>
        <w:numPr>
          <w:ilvl w:val="0"/>
          <w:numId w:val="39"/>
        </w:numPr>
        <w:rPr>
          <w:lang w:eastAsia="it-IT"/>
        </w:rPr>
      </w:pPr>
      <w:r w:rsidRPr="00D170B6">
        <w:rPr>
          <w:lang w:eastAsia="it-IT"/>
        </w:rPr>
        <w:t>rapporti di audit o assessment;</w:t>
      </w:r>
    </w:p>
    <w:p w14:paraId="459487A1" w14:textId="77777777" w:rsidR="00D170B6" w:rsidRPr="00D170B6" w:rsidRDefault="00D170B6" w:rsidP="00F066DB">
      <w:pPr>
        <w:numPr>
          <w:ilvl w:val="0"/>
          <w:numId w:val="39"/>
        </w:numPr>
        <w:rPr>
          <w:lang w:eastAsia="it-IT"/>
        </w:rPr>
      </w:pPr>
      <w:r w:rsidRPr="00D170B6">
        <w:rPr>
          <w:lang w:eastAsia="it-IT"/>
        </w:rPr>
        <w:t>informazioni di monitoraggio;</w:t>
      </w:r>
    </w:p>
    <w:p w14:paraId="6E241835" w14:textId="77777777" w:rsidR="00D170B6" w:rsidRPr="00D170B6" w:rsidRDefault="00D170B6" w:rsidP="00F066DB">
      <w:pPr>
        <w:numPr>
          <w:ilvl w:val="0"/>
          <w:numId w:val="39"/>
        </w:numPr>
        <w:rPr>
          <w:lang w:eastAsia="it-IT"/>
        </w:rPr>
      </w:pPr>
      <w:r w:rsidRPr="00D170B6">
        <w:rPr>
          <w:lang w:eastAsia="it-IT"/>
        </w:rPr>
        <w:lastRenderedPageBreak/>
        <w:t>KPI relativi a copertura ed efficacia;</w:t>
      </w:r>
    </w:p>
    <w:p w14:paraId="79C19898" w14:textId="77777777" w:rsidR="00D170B6" w:rsidRPr="00D170B6" w:rsidRDefault="00D170B6" w:rsidP="00F066DB">
      <w:pPr>
        <w:numPr>
          <w:ilvl w:val="0"/>
          <w:numId w:val="39"/>
        </w:numPr>
        <w:rPr>
          <w:lang w:eastAsia="it-IT"/>
        </w:rPr>
      </w:pPr>
      <w:r w:rsidRPr="00D170B6">
        <w:rPr>
          <w:lang w:eastAsia="it-IT"/>
        </w:rPr>
        <w:t>evidenze derivanti dalla gestione di incidenti reali;</w:t>
      </w:r>
    </w:p>
    <w:p w14:paraId="1307FC6D" w14:textId="77777777" w:rsidR="00D170B6" w:rsidRPr="00D170B6" w:rsidRDefault="00D170B6" w:rsidP="00F066DB">
      <w:pPr>
        <w:numPr>
          <w:ilvl w:val="0"/>
          <w:numId w:val="39"/>
        </w:numPr>
        <w:rPr>
          <w:lang w:eastAsia="it-IT"/>
        </w:rPr>
      </w:pPr>
      <w:r w:rsidRPr="00D170B6">
        <w:rPr>
          <w:lang w:eastAsia="it-IT"/>
        </w:rPr>
        <w:t>risultati di attività di vulnerability assessment, penetration test o red team, ove pertinenti.</w:t>
      </w:r>
    </w:p>
    <w:p w14:paraId="346BA928" w14:textId="1C2CB24D" w:rsidR="00D170B6" w:rsidRDefault="00D170B6" w:rsidP="0006080D">
      <w:pPr>
        <w:tabs>
          <w:tab w:val="right" w:pos="9978"/>
        </w:tabs>
        <w:rPr>
          <w:lang w:eastAsia="it-IT"/>
        </w:rPr>
      </w:pPr>
      <w:r w:rsidRPr="00D170B6">
        <w:rPr>
          <w:lang w:eastAsia="it-IT"/>
        </w:rPr>
        <w:t>L’assenza di evidenze dell’efficacia della misura limita la riduzione massima riconoscibile a un livello.</w:t>
      </w:r>
      <w:r w:rsidR="0006080D">
        <w:rPr>
          <w:lang w:eastAsia="it-IT"/>
        </w:rPr>
        <w:tab/>
      </w:r>
    </w:p>
    <w:p w14:paraId="79C3A9B4" w14:textId="2C3C8B6B" w:rsidR="0006080D" w:rsidRDefault="0006080D" w:rsidP="0006080D">
      <w:pPr>
        <w:pStyle w:val="Titolo3"/>
      </w:pPr>
      <w:r w:rsidRPr="0006080D">
        <w:t>Calcolo dell’impatto residuo</w:t>
      </w:r>
    </w:p>
    <w:p w14:paraId="1C651A89" w14:textId="77777777" w:rsidR="003B7E90" w:rsidRPr="003B7E90" w:rsidRDefault="003B7E90" w:rsidP="003B7E90">
      <w:pPr>
        <w:rPr>
          <w:lang w:eastAsia="it-IT"/>
        </w:rPr>
      </w:pPr>
      <w:r w:rsidRPr="003B7E90">
        <w:rPr>
          <w:lang w:eastAsia="it-IT"/>
        </w:rPr>
        <w:t>L’impatto residuo dello scenario, indicato con IR, è determinato applicando la riduzione riconosciuta all’impatto inerente complessivo:</w:t>
      </w:r>
    </w:p>
    <w:p w14:paraId="53E7885F" w14:textId="77777777" w:rsidR="003B7E90" w:rsidRPr="003B7E90" w:rsidRDefault="003B7E90" w:rsidP="003B7E90">
      <w:pPr>
        <w:rPr>
          <w:b/>
          <w:bCs/>
          <w:lang w:val="pt-PT" w:eastAsia="it-IT"/>
        </w:rPr>
      </w:pPr>
      <w:r w:rsidRPr="003B7E90">
        <w:rPr>
          <w:b/>
          <w:bCs/>
          <w:lang w:val="pt-PT" w:eastAsia="it-IT"/>
        </w:rPr>
        <w:t xml:space="preserve">IR = MAX(1; II - </w:t>
      </w:r>
      <w:r w:rsidRPr="003B7E90">
        <w:rPr>
          <w:b/>
          <w:bCs/>
          <w:lang w:eastAsia="it-IT"/>
        </w:rPr>
        <w:t>Δ</w:t>
      </w:r>
      <w:r w:rsidRPr="003B7E90">
        <w:rPr>
          <w:b/>
          <w:bCs/>
          <w:lang w:val="pt-PT" w:eastAsia="it-IT"/>
        </w:rPr>
        <w:t>I)</w:t>
      </w:r>
    </w:p>
    <w:p w14:paraId="40AC3CC6" w14:textId="77777777" w:rsidR="003B7E90" w:rsidRPr="003B7E90" w:rsidRDefault="003B7E90" w:rsidP="003B7E90">
      <w:pPr>
        <w:rPr>
          <w:lang w:val="pt-PT" w:eastAsia="it-IT"/>
        </w:rPr>
      </w:pPr>
      <w:r w:rsidRPr="003B7E90">
        <w:rPr>
          <w:lang w:val="pt-PT" w:eastAsia="it-IT"/>
        </w:rPr>
        <w:t>dove:</w:t>
      </w:r>
    </w:p>
    <w:p w14:paraId="2AA450B9" w14:textId="77777777" w:rsidR="003B7E90" w:rsidRPr="003B7E90" w:rsidRDefault="003B7E90" w:rsidP="00F066DB">
      <w:pPr>
        <w:numPr>
          <w:ilvl w:val="0"/>
          <w:numId w:val="40"/>
        </w:numPr>
        <w:rPr>
          <w:lang w:eastAsia="it-IT"/>
        </w:rPr>
      </w:pPr>
      <w:r w:rsidRPr="003B7E90">
        <w:rPr>
          <w:lang w:eastAsia="it-IT"/>
        </w:rPr>
        <w:t>II rappresenta l’impatto inerente complessivo dello scenario;</w:t>
      </w:r>
    </w:p>
    <w:p w14:paraId="7CB9860C" w14:textId="77777777" w:rsidR="003B7E90" w:rsidRPr="003B7E90" w:rsidRDefault="003B7E90" w:rsidP="00F066DB">
      <w:pPr>
        <w:numPr>
          <w:ilvl w:val="0"/>
          <w:numId w:val="40"/>
        </w:numPr>
        <w:rPr>
          <w:lang w:eastAsia="it-IT"/>
        </w:rPr>
      </w:pPr>
      <w:r w:rsidRPr="003B7E90">
        <w:rPr>
          <w:lang w:eastAsia="it-IT"/>
        </w:rPr>
        <w:t>ΔI rappresenta la riduzione derivante dall’efficacia complessiva delle misure sull’impatto;</w:t>
      </w:r>
    </w:p>
    <w:p w14:paraId="74586714" w14:textId="77777777" w:rsidR="003B7E90" w:rsidRPr="003B7E90" w:rsidRDefault="003B7E90" w:rsidP="00F066DB">
      <w:pPr>
        <w:numPr>
          <w:ilvl w:val="0"/>
          <w:numId w:val="40"/>
        </w:numPr>
        <w:rPr>
          <w:lang w:eastAsia="it-IT"/>
        </w:rPr>
      </w:pPr>
      <w:r w:rsidRPr="003B7E90">
        <w:rPr>
          <w:lang w:eastAsia="it-IT"/>
        </w:rPr>
        <w:t>IR rappresenta l’impatto residuo dello scenario.</w:t>
      </w:r>
    </w:p>
    <w:p w14:paraId="7E7759AE" w14:textId="77777777" w:rsidR="003B7E90" w:rsidRPr="003B7E90" w:rsidRDefault="003B7E90" w:rsidP="003B7E90">
      <w:pPr>
        <w:rPr>
          <w:lang w:eastAsia="it-IT"/>
        </w:rPr>
      </w:pPr>
      <w:r w:rsidRPr="003B7E90">
        <w:rPr>
          <w:lang w:eastAsia="it-IT"/>
        </w:rPr>
        <w:t>La riduzione è comunque limitata a un massimo di due livelli:</w:t>
      </w:r>
    </w:p>
    <w:p w14:paraId="061B2C4A" w14:textId="77777777" w:rsidR="003B7E90" w:rsidRPr="003B7E90" w:rsidRDefault="003B7E90" w:rsidP="003B7E90">
      <w:pPr>
        <w:rPr>
          <w:b/>
          <w:bCs/>
          <w:lang w:eastAsia="it-IT"/>
        </w:rPr>
      </w:pPr>
      <w:r w:rsidRPr="003B7E90">
        <w:rPr>
          <w:b/>
          <w:bCs/>
          <w:lang w:eastAsia="it-IT"/>
        </w:rPr>
        <w:t>ΔI = MIN(RIDUZIONE(ECI); 2)</w:t>
      </w:r>
    </w:p>
    <w:p w14:paraId="2A1C42A1" w14:textId="77777777" w:rsidR="003B7E90" w:rsidRPr="003B7E90" w:rsidRDefault="003B7E90" w:rsidP="003B7E90">
      <w:pPr>
        <w:rPr>
          <w:lang w:eastAsia="it-IT"/>
        </w:rPr>
      </w:pPr>
      <w:r w:rsidRPr="003B7E90">
        <w:rPr>
          <w:lang w:eastAsia="it-IT"/>
        </w:rPr>
        <w:t>La formula completa è pertanto:</w:t>
      </w:r>
    </w:p>
    <w:p w14:paraId="398D5442" w14:textId="77777777" w:rsidR="003B7E90" w:rsidRPr="003B7E90" w:rsidRDefault="003B7E90" w:rsidP="003B7E90">
      <w:pPr>
        <w:rPr>
          <w:b/>
          <w:bCs/>
          <w:lang w:eastAsia="it-IT"/>
        </w:rPr>
      </w:pPr>
      <w:r w:rsidRPr="003B7E90">
        <w:rPr>
          <w:b/>
          <w:bCs/>
          <w:lang w:eastAsia="it-IT"/>
        </w:rPr>
        <w:t>IR = MAX(</w:t>
      </w:r>
    </w:p>
    <w:p w14:paraId="0438AEF5" w14:textId="77777777" w:rsidR="003B7E90" w:rsidRPr="003B7E90" w:rsidRDefault="003B7E90" w:rsidP="003B7E90">
      <w:pPr>
        <w:rPr>
          <w:b/>
          <w:bCs/>
          <w:lang w:eastAsia="it-IT"/>
        </w:rPr>
      </w:pPr>
      <w:r w:rsidRPr="003B7E90">
        <w:rPr>
          <w:b/>
          <w:bCs/>
          <w:lang w:eastAsia="it-IT"/>
        </w:rPr>
        <w:t>1;</w:t>
      </w:r>
    </w:p>
    <w:p w14:paraId="4C46E60C" w14:textId="77777777" w:rsidR="003B7E90" w:rsidRPr="003B7E90" w:rsidRDefault="003B7E90" w:rsidP="003B7E90">
      <w:pPr>
        <w:rPr>
          <w:b/>
          <w:bCs/>
          <w:lang w:eastAsia="it-IT"/>
        </w:rPr>
      </w:pPr>
      <w:r w:rsidRPr="003B7E90">
        <w:rPr>
          <w:b/>
          <w:bCs/>
          <w:lang w:eastAsia="it-IT"/>
        </w:rPr>
        <w:t>II - MIN(RIDUZIONE(ECI); 2)</w:t>
      </w:r>
    </w:p>
    <w:p w14:paraId="6FDFAD14" w14:textId="77777777" w:rsidR="003B7E90" w:rsidRPr="003B7E90" w:rsidRDefault="003B7E90" w:rsidP="003B7E90">
      <w:pPr>
        <w:rPr>
          <w:b/>
          <w:bCs/>
          <w:lang w:eastAsia="it-IT"/>
        </w:rPr>
      </w:pPr>
      <w:r w:rsidRPr="003B7E90">
        <w:rPr>
          <w:b/>
          <w:bCs/>
          <w:lang w:eastAsia="it-IT"/>
        </w:rPr>
        <w:t>)</w:t>
      </w:r>
    </w:p>
    <w:p w14:paraId="5A3D5B11" w14:textId="77777777" w:rsidR="003B7E90" w:rsidRPr="003B7E90" w:rsidRDefault="003B7E90" w:rsidP="003B7E90">
      <w:pPr>
        <w:rPr>
          <w:lang w:eastAsia="it-IT"/>
        </w:rPr>
      </w:pPr>
      <w:r w:rsidRPr="003B7E90">
        <w:rPr>
          <w:lang w:eastAsia="it-IT"/>
        </w:rPr>
        <w:t>Ne consegue che:</w:t>
      </w:r>
    </w:p>
    <w:p w14:paraId="1651B4EC" w14:textId="77777777" w:rsidR="003B7E90" w:rsidRPr="003B7E90" w:rsidRDefault="003B7E90" w:rsidP="003B7E90">
      <w:pPr>
        <w:rPr>
          <w:b/>
          <w:bCs/>
          <w:lang w:eastAsia="it-IT"/>
        </w:rPr>
      </w:pPr>
      <w:r w:rsidRPr="003B7E90">
        <w:rPr>
          <w:b/>
          <w:bCs/>
          <w:lang w:eastAsia="it-IT"/>
        </w:rPr>
        <w:t>IR ≥ II - 2</w:t>
      </w:r>
    </w:p>
    <w:p w14:paraId="42FE8013" w14:textId="77777777" w:rsidR="003B7E90" w:rsidRDefault="003B7E90" w:rsidP="003B7E90">
      <w:pPr>
        <w:rPr>
          <w:lang w:eastAsia="it-IT"/>
        </w:rPr>
      </w:pPr>
      <w:r w:rsidRPr="003B7E90">
        <w:rPr>
          <w:lang w:eastAsia="it-IT"/>
        </w:rPr>
        <w:t>L’impatto residuo non può quindi risultare inferiore di oltre due livelli rispetto all’impatto inerente.</w:t>
      </w:r>
    </w:p>
    <w:tbl>
      <w:tblPr>
        <w:tblStyle w:val="Grigliatabella"/>
        <w:tblW w:w="5649"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83"/>
        <w:gridCol w:w="1883"/>
        <w:gridCol w:w="1883"/>
      </w:tblGrid>
      <w:tr w:rsidR="003B7E90" w:rsidRPr="00194DE1" w14:paraId="54C3374D" w14:textId="77777777" w:rsidTr="003B7E90">
        <w:trPr>
          <w:trHeight w:val="20"/>
          <w:tblHeader/>
        </w:trPr>
        <w:tc>
          <w:tcPr>
            <w:tcW w:w="1883" w:type="dxa"/>
            <w:vAlign w:val="center"/>
          </w:tcPr>
          <w:p w14:paraId="624BF488" w14:textId="30962A93" w:rsidR="003B7E90" w:rsidRPr="003B7E90" w:rsidRDefault="003B7E90" w:rsidP="003B7E90">
            <w:pPr>
              <w:spacing w:before="60" w:afterLines="60" w:after="144"/>
              <w:rPr>
                <w:b/>
                <w:bCs/>
                <w:color w:val="C51B88" w:themeColor="accent1"/>
                <w:lang w:eastAsia="it-IT"/>
              </w:rPr>
            </w:pPr>
            <w:r w:rsidRPr="003B7E90">
              <w:rPr>
                <w:b/>
                <w:bCs/>
                <w:color w:val="C51B88" w:themeColor="accent1"/>
                <w:lang w:eastAsia="it-IT"/>
              </w:rPr>
              <w:t>Impatto inerente II</w:t>
            </w:r>
          </w:p>
        </w:tc>
        <w:tc>
          <w:tcPr>
            <w:tcW w:w="1883" w:type="dxa"/>
            <w:vAlign w:val="center"/>
          </w:tcPr>
          <w:p w14:paraId="16F0F786" w14:textId="0BEC0F17" w:rsidR="003B7E90" w:rsidRPr="003B7E90" w:rsidRDefault="003B7E90" w:rsidP="003B7E90">
            <w:pPr>
              <w:spacing w:before="60" w:afterLines="60" w:after="144"/>
              <w:rPr>
                <w:b/>
                <w:bCs/>
                <w:color w:val="C51B88" w:themeColor="accent1"/>
                <w:lang w:eastAsia="it-IT"/>
              </w:rPr>
            </w:pPr>
            <w:r w:rsidRPr="003B7E90">
              <w:rPr>
                <w:b/>
                <w:bCs/>
                <w:color w:val="C51B88" w:themeColor="accent1"/>
                <w:lang w:eastAsia="it-IT"/>
              </w:rPr>
              <w:t>Riduzione massima</w:t>
            </w:r>
          </w:p>
        </w:tc>
        <w:tc>
          <w:tcPr>
            <w:tcW w:w="1883" w:type="dxa"/>
            <w:vAlign w:val="center"/>
          </w:tcPr>
          <w:p w14:paraId="35549BA8" w14:textId="7A0B95FB" w:rsidR="003B7E90" w:rsidRPr="003B7E90" w:rsidRDefault="003B7E90" w:rsidP="003B7E90">
            <w:pPr>
              <w:spacing w:before="60" w:afterLines="60" w:after="144"/>
              <w:rPr>
                <w:b/>
                <w:bCs/>
                <w:color w:val="C51B88" w:themeColor="accent1"/>
                <w:lang w:eastAsia="it-IT"/>
              </w:rPr>
            </w:pPr>
            <w:r w:rsidRPr="003B7E90">
              <w:rPr>
                <w:b/>
                <w:bCs/>
                <w:color w:val="C51B88" w:themeColor="accent1"/>
                <w:lang w:eastAsia="it-IT"/>
              </w:rPr>
              <w:t>Impatto residuo minimo IR</w:t>
            </w:r>
          </w:p>
        </w:tc>
      </w:tr>
      <w:tr w:rsidR="003B7E90" w:rsidRPr="00194DE1" w14:paraId="59772117" w14:textId="77777777" w:rsidTr="003B7E90">
        <w:trPr>
          <w:trHeight w:val="20"/>
        </w:trPr>
        <w:tc>
          <w:tcPr>
            <w:tcW w:w="1883" w:type="dxa"/>
            <w:vAlign w:val="center"/>
          </w:tcPr>
          <w:p w14:paraId="5B8B9404" w14:textId="2985B9F8" w:rsidR="003B7E90" w:rsidRPr="00D170B6" w:rsidRDefault="003B7E90" w:rsidP="003B7E90">
            <w:pPr>
              <w:spacing w:before="60" w:afterLines="60" w:after="144"/>
              <w:rPr>
                <w:lang w:eastAsia="it-IT"/>
              </w:rPr>
            </w:pPr>
            <w:r w:rsidRPr="003B7E90">
              <w:rPr>
                <w:lang w:eastAsia="it-IT"/>
              </w:rPr>
              <w:t>5 - Estremo</w:t>
            </w:r>
          </w:p>
        </w:tc>
        <w:tc>
          <w:tcPr>
            <w:tcW w:w="1883" w:type="dxa"/>
            <w:vAlign w:val="center"/>
          </w:tcPr>
          <w:p w14:paraId="14BA3772" w14:textId="0A3C1545" w:rsidR="003B7E90" w:rsidRPr="00D170B6" w:rsidRDefault="003B7E90" w:rsidP="003B7E90">
            <w:pPr>
              <w:spacing w:before="60" w:afterLines="60" w:after="144"/>
              <w:rPr>
                <w:lang w:eastAsia="it-IT"/>
              </w:rPr>
            </w:pPr>
            <w:r w:rsidRPr="003B7E90">
              <w:rPr>
                <w:lang w:eastAsia="it-IT"/>
              </w:rPr>
              <w:t>2</w:t>
            </w:r>
          </w:p>
        </w:tc>
        <w:tc>
          <w:tcPr>
            <w:tcW w:w="1883" w:type="dxa"/>
            <w:vAlign w:val="center"/>
          </w:tcPr>
          <w:p w14:paraId="46EDC9A9" w14:textId="3E08B80E" w:rsidR="003B7E90" w:rsidRPr="00D170B6" w:rsidRDefault="003B7E90" w:rsidP="003B7E90">
            <w:pPr>
              <w:spacing w:before="60" w:afterLines="60" w:after="144"/>
              <w:rPr>
                <w:lang w:eastAsia="it-IT"/>
              </w:rPr>
            </w:pPr>
            <w:r w:rsidRPr="003B7E90">
              <w:rPr>
                <w:lang w:eastAsia="it-IT"/>
              </w:rPr>
              <w:t>3 - Significativo</w:t>
            </w:r>
          </w:p>
        </w:tc>
      </w:tr>
      <w:tr w:rsidR="003B7E90" w:rsidRPr="00194DE1" w14:paraId="08B26BDE" w14:textId="77777777" w:rsidTr="003B7E90">
        <w:trPr>
          <w:trHeight w:val="20"/>
        </w:trPr>
        <w:tc>
          <w:tcPr>
            <w:tcW w:w="1883" w:type="dxa"/>
            <w:vAlign w:val="center"/>
          </w:tcPr>
          <w:p w14:paraId="7F22BF3F" w14:textId="6F89CF91" w:rsidR="003B7E90" w:rsidRPr="00D170B6" w:rsidRDefault="003B7E90" w:rsidP="003B7E90">
            <w:pPr>
              <w:spacing w:before="60" w:afterLines="60" w:after="144"/>
              <w:rPr>
                <w:lang w:eastAsia="it-IT"/>
              </w:rPr>
            </w:pPr>
            <w:r w:rsidRPr="003B7E90">
              <w:rPr>
                <w:lang w:eastAsia="it-IT"/>
              </w:rPr>
              <w:t>4 - Alto</w:t>
            </w:r>
          </w:p>
        </w:tc>
        <w:tc>
          <w:tcPr>
            <w:tcW w:w="1883" w:type="dxa"/>
            <w:vAlign w:val="center"/>
          </w:tcPr>
          <w:p w14:paraId="730FDEE0" w14:textId="14ECEFC1" w:rsidR="003B7E90" w:rsidRPr="00D170B6" w:rsidRDefault="003B7E90" w:rsidP="003B7E90">
            <w:pPr>
              <w:spacing w:before="60" w:afterLines="60" w:after="144"/>
              <w:rPr>
                <w:lang w:eastAsia="it-IT"/>
              </w:rPr>
            </w:pPr>
            <w:r w:rsidRPr="003B7E90">
              <w:rPr>
                <w:lang w:eastAsia="it-IT"/>
              </w:rPr>
              <w:t>2</w:t>
            </w:r>
          </w:p>
        </w:tc>
        <w:tc>
          <w:tcPr>
            <w:tcW w:w="1883" w:type="dxa"/>
            <w:vAlign w:val="center"/>
          </w:tcPr>
          <w:p w14:paraId="42E6357B" w14:textId="60B67F2D" w:rsidR="003B7E90" w:rsidRPr="00D170B6" w:rsidRDefault="003B7E90" w:rsidP="003B7E90">
            <w:pPr>
              <w:spacing w:before="60" w:afterLines="60" w:after="144"/>
              <w:rPr>
                <w:lang w:eastAsia="it-IT"/>
              </w:rPr>
            </w:pPr>
            <w:r w:rsidRPr="003B7E90">
              <w:rPr>
                <w:lang w:eastAsia="it-IT"/>
              </w:rPr>
              <w:t>2 - Contenuto</w:t>
            </w:r>
          </w:p>
        </w:tc>
      </w:tr>
      <w:tr w:rsidR="003B7E90" w:rsidRPr="00194DE1" w14:paraId="2CBD2170" w14:textId="77777777" w:rsidTr="003B7E90">
        <w:trPr>
          <w:trHeight w:val="20"/>
        </w:trPr>
        <w:tc>
          <w:tcPr>
            <w:tcW w:w="1883" w:type="dxa"/>
            <w:vAlign w:val="center"/>
          </w:tcPr>
          <w:p w14:paraId="44D8FC66" w14:textId="5439C6CD" w:rsidR="003B7E90" w:rsidRPr="00D170B6" w:rsidRDefault="003B7E90" w:rsidP="003B7E90">
            <w:pPr>
              <w:spacing w:before="60" w:afterLines="60" w:after="144"/>
              <w:rPr>
                <w:lang w:eastAsia="it-IT"/>
              </w:rPr>
            </w:pPr>
            <w:r w:rsidRPr="003B7E90">
              <w:rPr>
                <w:lang w:eastAsia="it-IT"/>
              </w:rPr>
              <w:t>3 - Significativo</w:t>
            </w:r>
          </w:p>
        </w:tc>
        <w:tc>
          <w:tcPr>
            <w:tcW w:w="1883" w:type="dxa"/>
            <w:vAlign w:val="center"/>
          </w:tcPr>
          <w:p w14:paraId="53579F02" w14:textId="478C7E10" w:rsidR="003B7E90" w:rsidRPr="00D170B6" w:rsidRDefault="003B7E90" w:rsidP="003B7E90">
            <w:pPr>
              <w:spacing w:before="60" w:afterLines="60" w:after="144"/>
              <w:rPr>
                <w:lang w:eastAsia="it-IT"/>
              </w:rPr>
            </w:pPr>
            <w:r w:rsidRPr="003B7E90">
              <w:rPr>
                <w:lang w:eastAsia="it-IT"/>
              </w:rPr>
              <w:t>2</w:t>
            </w:r>
          </w:p>
        </w:tc>
        <w:tc>
          <w:tcPr>
            <w:tcW w:w="1883" w:type="dxa"/>
            <w:vAlign w:val="center"/>
          </w:tcPr>
          <w:p w14:paraId="637BF447" w14:textId="73CD129C" w:rsidR="003B7E90" w:rsidRPr="00D170B6" w:rsidRDefault="003B7E90" w:rsidP="003B7E90">
            <w:pPr>
              <w:spacing w:before="60" w:afterLines="60" w:after="144"/>
              <w:rPr>
                <w:lang w:eastAsia="it-IT"/>
              </w:rPr>
            </w:pPr>
            <w:r w:rsidRPr="003B7E90">
              <w:rPr>
                <w:lang w:eastAsia="it-IT"/>
              </w:rPr>
              <w:t>1 - Trascurabile</w:t>
            </w:r>
          </w:p>
        </w:tc>
      </w:tr>
      <w:tr w:rsidR="003B7E90" w:rsidRPr="00194DE1" w14:paraId="769D5964" w14:textId="77777777" w:rsidTr="003B7E90">
        <w:trPr>
          <w:trHeight w:val="20"/>
        </w:trPr>
        <w:tc>
          <w:tcPr>
            <w:tcW w:w="1883" w:type="dxa"/>
            <w:vAlign w:val="center"/>
          </w:tcPr>
          <w:p w14:paraId="2144B59A" w14:textId="0D7B362F" w:rsidR="003B7E90" w:rsidRPr="003B7E90" w:rsidRDefault="003B7E90" w:rsidP="003B7E90">
            <w:pPr>
              <w:spacing w:before="60" w:afterLines="60" w:after="144"/>
              <w:rPr>
                <w:lang w:eastAsia="it-IT"/>
              </w:rPr>
            </w:pPr>
            <w:r w:rsidRPr="003B7E90">
              <w:rPr>
                <w:lang w:eastAsia="it-IT"/>
              </w:rPr>
              <w:t>2 - Contenuto</w:t>
            </w:r>
          </w:p>
        </w:tc>
        <w:tc>
          <w:tcPr>
            <w:tcW w:w="1883" w:type="dxa"/>
            <w:vAlign w:val="center"/>
          </w:tcPr>
          <w:p w14:paraId="63F795D5" w14:textId="4ADA6F6E" w:rsidR="003B7E90" w:rsidRPr="003B7E90" w:rsidRDefault="003B7E90" w:rsidP="003B7E90">
            <w:pPr>
              <w:spacing w:before="60" w:afterLines="60" w:after="144"/>
              <w:rPr>
                <w:lang w:eastAsia="it-IT"/>
              </w:rPr>
            </w:pPr>
            <w:r w:rsidRPr="003B7E90">
              <w:rPr>
                <w:lang w:eastAsia="it-IT"/>
              </w:rPr>
              <w:t>1</w:t>
            </w:r>
          </w:p>
        </w:tc>
        <w:tc>
          <w:tcPr>
            <w:tcW w:w="1883" w:type="dxa"/>
            <w:vAlign w:val="center"/>
          </w:tcPr>
          <w:p w14:paraId="2C3BF1C2" w14:textId="38F1BE4E" w:rsidR="003B7E90" w:rsidRPr="003B7E90" w:rsidRDefault="003B7E90" w:rsidP="003B7E90">
            <w:pPr>
              <w:spacing w:before="60" w:afterLines="60" w:after="144"/>
              <w:rPr>
                <w:lang w:eastAsia="it-IT"/>
              </w:rPr>
            </w:pPr>
            <w:r w:rsidRPr="003B7E90">
              <w:rPr>
                <w:lang w:eastAsia="it-IT"/>
              </w:rPr>
              <w:t>1 - Trascurabile</w:t>
            </w:r>
          </w:p>
        </w:tc>
      </w:tr>
      <w:tr w:rsidR="003B7E90" w:rsidRPr="00194DE1" w14:paraId="7489927A" w14:textId="77777777" w:rsidTr="003B7E90">
        <w:trPr>
          <w:trHeight w:val="20"/>
        </w:trPr>
        <w:tc>
          <w:tcPr>
            <w:tcW w:w="1883" w:type="dxa"/>
            <w:vAlign w:val="center"/>
          </w:tcPr>
          <w:p w14:paraId="7AF00606" w14:textId="5CC53839" w:rsidR="003B7E90" w:rsidRPr="003B7E90" w:rsidRDefault="003B7E90" w:rsidP="003B7E90">
            <w:pPr>
              <w:spacing w:before="60" w:afterLines="60" w:after="144"/>
              <w:rPr>
                <w:lang w:eastAsia="it-IT"/>
              </w:rPr>
            </w:pPr>
            <w:r w:rsidRPr="003B7E90">
              <w:rPr>
                <w:lang w:eastAsia="it-IT"/>
              </w:rPr>
              <w:lastRenderedPageBreak/>
              <w:t>1 - Trascurabile</w:t>
            </w:r>
          </w:p>
        </w:tc>
        <w:tc>
          <w:tcPr>
            <w:tcW w:w="1883" w:type="dxa"/>
            <w:vAlign w:val="center"/>
          </w:tcPr>
          <w:p w14:paraId="6523FCDA" w14:textId="150ABDBF" w:rsidR="003B7E90" w:rsidRPr="003B7E90" w:rsidRDefault="003B7E90" w:rsidP="003B7E90">
            <w:pPr>
              <w:spacing w:before="60" w:afterLines="60" w:after="144"/>
              <w:rPr>
                <w:lang w:eastAsia="it-IT"/>
              </w:rPr>
            </w:pPr>
            <w:r w:rsidRPr="003B7E90">
              <w:rPr>
                <w:lang w:eastAsia="it-IT"/>
              </w:rPr>
              <w:t>0</w:t>
            </w:r>
          </w:p>
        </w:tc>
        <w:tc>
          <w:tcPr>
            <w:tcW w:w="1883" w:type="dxa"/>
            <w:vAlign w:val="center"/>
          </w:tcPr>
          <w:p w14:paraId="30A82DF5" w14:textId="581E1676" w:rsidR="003B7E90" w:rsidRPr="003B7E90" w:rsidRDefault="003B7E90" w:rsidP="003B7E90">
            <w:pPr>
              <w:spacing w:before="60" w:afterLines="60" w:after="144"/>
              <w:rPr>
                <w:lang w:eastAsia="it-IT"/>
              </w:rPr>
            </w:pPr>
            <w:r w:rsidRPr="003B7E90">
              <w:rPr>
                <w:lang w:eastAsia="it-IT"/>
              </w:rPr>
              <w:t>1 - Trascurabile</w:t>
            </w:r>
          </w:p>
        </w:tc>
      </w:tr>
    </w:tbl>
    <w:p w14:paraId="543FC7B3" w14:textId="77777777" w:rsidR="003B7E90" w:rsidRPr="003B7E90" w:rsidRDefault="003B7E90" w:rsidP="003B7E90">
      <w:pPr>
        <w:rPr>
          <w:lang w:eastAsia="it-IT"/>
        </w:rPr>
      </w:pPr>
      <w:r w:rsidRPr="003B7E90">
        <w:rPr>
          <w:lang w:eastAsia="it-IT"/>
        </w:rPr>
        <w:t>Il limite massimo di due livelli si applica anche quando l’efficacia complessiva delle misure risulti elevata.</w:t>
      </w:r>
    </w:p>
    <w:p w14:paraId="2DDCFE29" w14:textId="77777777" w:rsidR="003B7E90" w:rsidRPr="003B7E90" w:rsidRDefault="003B7E90" w:rsidP="003B7E90">
      <w:pPr>
        <w:rPr>
          <w:lang w:eastAsia="it-IT"/>
        </w:rPr>
      </w:pPr>
      <w:r w:rsidRPr="003B7E90">
        <w:rPr>
          <w:lang w:eastAsia="it-IT"/>
        </w:rPr>
        <w:t>Tale limitazione riflette il principio secondo cui le misure di sicurezza possono contenere o ridurre le conseguenze dello scenario, ma non eliminano completamente:</w:t>
      </w:r>
    </w:p>
    <w:p w14:paraId="120F4676" w14:textId="77777777" w:rsidR="003B7E90" w:rsidRPr="003B7E90" w:rsidRDefault="003B7E90" w:rsidP="00F066DB">
      <w:pPr>
        <w:numPr>
          <w:ilvl w:val="0"/>
          <w:numId w:val="41"/>
        </w:numPr>
        <w:rPr>
          <w:lang w:eastAsia="it-IT"/>
        </w:rPr>
      </w:pPr>
      <w:r w:rsidRPr="003B7E90">
        <w:rPr>
          <w:lang w:eastAsia="it-IT"/>
        </w:rPr>
        <w:t>la criticità intrinseca del servizio o del processo;</w:t>
      </w:r>
    </w:p>
    <w:p w14:paraId="6F0ECEFE" w14:textId="77777777" w:rsidR="003B7E90" w:rsidRPr="003B7E90" w:rsidRDefault="003B7E90" w:rsidP="00F066DB">
      <w:pPr>
        <w:numPr>
          <w:ilvl w:val="0"/>
          <w:numId w:val="41"/>
        </w:numPr>
        <w:rPr>
          <w:lang w:eastAsia="it-IT"/>
        </w:rPr>
      </w:pPr>
      <w:r w:rsidRPr="003B7E90">
        <w:rPr>
          <w:lang w:eastAsia="it-IT"/>
        </w:rPr>
        <w:t>gli impatti non preventivabili;</w:t>
      </w:r>
    </w:p>
    <w:p w14:paraId="2627D3F8" w14:textId="77777777" w:rsidR="003B7E90" w:rsidRPr="003B7E90" w:rsidRDefault="003B7E90" w:rsidP="00F066DB">
      <w:pPr>
        <w:numPr>
          <w:ilvl w:val="0"/>
          <w:numId w:val="41"/>
        </w:numPr>
        <w:rPr>
          <w:lang w:eastAsia="it-IT"/>
        </w:rPr>
      </w:pPr>
      <w:r w:rsidRPr="003B7E90">
        <w:rPr>
          <w:lang w:eastAsia="it-IT"/>
        </w:rPr>
        <w:t>il possibile aggiramento o deterioramento delle misure;</w:t>
      </w:r>
    </w:p>
    <w:p w14:paraId="60FBA7EF" w14:textId="77777777" w:rsidR="003B7E90" w:rsidRPr="003B7E90" w:rsidRDefault="003B7E90" w:rsidP="00F066DB">
      <w:pPr>
        <w:numPr>
          <w:ilvl w:val="0"/>
          <w:numId w:val="41"/>
        </w:numPr>
        <w:rPr>
          <w:lang w:eastAsia="it-IT"/>
        </w:rPr>
      </w:pPr>
      <w:r w:rsidRPr="003B7E90">
        <w:rPr>
          <w:lang w:eastAsia="it-IT"/>
        </w:rPr>
        <w:t>gli effetti indiretti o ritardati dell’evento;</w:t>
      </w:r>
    </w:p>
    <w:p w14:paraId="316669AC" w14:textId="77777777" w:rsidR="003B7E90" w:rsidRPr="003B7E90" w:rsidRDefault="003B7E90" w:rsidP="00F066DB">
      <w:pPr>
        <w:numPr>
          <w:ilvl w:val="0"/>
          <w:numId w:val="41"/>
        </w:numPr>
        <w:rPr>
          <w:lang w:eastAsia="it-IT"/>
        </w:rPr>
      </w:pPr>
      <w:r w:rsidRPr="003B7E90">
        <w:rPr>
          <w:lang w:eastAsia="it-IT"/>
        </w:rPr>
        <w:t>l’incertezza associata alla valutazione;</w:t>
      </w:r>
    </w:p>
    <w:p w14:paraId="40F0A9E6" w14:textId="77777777" w:rsidR="003B7E90" w:rsidRDefault="003B7E90" w:rsidP="00F066DB">
      <w:pPr>
        <w:numPr>
          <w:ilvl w:val="0"/>
          <w:numId w:val="41"/>
        </w:numPr>
        <w:rPr>
          <w:lang w:eastAsia="it-IT"/>
        </w:rPr>
      </w:pPr>
      <w:r w:rsidRPr="003B7E90">
        <w:rPr>
          <w:lang w:eastAsia="it-IT"/>
        </w:rPr>
        <w:t>le conseguenze non integralmente trasferibili o recuperabili.</w:t>
      </w:r>
    </w:p>
    <w:p w14:paraId="24E7BECB" w14:textId="290A7551" w:rsidR="00F44129" w:rsidRDefault="00F44129" w:rsidP="00F44129">
      <w:pPr>
        <w:pStyle w:val="Titolo3"/>
      </w:pPr>
      <w:r w:rsidRPr="00F44129">
        <w:t>Vincoli prudenziali</w:t>
      </w:r>
    </w:p>
    <w:p w14:paraId="1B9E1610" w14:textId="77777777" w:rsidR="00FA7CEE" w:rsidRPr="00FA7CEE" w:rsidRDefault="00FA7CEE" w:rsidP="00FA7CEE">
      <w:pPr>
        <w:rPr>
          <w:lang w:eastAsia="it-IT"/>
        </w:rPr>
      </w:pPr>
      <w:r w:rsidRPr="00FA7CEE">
        <w:rPr>
          <w:lang w:eastAsia="it-IT"/>
        </w:rPr>
        <w:t>Alla determinazione dell’impatto residuo si applicano i seguenti vincoli:</w:t>
      </w:r>
    </w:p>
    <w:p w14:paraId="1AC12B26" w14:textId="77777777" w:rsidR="00FA7CEE" w:rsidRPr="00FA7CEE" w:rsidRDefault="00FA7CEE" w:rsidP="00F066DB">
      <w:pPr>
        <w:numPr>
          <w:ilvl w:val="0"/>
          <w:numId w:val="42"/>
        </w:numPr>
        <w:rPr>
          <w:lang w:eastAsia="it-IT"/>
        </w:rPr>
      </w:pPr>
      <w:r w:rsidRPr="00FA7CEE">
        <w:rPr>
          <w:lang w:eastAsia="it-IT"/>
        </w:rPr>
        <w:t>le misure pianificate ma non ancora implementate non riducono l’impatto residuo corrente;</w:t>
      </w:r>
    </w:p>
    <w:p w14:paraId="7FA10148" w14:textId="77777777" w:rsidR="00FA7CEE" w:rsidRPr="00FA7CEE" w:rsidRDefault="00FA7CEE" w:rsidP="00F066DB">
      <w:pPr>
        <w:numPr>
          <w:ilvl w:val="0"/>
          <w:numId w:val="42"/>
        </w:numPr>
        <w:rPr>
          <w:lang w:eastAsia="it-IT"/>
        </w:rPr>
      </w:pPr>
      <w:r w:rsidRPr="00FA7CEE">
        <w:rPr>
          <w:lang w:eastAsia="it-IT"/>
        </w:rPr>
        <w:t>le misure solamente dichiarate e prive di evidenza non producono alcuna riduzione;</w:t>
      </w:r>
    </w:p>
    <w:p w14:paraId="5EBB1500" w14:textId="77777777" w:rsidR="00FA7CEE" w:rsidRPr="00FA7CEE" w:rsidRDefault="00FA7CEE" w:rsidP="00F066DB">
      <w:pPr>
        <w:numPr>
          <w:ilvl w:val="0"/>
          <w:numId w:val="42"/>
        </w:numPr>
        <w:rPr>
          <w:lang w:eastAsia="it-IT"/>
        </w:rPr>
      </w:pPr>
      <w:r w:rsidRPr="00FA7CEE">
        <w:rPr>
          <w:lang w:eastAsia="it-IT"/>
        </w:rPr>
        <w:t>le misure implementate ma non sottoposte a verifica non possono produrre una riduzione superiore a un livello;</w:t>
      </w:r>
    </w:p>
    <w:p w14:paraId="4A2185EE" w14:textId="77777777" w:rsidR="00FA7CEE" w:rsidRPr="00FA7CEE" w:rsidRDefault="00FA7CEE" w:rsidP="00F066DB">
      <w:pPr>
        <w:numPr>
          <w:ilvl w:val="0"/>
          <w:numId w:val="42"/>
        </w:numPr>
        <w:rPr>
          <w:lang w:eastAsia="it-IT"/>
        </w:rPr>
      </w:pPr>
      <w:r w:rsidRPr="00FA7CEE">
        <w:rPr>
          <w:lang w:eastAsia="it-IT"/>
        </w:rPr>
        <w:t>una riduzione di due livelli richiede evidenze adeguate di implementazione, efficacia operativa e copertura;</w:t>
      </w:r>
    </w:p>
    <w:p w14:paraId="031BC8A4" w14:textId="77777777" w:rsidR="00FA7CEE" w:rsidRPr="00FA7CEE" w:rsidRDefault="00FA7CEE" w:rsidP="00F066DB">
      <w:pPr>
        <w:numPr>
          <w:ilvl w:val="0"/>
          <w:numId w:val="42"/>
        </w:numPr>
        <w:rPr>
          <w:lang w:eastAsia="it-IT"/>
        </w:rPr>
      </w:pPr>
      <w:r w:rsidRPr="00FA7CEE">
        <w:rPr>
          <w:lang w:eastAsia="it-IT"/>
        </w:rPr>
        <w:t>misure duplicate o sostanzialmente sovrapposte non devono essere considerate come mitigazioni pienamente indipendenti;</w:t>
      </w:r>
    </w:p>
    <w:p w14:paraId="5BECF280" w14:textId="77777777" w:rsidR="00FA7CEE" w:rsidRPr="00FA7CEE" w:rsidRDefault="00FA7CEE" w:rsidP="00F066DB">
      <w:pPr>
        <w:numPr>
          <w:ilvl w:val="0"/>
          <w:numId w:val="42"/>
        </w:numPr>
        <w:rPr>
          <w:lang w:eastAsia="it-IT"/>
        </w:rPr>
      </w:pPr>
      <w:r w:rsidRPr="00FA7CEE">
        <w:rPr>
          <w:lang w:eastAsia="it-IT"/>
        </w:rPr>
        <w:t>la presenza di una singola misura avanzata non compensa automaticamente l’assenza di misure fondamentali per il contenimento, la risposta o il ripristino;</w:t>
      </w:r>
    </w:p>
    <w:p w14:paraId="2C1FF7D0" w14:textId="77777777" w:rsidR="00FA7CEE" w:rsidRPr="00FA7CEE" w:rsidRDefault="00FA7CEE" w:rsidP="00F066DB">
      <w:pPr>
        <w:numPr>
          <w:ilvl w:val="0"/>
          <w:numId w:val="42"/>
        </w:numPr>
        <w:rPr>
          <w:lang w:eastAsia="it-IT"/>
        </w:rPr>
      </w:pPr>
      <w:r w:rsidRPr="00FA7CEE">
        <w:rPr>
          <w:lang w:eastAsia="it-IT"/>
        </w:rPr>
        <w:t>in presenza di carenze significative relative a una misura ritenuta indispensabile per lo scenario, la riduzione può essere limitata a un livello o non riconosciuta;</w:t>
      </w:r>
    </w:p>
    <w:p w14:paraId="6172B2D6" w14:textId="77777777" w:rsidR="00FA7CEE" w:rsidRPr="00FA7CEE" w:rsidRDefault="00FA7CEE" w:rsidP="00F066DB">
      <w:pPr>
        <w:numPr>
          <w:ilvl w:val="0"/>
          <w:numId w:val="42"/>
        </w:numPr>
        <w:rPr>
          <w:lang w:eastAsia="it-IT"/>
        </w:rPr>
      </w:pPr>
      <w:r w:rsidRPr="00FA7CEE">
        <w:rPr>
          <w:lang w:eastAsia="it-IT"/>
        </w:rPr>
        <w:t>eventuali eccezioni devono essere motivate, documentate e registrate nel Risk Register.</w:t>
      </w:r>
    </w:p>
    <w:p w14:paraId="739B1CB7" w14:textId="3F914DF1" w:rsidR="00F44129" w:rsidRDefault="00FA7CEE" w:rsidP="00FA7CEE">
      <w:pPr>
        <w:pStyle w:val="Titolo3"/>
      </w:pPr>
      <w:r w:rsidRPr="00FA7CEE">
        <w:t>Tracciabilità della valutazione dell’impatto residuo</w:t>
      </w:r>
    </w:p>
    <w:p w14:paraId="0138B1ED" w14:textId="77777777" w:rsidR="004903DE" w:rsidRPr="004903DE" w:rsidRDefault="004903DE" w:rsidP="004903DE">
      <w:pPr>
        <w:rPr>
          <w:lang w:eastAsia="it-IT"/>
        </w:rPr>
      </w:pPr>
      <w:r w:rsidRPr="004903DE">
        <w:rPr>
          <w:lang w:eastAsia="it-IT"/>
        </w:rPr>
        <w:t>Per ciascuno scenario, il Risk Register o lo strumento utilizzato per il Cyber Risk Assessment deve riportare almeno:</w:t>
      </w:r>
    </w:p>
    <w:p w14:paraId="770E7A15" w14:textId="77777777" w:rsidR="004903DE" w:rsidRPr="004903DE" w:rsidRDefault="004903DE" w:rsidP="00F066DB">
      <w:pPr>
        <w:numPr>
          <w:ilvl w:val="0"/>
          <w:numId w:val="43"/>
        </w:numPr>
        <w:rPr>
          <w:lang w:eastAsia="it-IT"/>
        </w:rPr>
      </w:pPr>
      <w:r w:rsidRPr="004903DE">
        <w:rPr>
          <w:lang w:eastAsia="it-IT"/>
        </w:rPr>
        <w:t>l’impatto inerente complessivo derivato dalla BIA;</w:t>
      </w:r>
    </w:p>
    <w:p w14:paraId="016E5F2F" w14:textId="77777777" w:rsidR="004903DE" w:rsidRPr="004903DE" w:rsidRDefault="004903DE" w:rsidP="00F066DB">
      <w:pPr>
        <w:numPr>
          <w:ilvl w:val="0"/>
          <w:numId w:val="43"/>
        </w:numPr>
        <w:rPr>
          <w:lang w:eastAsia="it-IT"/>
        </w:rPr>
      </w:pPr>
      <w:r w:rsidRPr="004903DE">
        <w:rPr>
          <w:lang w:eastAsia="it-IT"/>
        </w:rPr>
        <w:lastRenderedPageBreak/>
        <w:t>il profilo e la proprietà di sicurezza che hanno determinato il valore massimo inerente;</w:t>
      </w:r>
    </w:p>
    <w:p w14:paraId="02464E24" w14:textId="77777777" w:rsidR="004903DE" w:rsidRPr="004903DE" w:rsidRDefault="004903DE" w:rsidP="00F066DB">
      <w:pPr>
        <w:numPr>
          <w:ilvl w:val="0"/>
          <w:numId w:val="43"/>
        </w:numPr>
        <w:rPr>
          <w:lang w:eastAsia="it-IT"/>
        </w:rPr>
      </w:pPr>
      <w:r w:rsidRPr="004903DE">
        <w:rPr>
          <w:lang w:eastAsia="it-IT"/>
        </w:rPr>
        <w:t>le misure applicabili alla mitigazione dell’impatto;</w:t>
      </w:r>
    </w:p>
    <w:p w14:paraId="5E307A2B" w14:textId="77777777" w:rsidR="004903DE" w:rsidRPr="004903DE" w:rsidRDefault="004903DE" w:rsidP="00F066DB">
      <w:pPr>
        <w:numPr>
          <w:ilvl w:val="0"/>
          <w:numId w:val="43"/>
        </w:numPr>
        <w:rPr>
          <w:lang w:eastAsia="it-IT"/>
        </w:rPr>
      </w:pPr>
      <w:r w:rsidRPr="004903DE">
        <w:rPr>
          <w:lang w:eastAsia="it-IT"/>
        </w:rPr>
        <w:t>il livello di rilevanza di ciascuna misura;</w:t>
      </w:r>
    </w:p>
    <w:p w14:paraId="04CBA6B7" w14:textId="77777777" w:rsidR="004903DE" w:rsidRPr="004903DE" w:rsidRDefault="004903DE" w:rsidP="00F066DB">
      <w:pPr>
        <w:numPr>
          <w:ilvl w:val="0"/>
          <w:numId w:val="43"/>
        </w:numPr>
        <w:rPr>
          <w:lang w:eastAsia="it-IT"/>
        </w:rPr>
      </w:pPr>
      <w:r w:rsidRPr="004903DE">
        <w:rPr>
          <w:lang w:eastAsia="it-IT"/>
        </w:rPr>
        <w:t>lo stato di implementazione;</w:t>
      </w:r>
    </w:p>
    <w:p w14:paraId="13C7729B" w14:textId="77777777" w:rsidR="004903DE" w:rsidRPr="004903DE" w:rsidRDefault="004903DE" w:rsidP="00F066DB">
      <w:pPr>
        <w:numPr>
          <w:ilvl w:val="0"/>
          <w:numId w:val="43"/>
        </w:numPr>
        <w:rPr>
          <w:lang w:eastAsia="it-IT"/>
        </w:rPr>
      </w:pPr>
      <w:r w:rsidRPr="004903DE">
        <w:rPr>
          <w:lang w:eastAsia="it-IT"/>
        </w:rPr>
        <w:t>l’efficacia operativa;</w:t>
      </w:r>
    </w:p>
    <w:p w14:paraId="658459A8" w14:textId="77777777" w:rsidR="004903DE" w:rsidRPr="004903DE" w:rsidRDefault="004903DE" w:rsidP="00F066DB">
      <w:pPr>
        <w:numPr>
          <w:ilvl w:val="0"/>
          <w:numId w:val="43"/>
        </w:numPr>
        <w:rPr>
          <w:lang w:eastAsia="it-IT"/>
        </w:rPr>
      </w:pPr>
      <w:r w:rsidRPr="004903DE">
        <w:rPr>
          <w:lang w:eastAsia="it-IT"/>
        </w:rPr>
        <w:t>il livello di copertura;</w:t>
      </w:r>
    </w:p>
    <w:p w14:paraId="21706876" w14:textId="77777777" w:rsidR="004903DE" w:rsidRPr="004903DE" w:rsidRDefault="004903DE" w:rsidP="00F066DB">
      <w:pPr>
        <w:numPr>
          <w:ilvl w:val="0"/>
          <w:numId w:val="43"/>
        </w:numPr>
        <w:rPr>
          <w:lang w:eastAsia="it-IT"/>
        </w:rPr>
      </w:pPr>
      <w:r w:rsidRPr="004903DE">
        <w:rPr>
          <w:lang w:eastAsia="it-IT"/>
        </w:rPr>
        <w:t>le evidenze utilizzate;</w:t>
      </w:r>
    </w:p>
    <w:p w14:paraId="706435F4" w14:textId="77777777" w:rsidR="004903DE" w:rsidRPr="004903DE" w:rsidRDefault="004903DE" w:rsidP="00F066DB">
      <w:pPr>
        <w:numPr>
          <w:ilvl w:val="0"/>
          <w:numId w:val="43"/>
        </w:numPr>
        <w:rPr>
          <w:lang w:eastAsia="it-IT"/>
        </w:rPr>
      </w:pPr>
      <w:r w:rsidRPr="004903DE">
        <w:rPr>
          <w:lang w:eastAsia="it-IT"/>
        </w:rPr>
        <w:t>il valore di efficacia complessiva ECI;</w:t>
      </w:r>
    </w:p>
    <w:p w14:paraId="4F76CF98" w14:textId="77777777" w:rsidR="004903DE" w:rsidRPr="004903DE" w:rsidRDefault="004903DE" w:rsidP="00F066DB">
      <w:pPr>
        <w:numPr>
          <w:ilvl w:val="0"/>
          <w:numId w:val="43"/>
        </w:numPr>
        <w:rPr>
          <w:lang w:eastAsia="it-IT"/>
        </w:rPr>
      </w:pPr>
      <w:r w:rsidRPr="004903DE">
        <w:rPr>
          <w:lang w:eastAsia="it-IT"/>
        </w:rPr>
        <w:t>la riduzione ΔI riconosciuta;</w:t>
      </w:r>
    </w:p>
    <w:p w14:paraId="1C06E119" w14:textId="77777777" w:rsidR="004903DE" w:rsidRPr="004903DE" w:rsidRDefault="004903DE" w:rsidP="00F066DB">
      <w:pPr>
        <w:numPr>
          <w:ilvl w:val="0"/>
          <w:numId w:val="43"/>
        </w:numPr>
        <w:rPr>
          <w:lang w:eastAsia="it-IT"/>
        </w:rPr>
      </w:pPr>
      <w:r w:rsidRPr="004903DE">
        <w:rPr>
          <w:lang w:eastAsia="it-IT"/>
        </w:rPr>
        <w:t>l’impatto residuo risultante;</w:t>
      </w:r>
    </w:p>
    <w:p w14:paraId="4EF63E9E" w14:textId="77777777" w:rsidR="004903DE" w:rsidRPr="004903DE" w:rsidRDefault="004903DE" w:rsidP="00F066DB">
      <w:pPr>
        <w:numPr>
          <w:ilvl w:val="0"/>
          <w:numId w:val="43"/>
        </w:numPr>
        <w:rPr>
          <w:lang w:eastAsia="it-IT"/>
        </w:rPr>
      </w:pPr>
      <w:r w:rsidRPr="004903DE">
        <w:rPr>
          <w:lang w:eastAsia="it-IT"/>
        </w:rPr>
        <w:t>le eventuali limitazioni o eccezioni applicate.</w:t>
      </w:r>
    </w:p>
    <w:p w14:paraId="57CD18A0" w14:textId="77777777" w:rsidR="004903DE" w:rsidRPr="004903DE" w:rsidRDefault="004903DE" w:rsidP="004903DE">
      <w:pPr>
        <w:rPr>
          <w:lang w:eastAsia="it-IT"/>
        </w:rPr>
      </w:pPr>
      <w:r w:rsidRPr="004903DE">
        <w:rPr>
          <w:lang w:eastAsia="it-IT"/>
        </w:rPr>
        <w:t xml:space="preserve">Il profilo e la proprietà che hanno determinato il MAX inerente restano conservati a fini di tracciabilità, ma </w:t>
      </w:r>
      <w:r w:rsidRPr="004903DE">
        <w:rPr>
          <w:b/>
          <w:bCs/>
          <w:lang w:eastAsia="it-IT"/>
        </w:rPr>
        <w:t>non richiedono un calcolo separato dell’efficacia delle misure</w:t>
      </w:r>
      <w:r w:rsidRPr="004903DE">
        <w:rPr>
          <w:lang w:eastAsia="it-IT"/>
        </w:rPr>
        <w:t>.</w:t>
      </w:r>
    </w:p>
    <w:p w14:paraId="613F6CA4" w14:textId="3EFF2C3D" w:rsidR="004903DE" w:rsidRDefault="00FC121E" w:rsidP="00FC121E">
      <w:pPr>
        <w:pStyle w:val="Titolo2"/>
      </w:pPr>
      <w:bookmarkStart w:id="111" w:name="_Toc238751544"/>
      <w:r w:rsidRPr="00FC121E">
        <w:t>DETERMINAZIONE DEL RISCHIO RESIDUO</w:t>
      </w:r>
      <w:bookmarkEnd w:id="111"/>
    </w:p>
    <w:p w14:paraId="33186C93" w14:textId="77777777" w:rsidR="001D7FF0" w:rsidRPr="001D7FF0" w:rsidRDefault="001D7FF0" w:rsidP="001D7FF0">
      <w:pPr>
        <w:rPr>
          <w:lang w:eastAsia="it-IT"/>
        </w:rPr>
      </w:pPr>
      <w:r w:rsidRPr="001D7FF0">
        <w:rPr>
          <w:lang w:eastAsia="it-IT"/>
        </w:rPr>
        <w:t>Il rischio residuo rappresenta il livello di esposizione che permane a seguito dell'applicazione delle misure di sicurezza implementate e dell'effetto delle eventuali azioni di trattamento completate e operative.</w:t>
      </w:r>
    </w:p>
    <w:p w14:paraId="4B0A10E1" w14:textId="77777777" w:rsidR="001D7FF0" w:rsidRPr="001D7FF0" w:rsidRDefault="001D7FF0" w:rsidP="001D7FF0">
      <w:pPr>
        <w:rPr>
          <w:lang w:eastAsia="it-IT"/>
        </w:rPr>
      </w:pPr>
      <w:r w:rsidRPr="001D7FF0">
        <w:rPr>
          <w:lang w:eastAsia="it-IT"/>
        </w:rPr>
        <w:t>La determinazione del rischio residuo consente di:</w:t>
      </w:r>
    </w:p>
    <w:p w14:paraId="5C365A88" w14:textId="77777777" w:rsidR="001D7FF0" w:rsidRPr="001D7FF0" w:rsidRDefault="001D7FF0" w:rsidP="00F066DB">
      <w:pPr>
        <w:numPr>
          <w:ilvl w:val="0"/>
          <w:numId w:val="62"/>
        </w:numPr>
        <w:rPr>
          <w:lang w:eastAsia="it-IT"/>
        </w:rPr>
      </w:pPr>
      <w:r w:rsidRPr="001D7FF0">
        <w:rPr>
          <w:lang w:eastAsia="it-IT"/>
        </w:rPr>
        <w:t>verificare l'efficacia complessiva delle misure di sicurezza applicate;</w:t>
      </w:r>
    </w:p>
    <w:p w14:paraId="2C3C0898" w14:textId="77777777" w:rsidR="001D7FF0" w:rsidRPr="001D7FF0" w:rsidRDefault="001D7FF0" w:rsidP="00F066DB">
      <w:pPr>
        <w:numPr>
          <w:ilvl w:val="0"/>
          <w:numId w:val="62"/>
        </w:numPr>
        <w:rPr>
          <w:lang w:eastAsia="it-IT"/>
        </w:rPr>
      </w:pPr>
      <w:r w:rsidRPr="001D7FF0">
        <w:rPr>
          <w:lang w:eastAsia="it-IT"/>
        </w:rPr>
        <w:t>valutare il livello di rischio effettivamente sostenuto dall'organizzazione;</w:t>
      </w:r>
    </w:p>
    <w:p w14:paraId="16228C5C" w14:textId="77777777" w:rsidR="001D7FF0" w:rsidRPr="001D7FF0" w:rsidRDefault="001D7FF0" w:rsidP="00F066DB">
      <w:pPr>
        <w:numPr>
          <w:ilvl w:val="0"/>
          <w:numId w:val="62"/>
        </w:numPr>
        <w:rPr>
          <w:lang w:eastAsia="it-IT"/>
        </w:rPr>
      </w:pPr>
      <w:r w:rsidRPr="001D7FF0">
        <w:rPr>
          <w:lang w:eastAsia="it-IT"/>
        </w:rPr>
        <w:t>supportare le decisioni di accettazione del rischio residuo;</w:t>
      </w:r>
    </w:p>
    <w:p w14:paraId="466F506E" w14:textId="77777777" w:rsidR="001D7FF0" w:rsidRPr="001D7FF0" w:rsidRDefault="001D7FF0" w:rsidP="00F066DB">
      <w:pPr>
        <w:numPr>
          <w:ilvl w:val="0"/>
          <w:numId w:val="62"/>
        </w:numPr>
        <w:rPr>
          <w:lang w:eastAsia="it-IT"/>
        </w:rPr>
      </w:pPr>
      <w:r w:rsidRPr="001D7FF0">
        <w:rPr>
          <w:lang w:eastAsia="it-IT"/>
        </w:rPr>
        <w:t>individuare eventuali ulteriori esigenze di trattamento;</w:t>
      </w:r>
    </w:p>
    <w:p w14:paraId="376D6FD7" w14:textId="77777777" w:rsidR="001D7FF0" w:rsidRPr="001D7FF0" w:rsidRDefault="001D7FF0" w:rsidP="00F066DB">
      <w:pPr>
        <w:numPr>
          <w:ilvl w:val="0"/>
          <w:numId w:val="62"/>
        </w:numPr>
        <w:rPr>
          <w:lang w:eastAsia="it-IT"/>
        </w:rPr>
      </w:pPr>
      <w:r w:rsidRPr="001D7FF0">
        <w:rPr>
          <w:lang w:eastAsia="it-IT"/>
        </w:rPr>
        <w:t>supportare le attività di monitoraggio, reporting ed escalation previste dal processo di Cyber Risk Management.</w:t>
      </w:r>
    </w:p>
    <w:p w14:paraId="7C6869D0" w14:textId="77777777" w:rsidR="001D7FF0" w:rsidRPr="001D7FF0" w:rsidRDefault="001D7FF0" w:rsidP="001D7FF0">
      <w:pPr>
        <w:rPr>
          <w:lang w:eastAsia="it-IT"/>
        </w:rPr>
      </w:pPr>
      <w:r w:rsidRPr="001D7FF0">
        <w:rPr>
          <w:lang w:eastAsia="it-IT"/>
        </w:rPr>
        <w:t>La determinazione del rischio residuo è effettuata utilizzando:</w:t>
      </w:r>
    </w:p>
    <w:p w14:paraId="4CB0412E" w14:textId="77777777" w:rsidR="001D7FF0" w:rsidRPr="001D7FF0" w:rsidRDefault="001D7FF0" w:rsidP="00F066DB">
      <w:pPr>
        <w:numPr>
          <w:ilvl w:val="0"/>
          <w:numId w:val="63"/>
        </w:numPr>
        <w:rPr>
          <w:lang w:eastAsia="it-IT"/>
        </w:rPr>
      </w:pPr>
      <w:r w:rsidRPr="001D7FF0">
        <w:rPr>
          <w:lang w:eastAsia="it-IT"/>
        </w:rPr>
        <w:t>la probabilità residua dello scenario;</w:t>
      </w:r>
    </w:p>
    <w:p w14:paraId="20C15BDA" w14:textId="77777777" w:rsidR="001D7FF0" w:rsidRPr="001D7FF0" w:rsidRDefault="001D7FF0" w:rsidP="00F066DB">
      <w:pPr>
        <w:numPr>
          <w:ilvl w:val="0"/>
          <w:numId w:val="63"/>
        </w:numPr>
        <w:rPr>
          <w:lang w:eastAsia="it-IT"/>
        </w:rPr>
      </w:pPr>
      <w:r w:rsidRPr="001D7FF0">
        <w:rPr>
          <w:lang w:eastAsia="it-IT"/>
        </w:rPr>
        <w:t>l'impatto residuo dello scenario;</w:t>
      </w:r>
    </w:p>
    <w:p w14:paraId="34ED8161" w14:textId="77777777" w:rsidR="001D7FF0" w:rsidRPr="001D7FF0" w:rsidRDefault="001D7FF0" w:rsidP="00F066DB">
      <w:pPr>
        <w:numPr>
          <w:ilvl w:val="0"/>
          <w:numId w:val="63"/>
        </w:numPr>
        <w:rPr>
          <w:lang w:eastAsia="it-IT"/>
        </w:rPr>
      </w:pPr>
      <w:r w:rsidRPr="001D7FF0">
        <w:rPr>
          <w:lang w:eastAsia="it-IT"/>
        </w:rPr>
        <w:t>la matrice di classificazione del rischio adottata dal Gruppo.</w:t>
      </w:r>
    </w:p>
    <w:p w14:paraId="16892F25" w14:textId="77777777" w:rsidR="001D7FF0" w:rsidRDefault="001D7FF0" w:rsidP="001D7FF0">
      <w:pPr>
        <w:rPr>
          <w:lang w:eastAsia="it-IT"/>
        </w:rPr>
      </w:pPr>
      <w:r w:rsidRPr="001D7FF0">
        <w:rPr>
          <w:lang w:eastAsia="it-IT"/>
        </w:rPr>
        <w:lastRenderedPageBreak/>
        <w:t>La medesima matrice utilizzata per la determinazione del rischio inerente è applicata anche alla valutazione del rischio residuo, al fine di garantire coerenza metodologica e confrontabilità delle valutazioni.</w:t>
      </w:r>
    </w:p>
    <w:p w14:paraId="0D081F6F" w14:textId="65D2DBE3" w:rsidR="00E3522C" w:rsidRDefault="00E3522C" w:rsidP="00E3522C">
      <w:pPr>
        <w:pStyle w:val="Titolo3"/>
      </w:pPr>
      <w:r w:rsidRPr="00E3522C">
        <w:t>Calcolo del Rischio Residuo</w:t>
      </w:r>
    </w:p>
    <w:p w14:paraId="23BDB287" w14:textId="77777777" w:rsidR="00926CDB" w:rsidRPr="00926CDB" w:rsidRDefault="00926CDB" w:rsidP="00926CDB">
      <w:pPr>
        <w:rPr>
          <w:lang w:eastAsia="it-IT"/>
        </w:rPr>
      </w:pPr>
      <w:r w:rsidRPr="00926CDB">
        <w:rPr>
          <w:lang w:eastAsia="it-IT"/>
        </w:rPr>
        <w:t>Il rischio residuo è determinato mediante l'incrocio tra:</w:t>
      </w:r>
    </w:p>
    <w:p w14:paraId="3F76A5DB" w14:textId="77777777" w:rsidR="00926CDB" w:rsidRPr="00926CDB" w:rsidRDefault="00926CDB" w:rsidP="00F066DB">
      <w:pPr>
        <w:numPr>
          <w:ilvl w:val="0"/>
          <w:numId w:val="64"/>
        </w:numPr>
        <w:rPr>
          <w:lang w:eastAsia="it-IT"/>
        </w:rPr>
      </w:pPr>
      <w:r w:rsidRPr="00926CDB">
        <w:rPr>
          <w:b/>
          <w:bCs/>
          <w:lang w:eastAsia="it-IT"/>
        </w:rPr>
        <w:t>Probabilità Residua (PR)</w:t>
      </w:r>
      <w:r w:rsidRPr="00926CDB">
        <w:rPr>
          <w:lang w:eastAsia="it-IT"/>
        </w:rPr>
        <w:t>;</w:t>
      </w:r>
    </w:p>
    <w:p w14:paraId="45C5A0F8" w14:textId="77777777" w:rsidR="00926CDB" w:rsidRPr="00926CDB" w:rsidRDefault="00926CDB" w:rsidP="00F066DB">
      <w:pPr>
        <w:numPr>
          <w:ilvl w:val="0"/>
          <w:numId w:val="64"/>
        </w:numPr>
        <w:rPr>
          <w:lang w:eastAsia="it-IT"/>
        </w:rPr>
      </w:pPr>
      <w:r w:rsidRPr="00926CDB">
        <w:rPr>
          <w:b/>
          <w:bCs/>
          <w:lang w:eastAsia="it-IT"/>
        </w:rPr>
        <w:t>Impatto Residuo (IR)</w:t>
      </w:r>
      <w:r w:rsidRPr="00926CDB">
        <w:rPr>
          <w:lang w:eastAsia="it-IT"/>
        </w:rPr>
        <w:t>.</w:t>
      </w:r>
    </w:p>
    <w:p w14:paraId="49BD1ED6" w14:textId="77777777" w:rsidR="00926CDB" w:rsidRPr="00926CDB" w:rsidRDefault="00926CDB" w:rsidP="00926CDB">
      <w:pPr>
        <w:rPr>
          <w:lang w:eastAsia="it-IT"/>
        </w:rPr>
      </w:pPr>
      <w:r w:rsidRPr="00926CDB">
        <w:rPr>
          <w:lang w:eastAsia="it-IT"/>
        </w:rPr>
        <w:t>La combinazione dei due valori all'interno della matrice di classificazione del rischio consente di determinare il livello di rischio residuo dello scenario e la relativa classe di appartenenza.</w:t>
      </w:r>
    </w:p>
    <w:p w14:paraId="7754E24A" w14:textId="77777777" w:rsidR="00926CDB" w:rsidRPr="00926CDB" w:rsidRDefault="00926CDB" w:rsidP="00926CDB">
      <w:pPr>
        <w:rPr>
          <w:lang w:eastAsia="it-IT"/>
        </w:rPr>
      </w:pPr>
      <w:r w:rsidRPr="00926CDB">
        <w:rPr>
          <w:lang w:eastAsia="it-IT"/>
        </w:rPr>
        <w:t>La classificazione risultante è utilizzata per:</w:t>
      </w:r>
    </w:p>
    <w:p w14:paraId="0E7A15F7" w14:textId="77777777" w:rsidR="00926CDB" w:rsidRPr="00926CDB" w:rsidRDefault="00926CDB" w:rsidP="00F066DB">
      <w:pPr>
        <w:numPr>
          <w:ilvl w:val="0"/>
          <w:numId w:val="65"/>
        </w:numPr>
        <w:rPr>
          <w:lang w:eastAsia="it-IT"/>
        </w:rPr>
      </w:pPr>
      <w:r w:rsidRPr="00926CDB">
        <w:rPr>
          <w:lang w:eastAsia="it-IT"/>
        </w:rPr>
        <w:t>definire le priorità di trattamento;</w:t>
      </w:r>
    </w:p>
    <w:p w14:paraId="7CA9598D" w14:textId="77777777" w:rsidR="00926CDB" w:rsidRPr="00926CDB" w:rsidRDefault="00926CDB" w:rsidP="00F066DB">
      <w:pPr>
        <w:numPr>
          <w:ilvl w:val="0"/>
          <w:numId w:val="65"/>
        </w:numPr>
        <w:rPr>
          <w:lang w:eastAsia="it-IT"/>
        </w:rPr>
      </w:pPr>
      <w:r w:rsidRPr="00926CDB">
        <w:rPr>
          <w:lang w:eastAsia="it-IT"/>
        </w:rPr>
        <w:t>supportare le decisioni di accettazione del rischio;</w:t>
      </w:r>
    </w:p>
    <w:p w14:paraId="07DD789A" w14:textId="77777777" w:rsidR="00926CDB" w:rsidRPr="00926CDB" w:rsidRDefault="00926CDB" w:rsidP="00F066DB">
      <w:pPr>
        <w:numPr>
          <w:ilvl w:val="0"/>
          <w:numId w:val="65"/>
        </w:numPr>
        <w:rPr>
          <w:lang w:eastAsia="it-IT"/>
        </w:rPr>
      </w:pPr>
      <w:r w:rsidRPr="00926CDB">
        <w:rPr>
          <w:lang w:eastAsia="it-IT"/>
        </w:rPr>
        <w:t>identificare eventuali Top Risk;</w:t>
      </w:r>
    </w:p>
    <w:p w14:paraId="56686185" w14:textId="77777777" w:rsidR="00926CDB" w:rsidRPr="00926CDB" w:rsidRDefault="00926CDB" w:rsidP="00F066DB">
      <w:pPr>
        <w:numPr>
          <w:ilvl w:val="0"/>
          <w:numId w:val="65"/>
        </w:numPr>
        <w:rPr>
          <w:lang w:eastAsia="it-IT"/>
        </w:rPr>
      </w:pPr>
      <w:r w:rsidRPr="00926CDB">
        <w:rPr>
          <w:lang w:eastAsia="it-IT"/>
        </w:rPr>
        <w:t>determinare le modalità di monitoraggio e reporting previste dal Piano ISM08.</w:t>
      </w:r>
    </w:p>
    <w:p w14:paraId="23261DC6" w14:textId="5BA42CDE" w:rsidR="00E3522C" w:rsidRPr="00E3522C" w:rsidRDefault="00D43EE9" w:rsidP="00D43EE9">
      <w:pPr>
        <w:pStyle w:val="Titolo3"/>
      </w:pPr>
      <w:r w:rsidRPr="00D43EE9">
        <w:t>Classificazione del Rischio Residuo</w:t>
      </w:r>
    </w:p>
    <w:p w14:paraId="64699EEC" w14:textId="77777777" w:rsidR="00415C0B" w:rsidRDefault="00415C0B" w:rsidP="00415C0B">
      <w:pPr>
        <w:spacing w:before="100" w:beforeAutospacing="1" w:after="100" w:afterAutospacing="1" w:line="300" w:lineRule="atLeast"/>
        <w:rPr>
          <w:rFonts w:asciiTheme="majorHAnsi" w:eastAsia="Times New Roman" w:hAnsiTheme="majorHAnsi" w:cs="Segoe UI"/>
          <w:szCs w:val="18"/>
          <w:lang w:eastAsia="it-IT"/>
        </w:rPr>
      </w:pPr>
      <w:r w:rsidRPr="009A7F47">
        <w:rPr>
          <w:rFonts w:asciiTheme="majorHAnsi" w:eastAsia="Times New Roman" w:hAnsiTheme="majorHAnsi" w:cs="Segoe UI"/>
          <w:szCs w:val="18"/>
          <w:lang w:eastAsia="it-IT"/>
        </w:rPr>
        <w:t>Il rischio residuo è classificato nelle seguenti categorie:</w:t>
      </w:r>
    </w:p>
    <w:p w14:paraId="14A8D663" w14:textId="02D07B59" w:rsidR="00B46EF7" w:rsidRDefault="00B46EF7" w:rsidP="00F066DB">
      <w:pPr>
        <w:pStyle w:val="Paragrafoelenco"/>
        <w:numPr>
          <w:ilvl w:val="0"/>
          <w:numId w:val="66"/>
        </w:numPr>
        <w:spacing w:before="100" w:beforeAutospacing="1" w:after="100" w:afterAutospacing="1" w:line="300" w:lineRule="atLeast"/>
        <w:rPr>
          <w:rFonts w:asciiTheme="majorHAnsi" w:eastAsia="Times New Roman" w:hAnsiTheme="majorHAnsi" w:cs="Segoe UI"/>
          <w:szCs w:val="18"/>
          <w:lang w:eastAsia="it-IT"/>
        </w:rPr>
      </w:pPr>
      <w:r>
        <w:rPr>
          <w:rFonts w:asciiTheme="majorHAnsi" w:eastAsia="Times New Roman" w:hAnsiTheme="majorHAnsi" w:cs="Segoe UI"/>
          <w:szCs w:val="18"/>
          <w:lang w:eastAsia="it-IT"/>
        </w:rPr>
        <w:t>Basso</w:t>
      </w:r>
    </w:p>
    <w:p w14:paraId="34B0834F" w14:textId="014A5C3C" w:rsidR="00B46EF7" w:rsidRDefault="00B46EF7" w:rsidP="00F066DB">
      <w:pPr>
        <w:pStyle w:val="Paragrafoelenco"/>
        <w:numPr>
          <w:ilvl w:val="0"/>
          <w:numId w:val="66"/>
        </w:numPr>
        <w:spacing w:before="100" w:beforeAutospacing="1" w:after="100" w:afterAutospacing="1" w:line="300" w:lineRule="atLeast"/>
        <w:rPr>
          <w:rFonts w:asciiTheme="majorHAnsi" w:eastAsia="Times New Roman" w:hAnsiTheme="majorHAnsi" w:cs="Segoe UI"/>
          <w:szCs w:val="18"/>
          <w:lang w:eastAsia="it-IT"/>
        </w:rPr>
      </w:pPr>
      <w:r>
        <w:rPr>
          <w:rFonts w:asciiTheme="majorHAnsi" w:eastAsia="Times New Roman" w:hAnsiTheme="majorHAnsi" w:cs="Segoe UI"/>
          <w:szCs w:val="18"/>
          <w:lang w:eastAsia="it-IT"/>
        </w:rPr>
        <w:t>Medio</w:t>
      </w:r>
    </w:p>
    <w:p w14:paraId="3CF5E5BA" w14:textId="77777777" w:rsidR="00B46EF7" w:rsidRDefault="00B46EF7" w:rsidP="00F066DB">
      <w:pPr>
        <w:pStyle w:val="Paragrafoelenco"/>
        <w:numPr>
          <w:ilvl w:val="0"/>
          <w:numId w:val="66"/>
        </w:numPr>
        <w:spacing w:before="100" w:beforeAutospacing="1" w:after="100" w:afterAutospacing="1" w:line="300" w:lineRule="atLeast"/>
        <w:rPr>
          <w:rFonts w:asciiTheme="majorHAnsi" w:eastAsia="Times New Roman" w:hAnsiTheme="majorHAnsi" w:cs="Segoe UI"/>
          <w:szCs w:val="18"/>
          <w:lang w:eastAsia="it-IT"/>
        </w:rPr>
      </w:pPr>
      <w:r>
        <w:rPr>
          <w:rFonts w:asciiTheme="majorHAnsi" w:eastAsia="Times New Roman" w:hAnsiTheme="majorHAnsi" w:cs="Segoe UI"/>
          <w:szCs w:val="18"/>
          <w:lang w:eastAsia="it-IT"/>
        </w:rPr>
        <w:t>Alto (Top Risk)</w:t>
      </w:r>
    </w:p>
    <w:p w14:paraId="748573A5" w14:textId="407ADC53" w:rsidR="00415C0B" w:rsidRDefault="00B46EF7" w:rsidP="00B46EF7">
      <w:pPr>
        <w:spacing w:before="100" w:beforeAutospacing="1" w:after="100" w:afterAutospacing="1" w:line="300" w:lineRule="atLeast"/>
        <w:rPr>
          <w:rFonts w:asciiTheme="majorHAnsi" w:eastAsia="Times New Roman" w:hAnsiTheme="majorHAnsi" w:cs="Segoe UI"/>
          <w:szCs w:val="18"/>
          <w:lang w:eastAsia="it-IT"/>
        </w:rPr>
      </w:pPr>
      <w:r w:rsidRPr="00B46EF7">
        <w:rPr>
          <w:rFonts w:asciiTheme="majorHAnsi" w:eastAsia="Times New Roman" w:hAnsiTheme="majorHAnsi" w:cs="Segoe UI"/>
          <w:szCs w:val="18"/>
          <w:lang w:eastAsia="it-IT"/>
        </w:rPr>
        <w:t xml:space="preserve"> </w:t>
      </w:r>
      <w:r w:rsidR="00415C0B" w:rsidRPr="00B46EF7">
        <w:rPr>
          <w:rFonts w:asciiTheme="majorHAnsi" w:eastAsia="Times New Roman" w:hAnsiTheme="majorHAnsi" w:cs="Segoe UI"/>
          <w:szCs w:val="18"/>
          <w:lang w:eastAsia="it-IT"/>
        </w:rPr>
        <w:t>La classificazione del rischio residuo deve essere coerente con i criteri di accettazione del rischio definiti nel Piano ISM08.</w:t>
      </w:r>
    </w:p>
    <w:p w14:paraId="69B0C445" w14:textId="2012D84C" w:rsidR="00DB30E7" w:rsidRDefault="00DB30E7" w:rsidP="00DB30E7">
      <w:pPr>
        <w:pStyle w:val="Titolo3"/>
      </w:pPr>
      <w:r w:rsidRPr="00DB30E7">
        <w:t>Tracciabilità della Valutazione</w:t>
      </w:r>
    </w:p>
    <w:p w14:paraId="6DF3B75F" w14:textId="77777777" w:rsidR="00794EC7" w:rsidRPr="00794EC7" w:rsidRDefault="00794EC7" w:rsidP="00794EC7">
      <w:pPr>
        <w:rPr>
          <w:lang w:eastAsia="it-IT"/>
        </w:rPr>
      </w:pPr>
      <w:r w:rsidRPr="00794EC7">
        <w:rPr>
          <w:lang w:eastAsia="it-IT"/>
        </w:rPr>
        <w:t>Per ciascuno scenario di rischio devono essere registrati almeno:</w:t>
      </w:r>
    </w:p>
    <w:p w14:paraId="39CEB28B" w14:textId="77777777" w:rsidR="00794EC7" w:rsidRPr="00794EC7" w:rsidRDefault="00794EC7" w:rsidP="00F066DB">
      <w:pPr>
        <w:numPr>
          <w:ilvl w:val="0"/>
          <w:numId w:val="67"/>
        </w:numPr>
        <w:rPr>
          <w:lang w:eastAsia="it-IT"/>
        </w:rPr>
      </w:pPr>
      <w:r w:rsidRPr="00794EC7">
        <w:rPr>
          <w:lang w:eastAsia="it-IT"/>
        </w:rPr>
        <w:t>il valore della probabilità residua;</w:t>
      </w:r>
    </w:p>
    <w:p w14:paraId="49A4623A" w14:textId="77777777" w:rsidR="00794EC7" w:rsidRPr="00794EC7" w:rsidRDefault="00794EC7" w:rsidP="00F066DB">
      <w:pPr>
        <w:numPr>
          <w:ilvl w:val="0"/>
          <w:numId w:val="67"/>
        </w:numPr>
        <w:rPr>
          <w:lang w:eastAsia="it-IT"/>
        </w:rPr>
      </w:pPr>
      <w:r w:rsidRPr="00794EC7">
        <w:rPr>
          <w:lang w:eastAsia="it-IT"/>
        </w:rPr>
        <w:t>il valore dell'impatto residuo;</w:t>
      </w:r>
    </w:p>
    <w:p w14:paraId="42591BD8" w14:textId="77777777" w:rsidR="00794EC7" w:rsidRPr="00794EC7" w:rsidRDefault="00794EC7" w:rsidP="00F066DB">
      <w:pPr>
        <w:numPr>
          <w:ilvl w:val="0"/>
          <w:numId w:val="67"/>
        </w:numPr>
        <w:rPr>
          <w:lang w:eastAsia="it-IT"/>
        </w:rPr>
      </w:pPr>
      <w:r w:rsidRPr="00794EC7">
        <w:rPr>
          <w:lang w:eastAsia="it-IT"/>
        </w:rPr>
        <w:t>il livello di rischio residuo risultante;</w:t>
      </w:r>
    </w:p>
    <w:p w14:paraId="6F8DFFF6" w14:textId="77777777" w:rsidR="00794EC7" w:rsidRPr="00794EC7" w:rsidRDefault="00794EC7" w:rsidP="00F066DB">
      <w:pPr>
        <w:numPr>
          <w:ilvl w:val="0"/>
          <w:numId w:val="67"/>
        </w:numPr>
        <w:rPr>
          <w:lang w:eastAsia="it-IT"/>
        </w:rPr>
      </w:pPr>
      <w:r w:rsidRPr="00794EC7">
        <w:rPr>
          <w:lang w:eastAsia="it-IT"/>
        </w:rPr>
        <w:t>la classe di rischio attribuita;</w:t>
      </w:r>
    </w:p>
    <w:p w14:paraId="35A1800C" w14:textId="77777777" w:rsidR="00794EC7" w:rsidRPr="00794EC7" w:rsidRDefault="00794EC7" w:rsidP="00F066DB">
      <w:pPr>
        <w:numPr>
          <w:ilvl w:val="0"/>
          <w:numId w:val="67"/>
        </w:numPr>
        <w:rPr>
          <w:lang w:eastAsia="it-IT"/>
        </w:rPr>
      </w:pPr>
      <w:r w:rsidRPr="00794EC7">
        <w:rPr>
          <w:lang w:eastAsia="it-IT"/>
        </w:rPr>
        <w:t>le misure di sicurezza considerate nella valutazione;</w:t>
      </w:r>
    </w:p>
    <w:p w14:paraId="0FBA139F" w14:textId="77777777" w:rsidR="00794EC7" w:rsidRPr="00794EC7" w:rsidRDefault="00794EC7" w:rsidP="00F066DB">
      <w:pPr>
        <w:numPr>
          <w:ilvl w:val="0"/>
          <w:numId w:val="67"/>
        </w:numPr>
        <w:rPr>
          <w:lang w:eastAsia="it-IT"/>
        </w:rPr>
      </w:pPr>
      <w:r w:rsidRPr="00794EC7">
        <w:rPr>
          <w:lang w:eastAsia="it-IT"/>
        </w:rPr>
        <w:t>le eventuali limitazioni informative o assunzioni effettuate;</w:t>
      </w:r>
    </w:p>
    <w:p w14:paraId="708F6445" w14:textId="77777777" w:rsidR="00794EC7" w:rsidRPr="00794EC7" w:rsidRDefault="00794EC7" w:rsidP="00F066DB">
      <w:pPr>
        <w:numPr>
          <w:ilvl w:val="0"/>
          <w:numId w:val="67"/>
        </w:numPr>
        <w:rPr>
          <w:lang w:eastAsia="it-IT"/>
        </w:rPr>
      </w:pPr>
      <w:r w:rsidRPr="00794EC7">
        <w:rPr>
          <w:lang w:eastAsia="it-IT"/>
        </w:rPr>
        <w:lastRenderedPageBreak/>
        <w:t>il riferimento alle evidenze utilizzate per la determinazione del rischio residuo.</w:t>
      </w:r>
    </w:p>
    <w:p w14:paraId="48069D08" w14:textId="77777777" w:rsidR="00794EC7" w:rsidRPr="00794EC7" w:rsidRDefault="00794EC7" w:rsidP="00794EC7">
      <w:pPr>
        <w:rPr>
          <w:lang w:eastAsia="it-IT"/>
        </w:rPr>
      </w:pPr>
      <w:r w:rsidRPr="00794EC7">
        <w:rPr>
          <w:lang w:eastAsia="it-IT"/>
        </w:rPr>
        <w:t>Le informazioni devono essere conservate nel Risk Register o nello strumento utilizzato per la conduzione del Cyber Risk Assessment, al fine di garantire la completa tracciabilità del percorso valutativo e delle decisioni assunte.</w:t>
      </w:r>
    </w:p>
    <w:p w14:paraId="67073909" w14:textId="7E013A8E" w:rsidR="00DB30E7" w:rsidRPr="00AC4050" w:rsidRDefault="00AC4050" w:rsidP="00120993">
      <w:pPr>
        <w:pStyle w:val="Titolo2"/>
        <w:rPr>
          <w:lang w:val="it-IT"/>
        </w:rPr>
      </w:pPr>
      <w:bookmarkStart w:id="112" w:name="_Toc238751545"/>
      <w:r w:rsidRPr="00AC4050">
        <w:rPr>
          <w:caps w:val="0"/>
          <w:lang w:val="it-IT"/>
        </w:rPr>
        <w:t>AGGREGAZIONE DEI RISCHI E DETERMINAZIONE DEI TOP RISK</w:t>
      </w:r>
      <w:bookmarkEnd w:id="112"/>
    </w:p>
    <w:p w14:paraId="4859F9F6" w14:textId="77777777" w:rsidR="001752D1" w:rsidRPr="001752D1" w:rsidRDefault="001752D1" w:rsidP="001752D1">
      <w:pPr>
        <w:rPr>
          <w:lang w:eastAsia="it-IT"/>
        </w:rPr>
      </w:pPr>
      <w:r w:rsidRPr="001752D1">
        <w:rPr>
          <w:lang w:eastAsia="it-IT"/>
        </w:rPr>
        <w:t>Al fine di supportare le attività di prioritizzazione, reporting direzionale, identificazione dei Top Risk e integrazione con il processo di Risk Management Integrato, i risultati delle valutazioni del rischio possono essere oggetto di attività di aggregazione.</w:t>
      </w:r>
    </w:p>
    <w:p w14:paraId="3ED73B91" w14:textId="77777777" w:rsidR="001752D1" w:rsidRPr="001752D1" w:rsidRDefault="001752D1" w:rsidP="001752D1">
      <w:pPr>
        <w:rPr>
          <w:lang w:eastAsia="it-IT"/>
        </w:rPr>
      </w:pPr>
      <w:r w:rsidRPr="001752D1">
        <w:rPr>
          <w:lang w:eastAsia="it-IT"/>
        </w:rPr>
        <w:t>L'aggregazione ha l'obiettivo di evidenziare esposizioni rilevanti che, pur derivando da una pluralità di scenari singolarmente classificati con livelli di rischio inferiori, possono determinare un rischio complessivo significativo per il Gruppo.</w:t>
      </w:r>
    </w:p>
    <w:p w14:paraId="6215046A" w14:textId="77777777" w:rsidR="001752D1" w:rsidRPr="001752D1" w:rsidRDefault="001752D1" w:rsidP="001752D1">
      <w:pPr>
        <w:rPr>
          <w:lang w:eastAsia="it-IT"/>
        </w:rPr>
      </w:pPr>
      <w:r w:rsidRPr="001752D1">
        <w:rPr>
          <w:lang w:eastAsia="it-IT"/>
        </w:rPr>
        <w:t>Le attività di aggregazione possono essere effettuate, ove applicabile, secondo uno o più dei seguenti criteri:</w:t>
      </w:r>
    </w:p>
    <w:p w14:paraId="5B572F12" w14:textId="77777777" w:rsidR="001752D1" w:rsidRPr="001752D1" w:rsidRDefault="001752D1" w:rsidP="00F066DB">
      <w:pPr>
        <w:numPr>
          <w:ilvl w:val="0"/>
          <w:numId w:val="68"/>
        </w:numPr>
        <w:rPr>
          <w:lang w:eastAsia="it-IT"/>
        </w:rPr>
      </w:pPr>
      <w:r w:rsidRPr="001752D1">
        <w:rPr>
          <w:lang w:eastAsia="it-IT"/>
        </w:rPr>
        <w:t>asset;</w:t>
      </w:r>
    </w:p>
    <w:p w14:paraId="3AB5BA34" w14:textId="77777777" w:rsidR="001752D1" w:rsidRPr="001752D1" w:rsidRDefault="001752D1" w:rsidP="00F066DB">
      <w:pPr>
        <w:numPr>
          <w:ilvl w:val="0"/>
          <w:numId w:val="68"/>
        </w:numPr>
        <w:rPr>
          <w:lang w:eastAsia="it-IT"/>
        </w:rPr>
      </w:pPr>
      <w:r w:rsidRPr="001752D1">
        <w:rPr>
          <w:lang w:eastAsia="it-IT"/>
        </w:rPr>
        <w:t>servizio;</w:t>
      </w:r>
    </w:p>
    <w:p w14:paraId="68B52F9C" w14:textId="77777777" w:rsidR="001752D1" w:rsidRPr="001752D1" w:rsidRDefault="001752D1" w:rsidP="00F066DB">
      <w:pPr>
        <w:numPr>
          <w:ilvl w:val="0"/>
          <w:numId w:val="68"/>
        </w:numPr>
        <w:rPr>
          <w:lang w:eastAsia="it-IT"/>
        </w:rPr>
      </w:pPr>
      <w:r w:rsidRPr="001752D1">
        <w:rPr>
          <w:lang w:eastAsia="it-IT"/>
        </w:rPr>
        <w:t>processo aziendale;</w:t>
      </w:r>
    </w:p>
    <w:p w14:paraId="09F061E5" w14:textId="77777777" w:rsidR="001752D1" w:rsidRPr="001752D1" w:rsidRDefault="001752D1" w:rsidP="00F066DB">
      <w:pPr>
        <w:numPr>
          <w:ilvl w:val="0"/>
          <w:numId w:val="68"/>
        </w:numPr>
        <w:rPr>
          <w:lang w:eastAsia="it-IT"/>
        </w:rPr>
      </w:pPr>
      <w:r w:rsidRPr="001752D1">
        <w:rPr>
          <w:lang w:eastAsia="it-IT"/>
        </w:rPr>
        <w:t>threat actor;</w:t>
      </w:r>
    </w:p>
    <w:p w14:paraId="65E84915" w14:textId="77777777" w:rsidR="001752D1" w:rsidRPr="001752D1" w:rsidRDefault="001752D1" w:rsidP="00F066DB">
      <w:pPr>
        <w:numPr>
          <w:ilvl w:val="0"/>
          <w:numId w:val="68"/>
        </w:numPr>
        <w:rPr>
          <w:lang w:eastAsia="it-IT"/>
        </w:rPr>
      </w:pPr>
      <w:r w:rsidRPr="001752D1">
        <w:rPr>
          <w:lang w:eastAsia="it-IT"/>
        </w:rPr>
        <w:t>threat event;</w:t>
      </w:r>
    </w:p>
    <w:p w14:paraId="1B48A1FE" w14:textId="77777777" w:rsidR="001752D1" w:rsidRPr="001752D1" w:rsidRDefault="001752D1" w:rsidP="00F066DB">
      <w:pPr>
        <w:numPr>
          <w:ilvl w:val="0"/>
          <w:numId w:val="68"/>
        </w:numPr>
        <w:rPr>
          <w:lang w:eastAsia="it-IT"/>
        </w:rPr>
      </w:pPr>
      <w:r w:rsidRPr="001752D1">
        <w:rPr>
          <w:lang w:eastAsia="it-IT"/>
        </w:rPr>
        <w:t>categoria di minaccia;</w:t>
      </w:r>
    </w:p>
    <w:p w14:paraId="4C7B4E50" w14:textId="77777777" w:rsidR="001752D1" w:rsidRPr="001752D1" w:rsidRDefault="001752D1" w:rsidP="00F066DB">
      <w:pPr>
        <w:numPr>
          <w:ilvl w:val="0"/>
          <w:numId w:val="68"/>
        </w:numPr>
        <w:rPr>
          <w:lang w:eastAsia="it-IT"/>
        </w:rPr>
      </w:pPr>
      <w:r w:rsidRPr="001752D1">
        <w:rPr>
          <w:lang w:eastAsia="it-IT"/>
        </w:rPr>
        <w:t>vulnerabilità;</w:t>
      </w:r>
    </w:p>
    <w:p w14:paraId="31782004" w14:textId="77777777" w:rsidR="001752D1" w:rsidRPr="001752D1" w:rsidRDefault="001752D1" w:rsidP="00F066DB">
      <w:pPr>
        <w:numPr>
          <w:ilvl w:val="0"/>
          <w:numId w:val="68"/>
        </w:numPr>
        <w:rPr>
          <w:lang w:eastAsia="it-IT"/>
        </w:rPr>
      </w:pPr>
      <w:r w:rsidRPr="001752D1">
        <w:rPr>
          <w:lang w:eastAsia="it-IT"/>
        </w:rPr>
        <w:t>fornitore o terza parte;</w:t>
      </w:r>
    </w:p>
    <w:p w14:paraId="687101D5" w14:textId="77777777" w:rsidR="001752D1" w:rsidRPr="001752D1" w:rsidRDefault="001752D1" w:rsidP="00F066DB">
      <w:pPr>
        <w:numPr>
          <w:ilvl w:val="0"/>
          <w:numId w:val="68"/>
        </w:numPr>
        <w:rPr>
          <w:lang w:eastAsia="it-IT"/>
        </w:rPr>
      </w:pPr>
      <w:r w:rsidRPr="001752D1">
        <w:rPr>
          <w:lang w:eastAsia="it-IT"/>
        </w:rPr>
        <w:t>ambito organizzativo;</w:t>
      </w:r>
    </w:p>
    <w:p w14:paraId="5260340D" w14:textId="77777777" w:rsidR="001752D1" w:rsidRPr="001752D1" w:rsidRDefault="001752D1" w:rsidP="00F066DB">
      <w:pPr>
        <w:numPr>
          <w:ilvl w:val="0"/>
          <w:numId w:val="68"/>
        </w:numPr>
        <w:rPr>
          <w:lang w:eastAsia="it-IT"/>
        </w:rPr>
      </w:pPr>
      <w:r w:rsidRPr="001752D1">
        <w:rPr>
          <w:lang w:eastAsia="it-IT"/>
        </w:rPr>
        <w:t>requisito normativo;</w:t>
      </w:r>
    </w:p>
    <w:p w14:paraId="4FB9B13C" w14:textId="77777777" w:rsidR="001752D1" w:rsidRPr="001752D1" w:rsidRDefault="001752D1" w:rsidP="00F066DB">
      <w:pPr>
        <w:numPr>
          <w:ilvl w:val="0"/>
          <w:numId w:val="68"/>
        </w:numPr>
        <w:rPr>
          <w:lang w:eastAsia="it-IT"/>
        </w:rPr>
      </w:pPr>
      <w:r w:rsidRPr="001752D1">
        <w:rPr>
          <w:lang w:eastAsia="it-IT"/>
        </w:rPr>
        <w:t>altra dimensione ritenuta rilevante ai fini della gestione del rischio.</w:t>
      </w:r>
    </w:p>
    <w:p w14:paraId="21D134D3" w14:textId="77777777" w:rsidR="001752D1" w:rsidRPr="001752D1" w:rsidRDefault="001752D1" w:rsidP="001752D1">
      <w:pPr>
        <w:rPr>
          <w:lang w:eastAsia="it-IT"/>
        </w:rPr>
      </w:pPr>
      <w:r w:rsidRPr="001752D1">
        <w:rPr>
          <w:lang w:eastAsia="it-IT"/>
        </w:rPr>
        <w:t>L'aggregazione dei rischi non sostituisce la valutazione dei singoli scenari ma costituisce uno strumento di supporto per l'identificazione delle esposizioni rilevanti e dei Top Risk del Gruppo.</w:t>
      </w:r>
    </w:p>
    <w:p w14:paraId="71E436F3" w14:textId="77777777" w:rsidR="001752D1" w:rsidRPr="001752D1" w:rsidRDefault="001752D1" w:rsidP="001752D1">
      <w:pPr>
        <w:rPr>
          <w:lang w:eastAsia="it-IT"/>
        </w:rPr>
      </w:pPr>
      <w:r w:rsidRPr="001752D1">
        <w:rPr>
          <w:lang w:eastAsia="it-IT"/>
        </w:rPr>
        <w:t>I criteri operativi, gli algoritmi e le soglie utilizzati per le attività di aggregazione sono definiti nell'Allegato Tecnico associato alla presente metodologia.</w:t>
      </w:r>
    </w:p>
    <w:p w14:paraId="686DD9AB" w14:textId="77777777" w:rsidR="00120993" w:rsidRPr="001752D1" w:rsidRDefault="00120993" w:rsidP="00120993">
      <w:pPr>
        <w:rPr>
          <w:lang w:eastAsia="it-IT"/>
        </w:rPr>
      </w:pPr>
    </w:p>
    <w:p w14:paraId="4198CB6E" w14:textId="77777777" w:rsidR="00D43EE9" w:rsidRPr="00D43EE9" w:rsidRDefault="00D43EE9" w:rsidP="00D43EE9">
      <w:pPr>
        <w:rPr>
          <w:lang w:eastAsia="it-IT"/>
        </w:rPr>
      </w:pPr>
    </w:p>
    <w:p w14:paraId="0AB2C56C" w14:textId="77777777" w:rsidR="001D7FF0" w:rsidRPr="001D7FF0" w:rsidRDefault="001D7FF0" w:rsidP="001D7FF0">
      <w:pPr>
        <w:rPr>
          <w:lang w:eastAsia="it-IT"/>
        </w:rPr>
      </w:pPr>
    </w:p>
    <w:p w14:paraId="71001140" w14:textId="77777777" w:rsidR="003B7E90" w:rsidRPr="003B7E90" w:rsidRDefault="003B7E90" w:rsidP="003B7E90">
      <w:pPr>
        <w:rPr>
          <w:lang w:eastAsia="it-IT"/>
        </w:rPr>
      </w:pPr>
    </w:p>
    <w:p w14:paraId="0C16249A" w14:textId="77777777" w:rsidR="00D170B6" w:rsidRPr="00D170B6" w:rsidRDefault="00D170B6" w:rsidP="00D170B6">
      <w:pPr>
        <w:rPr>
          <w:lang w:eastAsia="it-IT"/>
        </w:rPr>
      </w:pPr>
    </w:p>
    <w:p w14:paraId="2B23CB01" w14:textId="77777777" w:rsidR="00A548CD" w:rsidRPr="00A548CD" w:rsidRDefault="00A548CD" w:rsidP="00A548CD">
      <w:pPr>
        <w:rPr>
          <w:lang w:eastAsia="it-IT"/>
        </w:rPr>
      </w:pPr>
    </w:p>
    <w:p w14:paraId="087A7A32" w14:textId="77777777" w:rsidR="002D4CDD" w:rsidRPr="002D4CDD" w:rsidRDefault="002D4CDD" w:rsidP="002D4CDD">
      <w:pPr>
        <w:rPr>
          <w:lang w:eastAsia="it-IT"/>
        </w:rPr>
      </w:pPr>
    </w:p>
    <w:p w14:paraId="6F06547D" w14:textId="77777777" w:rsidR="00B86418" w:rsidRPr="00B86418" w:rsidRDefault="00B86418" w:rsidP="00B86418">
      <w:pPr>
        <w:rPr>
          <w:lang w:eastAsia="it-IT"/>
        </w:rPr>
      </w:pPr>
    </w:p>
    <w:p w14:paraId="231061FF" w14:textId="77777777" w:rsidR="003F75CF" w:rsidRPr="00696F5A" w:rsidRDefault="003F75CF" w:rsidP="00696F5A">
      <w:pPr>
        <w:rPr>
          <w:lang w:eastAsia="it-IT"/>
        </w:rPr>
      </w:pPr>
    </w:p>
    <w:p w14:paraId="51BD7A98" w14:textId="77777777" w:rsidR="00D308E7" w:rsidRPr="00696F5A" w:rsidRDefault="00D308E7" w:rsidP="00D308E7">
      <w:pPr>
        <w:rPr>
          <w:lang w:eastAsia="it-IT"/>
        </w:rPr>
      </w:pPr>
    </w:p>
    <w:p w14:paraId="3B76F5E2" w14:textId="22ABA5C8" w:rsidR="0083079E" w:rsidRPr="0083079E" w:rsidRDefault="0083079E" w:rsidP="00323886">
      <w:pPr>
        <w:pStyle w:val="Titolo1"/>
      </w:pPr>
      <w:bookmarkStart w:id="113" w:name="_Toc238751546"/>
      <w:r w:rsidRPr="0083079E">
        <w:t>RISK TREATMENT</w:t>
      </w:r>
      <w:bookmarkEnd w:id="113"/>
    </w:p>
    <w:p w14:paraId="269114EA" w14:textId="77777777" w:rsidR="00BD4090" w:rsidRDefault="00BD4090" w:rsidP="00BD4090">
      <w:r>
        <w:t>Il Risk Treatment comprende l'insieme delle attività finalizzate a modificare il livello di rischio associato a uno scenario identificato mediante l'implementazione di misure organizzative, procedurali, tecniche o contrattuali.</w:t>
      </w:r>
    </w:p>
    <w:p w14:paraId="6568EA3F" w14:textId="77777777" w:rsidR="00BD4090" w:rsidRDefault="00BD4090" w:rsidP="00BD4090">
      <w:r>
        <w:t>L'obiettivo del trattamento del rischio consiste nel ridurre il rischio residuo a un livello accettabile in relazione ai criteri di accettazione definiti dal Gruppo.</w:t>
      </w:r>
    </w:p>
    <w:p w14:paraId="6F5E9F33" w14:textId="77777777" w:rsidR="00BD4090" w:rsidRDefault="00BD4090" w:rsidP="00BD4090">
      <w:r>
        <w:t>Le decisioni di trattamento devono essere proporzionate al livello di rischio rilevato, alla criticità del servizio o dell'asset interessato, agli obblighi normativi applicabili e al rapporto tra costi, benefici ed efficacia delle misure individuate.</w:t>
      </w:r>
    </w:p>
    <w:p w14:paraId="003319BA" w14:textId="6E38937D" w:rsidR="0083079E" w:rsidRDefault="00BD4090" w:rsidP="00BD4090">
      <w:r>
        <w:t>Il trattamento del rischio deve essere effettuato sulla base del rischio residuo corrente e deve consentire la determinazione del rischio residuo atteso conseguibile mediante l'implementazione delle misure pianificate.</w:t>
      </w:r>
      <w:r w:rsidR="00323886" w:rsidRPr="0083079E">
        <w:t xml:space="preserve"> </w:t>
      </w:r>
    </w:p>
    <w:p w14:paraId="4A9B131D" w14:textId="77777777" w:rsidR="00C34053" w:rsidRDefault="00C34053" w:rsidP="00C34053">
      <w:pPr>
        <w:pStyle w:val="Titolo2"/>
      </w:pPr>
      <w:bookmarkStart w:id="114" w:name="_Toc238751547"/>
      <w:r w:rsidRPr="00C34053">
        <w:t>Opzioni di trattamento del rischio</w:t>
      </w:r>
      <w:bookmarkEnd w:id="114"/>
    </w:p>
    <w:p w14:paraId="04BB3114" w14:textId="77777777" w:rsidR="001C7811" w:rsidRDefault="001C7811" w:rsidP="001C7811">
      <w:pPr>
        <w:spacing w:before="100" w:beforeAutospacing="1" w:after="100" w:afterAutospacing="1" w:line="300" w:lineRule="atLeast"/>
        <w:rPr>
          <w:rFonts w:asciiTheme="majorHAnsi" w:eastAsia="Times New Roman" w:hAnsiTheme="majorHAnsi" w:cs="Segoe UI"/>
          <w:szCs w:val="18"/>
          <w:lang w:eastAsia="it-IT"/>
        </w:rPr>
      </w:pPr>
      <w:r w:rsidRPr="001C7811">
        <w:rPr>
          <w:rFonts w:asciiTheme="majorHAnsi" w:eastAsia="Times New Roman" w:hAnsiTheme="majorHAnsi" w:cs="Segoe UI"/>
          <w:szCs w:val="18"/>
          <w:lang w:eastAsia="it-IT"/>
        </w:rPr>
        <w:t>Per ciascuno scenario di rischio devono essere valutate una o più delle seguenti opzioni di trattamento.</w:t>
      </w:r>
    </w:p>
    <w:tbl>
      <w:tblPr>
        <w:tblStyle w:val="Grigliatabella"/>
        <w:tblW w:w="9820"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83"/>
        <w:gridCol w:w="7937"/>
      </w:tblGrid>
      <w:tr w:rsidR="001C7811" w:rsidRPr="00194DE1" w14:paraId="57884079" w14:textId="77777777" w:rsidTr="001C7811">
        <w:trPr>
          <w:trHeight w:val="20"/>
          <w:tblHeader/>
        </w:trPr>
        <w:tc>
          <w:tcPr>
            <w:tcW w:w="1883" w:type="dxa"/>
            <w:vAlign w:val="center"/>
          </w:tcPr>
          <w:p w14:paraId="70C86CD1" w14:textId="08AB14BA" w:rsidR="001C7811" w:rsidRPr="001C7811" w:rsidRDefault="001C7811" w:rsidP="001C7811">
            <w:pPr>
              <w:spacing w:before="60" w:afterLines="60" w:after="144"/>
              <w:rPr>
                <w:b/>
                <w:bCs/>
                <w:color w:val="C51B88" w:themeColor="accent1"/>
                <w:lang w:eastAsia="it-IT"/>
              </w:rPr>
            </w:pPr>
            <w:r w:rsidRPr="001C7811">
              <w:rPr>
                <w:rFonts w:asciiTheme="majorHAnsi" w:eastAsia="Times New Roman" w:hAnsiTheme="majorHAnsi" w:cs="Times New Roman"/>
                <w:b/>
                <w:bCs/>
                <w:color w:val="C51B88" w:themeColor="accent1"/>
                <w:szCs w:val="18"/>
                <w:lang w:eastAsia="it-IT"/>
              </w:rPr>
              <w:t>Opzione</w:t>
            </w:r>
          </w:p>
        </w:tc>
        <w:tc>
          <w:tcPr>
            <w:tcW w:w="7937" w:type="dxa"/>
            <w:vAlign w:val="center"/>
          </w:tcPr>
          <w:p w14:paraId="540381C4" w14:textId="2646E92E" w:rsidR="001C7811" w:rsidRPr="001C7811" w:rsidRDefault="001C7811" w:rsidP="001C7811">
            <w:pPr>
              <w:spacing w:before="60" w:afterLines="60" w:after="144"/>
              <w:rPr>
                <w:b/>
                <w:bCs/>
                <w:color w:val="C51B88" w:themeColor="accent1"/>
                <w:lang w:eastAsia="it-IT"/>
              </w:rPr>
            </w:pPr>
            <w:r w:rsidRPr="001C7811">
              <w:rPr>
                <w:rFonts w:asciiTheme="majorHAnsi" w:eastAsia="Times New Roman" w:hAnsiTheme="majorHAnsi" w:cs="Times New Roman"/>
                <w:b/>
                <w:bCs/>
                <w:color w:val="C51B88" w:themeColor="accent1"/>
                <w:szCs w:val="18"/>
                <w:lang w:eastAsia="it-IT"/>
              </w:rPr>
              <w:t>Descrizione</w:t>
            </w:r>
          </w:p>
        </w:tc>
      </w:tr>
      <w:tr w:rsidR="001C7811" w:rsidRPr="00194DE1" w14:paraId="05FDFF53" w14:textId="77777777" w:rsidTr="001C7811">
        <w:trPr>
          <w:trHeight w:val="20"/>
        </w:trPr>
        <w:tc>
          <w:tcPr>
            <w:tcW w:w="1883" w:type="dxa"/>
            <w:vAlign w:val="center"/>
          </w:tcPr>
          <w:p w14:paraId="52F86F29" w14:textId="096C59BD" w:rsidR="001C7811" w:rsidRPr="003B7E90" w:rsidRDefault="001C7811" w:rsidP="001C7811">
            <w:pPr>
              <w:spacing w:before="60" w:afterLines="60" w:after="144"/>
              <w:rPr>
                <w:lang w:eastAsia="it-IT"/>
              </w:rPr>
            </w:pPr>
            <w:r w:rsidRPr="001C7811">
              <w:rPr>
                <w:rFonts w:asciiTheme="majorHAnsi" w:eastAsia="Times New Roman" w:hAnsiTheme="majorHAnsi" w:cs="Times New Roman"/>
                <w:szCs w:val="18"/>
                <w:lang w:eastAsia="it-IT"/>
              </w:rPr>
              <w:t>Mitigare</w:t>
            </w:r>
          </w:p>
        </w:tc>
        <w:tc>
          <w:tcPr>
            <w:tcW w:w="7937" w:type="dxa"/>
            <w:vAlign w:val="center"/>
          </w:tcPr>
          <w:p w14:paraId="1FCD54BC" w14:textId="1CBB5AD7" w:rsidR="001C7811" w:rsidRPr="003B7E90" w:rsidRDefault="001C7811" w:rsidP="001C7811">
            <w:pPr>
              <w:spacing w:before="60" w:afterLines="60" w:after="144"/>
              <w:rPr>
                <w:lang w:eastAsia="it-IT"/>
              </w:rPr>
            </w:pPr>
            <w:r w:rsidRPr="001C7811">
              <w:rPr>
                <w:rFonts w:asciiTheme="majorHAnsi" w:eastAsia="Times New Roman" w:hAnsiTheme="majorHAnsi" w:cs="Times New Roman"/>
                <w:szCs w:val="18"/>
                <w:lang w:eastAsia="it-IT"/>
              </w:rPr>
              <w:t>Ridurre la probabilità e/o l'impatto dello scenario mediante l'implementazione di misure di sicurezza aggiuntive.</w:t>
            </w:r>
          </w:p>
        </w:tc>
      </w:tr>
      <w:tr w:rsidR="001C7811" w:rsidRPr="00194DE1" w14:paraId="3D5771C2" w14:textId="77777777" w:rsidTr="001C7811">
        <w:trPr>
          <w:trHeight w:val="20"/>
        </w:trPr>
        <w:tc>
          <w:tcPr>
            <w:tcW w:w="1883" w:type="dxa"/>
            <w:vAlign w:val="center"/>
          </w:tcPr>
          <w:p w14:paraId="717853F0" w14:textId="5A989FE7" w:rsidR="001C7811" w:rsidRPr="003B7E90" w:rsidRDefault="001C7811" w:rsidP="001C7811">
            <w:pPr>
              <w:spacing w:before="60" w:afterLines="60" w:after="144"/>
              <w:rPr>
                <w:lang w:eastAsia="it-IT"/>
              </w:rPr>
            </w:pPr>
            <w:r w:rsidRPr="001C7811">
              <w:rPr>
                <w:rFonts w:asciiTheme="majorHAnsi" w:eastAsia="Times New Roman" w:hAnsiTheme="majorHAnsi" w:cs="Times New Roman"/>
                <w:szCs w:val="18"/>
                <w:lang w:eastAsia="it-IT"/>
              </w:rPr>
              <w:t>Evitare</w:t>
            </w:r>
          </w:p>
        </w:tc>
        <w:tc>
          <w:tcPr>
            <w:tcW w:w="7937" w:type="dxa"/>
            <w:vAlign w:val="center"/>
          </w:tcPr>
          <w:p w14:paraId="3039244F" w14:textId="2C3B4ACB" w:rsidR="001C7811" w:rsidRPr="003B7E90" w:rsidRDefault="001C7811" w:rsidP="001C7811">
            <w:pPr>
              <w:spacing w:before="60" w:afterLines="60" w:after="144"/>
              <w:rPr>
                <w:lang w:eastAsia="it-IT"/>
              </w:rPr>
            </w:pPr>
            <w:r w:rsidRPr="001C7811">
              <w:rPr>
                <w:rFonts w:asciiTheme="majorHAnsi" w:eastAsia="Times New Roman" w:hAnsiTheme="majorHAnsi" w:cs="Times New Roman"/>
                <w:szCs w:val="18"/>
                <w:lang w:eastAsia="it-IT"/>
              </w:rPr>
              <w:t>Eliminare la causa del rischio o cessare l'attività che genera il rischio.</w:t>
            </w:r>
          </w:p>
        </w:tc>
      </w:tr>
      <w:tr w:rsidR="001C7811" w:rsidRPr="00194DE1" w14:paraId="40FC1C8B" w14:textId="77777777" w:rsidTr="001C7811">
        <w:trPr>
          <w:trHeight w:val="20"/>
        </w:trPr>
        <w:tc>
          <w:tcPr>
            <w:tcW w:w="1883" w:type="dxa"/>
            <w:vAlign w:val="center"/>
          </w:tcPr>
          <w:p w14:paraId="6AEB70E4" w14:textId="79B11A78" w:rsidR="001C7811" w:rsidRPr="003B7E90" w:rsidRDefault="001C7811" w:rsidP="001C7811">
            <w:pPr>
              <w:spacing w:before="60" w:afterLines="60" w:after="144"/>
              <w:rPr>
                <w:lang w:eastAsia="it-IT"/>
              </w:rPr>
            </w:pPr>
            <w:r w:rsidRPr="001C7811">
              <w:rPr>
                <w:rFonts w:asciiTheme="majorHAnsi" w:eastAsia="Times New Roman" w:hAnsiTheme="majorHAnsi" w:cs="Times New Roman"/>
                <w:szCs w:val="18"/>
                <w:lang w:eastAsia="it-IT"/>
              </w:rPr>
              <w:t>Trasferire</w:t>
            </w:r>
          </w:p>
        </w:tc>
        <w:tc>
          <w:tcPr>
            <w:tcW w:w="7937" w:type="dxa"/>
            <w:vAlign w:val="center"/>
          </w:tcPr>
          <w:p w14:paraId="6556DBED" w14:textId="1A516DCC" w:rsidR="001C7811" w:rsidRPr="003B7E90" w:rsidRDefault="001C7811" w:rsidP="001C7811">
            <w:pPr>
              <w:spacing w:before="60" w:afterLines="60" w:after="144"/>
              <w:rPr>
                <w:lang w:eastAsia="it-IT"/>
              </w:rPr>
            </w:pPr>
            <w:r w:rsidRPr="001C7811">
              <w:rPr>
                <w:rFonts w:asciiTheme="majorHAnsi" w:eastAsia="Times New Roman" w:hAnsiTheme="majorHAnsi" w:cs="Times New Roman"/>
                <w:szCs w:val="18"/>
                <w:lang w:eastAsia="it-IT"/>
              </w:rPr>
              <w:t>Trasferire parte delle conseguenze economiche o operative del rischio a soggetti terzi.</w:t>
            </w:r>
          </w:p>
        </w:tc>
      </w:tr>
      <w:tr w:rsidR="001C7811" w:rsidRPr="00194DE1" w14:paraId="68197020" w14:textId="77777777" w:rsidTr="001C7811">
        <w:trPr>
          <w:trHeight w:val="20"/>
        </w:trPr>
        <w:tc>
          <w:tcPr>
            <w:tcW w:w="1883" w:type="dxa"/>
            <w:vAlign w:val="center"/>
          </w:tcPr>
          <w:p w14:paraId="4633C0DC" w14:textId="40EDFCDB" w:rsidR="001C7811" w:rsidRPr="003B7E90" w:rsidRDefault="001C7811" w:rsidP="001C7811">
            <w:pPr>
              <w:spacing w:before="60" w:afterLines="60" w:after="144"/>
              <w:rPr>
                <w:lang w:eastAsia="it-IT"/>
              </w:rPr>
            </w:pPr>
            <w:r w:rsidRPr="001C7811">
              <w:rPr>
                <w:rFonts w:asciiTheme="majorHAnsi" w:eastAsia="Times New Roman" w:hAnsiTheme="majorHAnsi" w:cs="Times New Roman"/>
                <w:szCs w:val="18"/>
                <w:lang w:eastAsia="it-IT"/>
              </w:rPr>
              <w:t>Accettare</w:t>
            </w:r>
          </w:p>
        </w:tc>
        <w:tc>
          <w:tcPr>
            <w:tcW w:w="7937" w:type="dxa"/>
            <w:vAlign w:val="center"/>
          </w:tcPr>
          <w:p w14:paraId="4A7A95A8" w14:textId="050A3DEC" w:rsidR="001C7811" w:rsidRPr="003B7E90" w:rsidRDefault="001C7811" w:rsidP="001C7811">
            <w:pPr>
              <w:spacing w:before="60" w:afterLines="60" w:after="144"/>
              <w:rPr>
                <w:lang w:eastAsia="it-IT"/>
              </w:rPr>
            </w:pPr>
            <w:r w:rsidRPr="001C7811">
              <w:rPr>
                <w:rFonts w:asciiTheme="majorHAnsi" w:eastAsia="Times New Roman" w:hAnsiTheme="majorHAnsi" w:cs="Times New Roman"/>
                <w:szCs w:val="18"/>
                <w:lang w:eastAsia="it-IT"/>
              </w:rPr>
              <w:t>Mantenere il rischio residuo senza prevedere ulteriori azioni di mitigazione.</w:t>
            </w:r>
          </w:p>
        </w:tc>
      </w:tr>
    </w:tbl>
    <w:p w14:paraId="7ADA6009" w14:textId="77777777" w:rsidR="001C7811" w:rsidRPr="001C7811" w:rsidRDefault="001C7811" w:rsidP="001C7811">
      <w:pPr>
        <w:spacing w:before="100" w:beforeAutospacing="1" w:after="100" w:afterAutospacing="1" w:line="300" w:lineRule="atLeast"/>
        <w:rPr>
          <w:rFonts w:asciiTheme="majorHAnsi" w:eastAsia="Times New Roman" w:hAnsiTheme="majorHAnsi" w:cs="Segoe UI"/>
          <w:szCs w:val="18"/>
          <w:lang w:eastAsia="it-IT"/>
        </w:rPr>
      </w:pPr>
      <w:r w:rsidRPr="001C7811">
        <w:rPr>
          <w:rFonts w:asciiTheme="majorHAnsi" w:eastAsia="Times New Roman" w:hAnsiTheme="majorHAnsi" w:cs="Segoe UI"/>
          <w:szCs w:val="18"/>
          <w:lang w:eastAsia="it-IT"/>
        </w:rPr>
        <w:t>La scelta dell'opzione di trattamento deve essere giustificata e documentata.</w:t>
      </w:r>
    </w:p>
    <w:p w14:paraId="26A32C23" w14:textId="77777777" w:rsidR="001C7811" w:rsidRPr="001C7811" w:rsidRDefault="001C7811" w:rsidP="001C7811">
      <w:pPr>
        <w:spacing w:before="100" w:beforeAutospacing="1" w:after="100" w:afterAutospacing="1" w:line="300" w:lineRule="atLeast"/>
        <w:rPr>
          <w:rFonts w:asciiTheme="majorHAnsi" w:eastAsia="Times New Roman" w:hAnsiTheme="majorHAnsi" w:cs="Segoe UI"/>
          <w:szCs w:val="18"/>
          <w:lang w:eastAsia="it-IT"/>
        </w:rPr>
      </w:pPr>
      <w:r w:rsidRPr="001C7811">
        <w:rPr>
          <w:rFonts w:asciiTheme="majorHAnsi" w:eastAsia="Times New Roman" w:hAnsiTheme="majorHAnsi" w:cs="Segoe UI"/>
          <w:szCs w:val="18"/>
          <w:lang w:eastAsia="it-IT"/>
        </w:rPr>
        <w:t>Possono essere adottate contemporaneamente più opzioni di trattamento per il medesimo scenario.</w:t>
      </w:r>
    </w:p>
    <w:p w14:paraId="0D5FBDF5" w14:textId="0747B584" w:rsidR="001C7811" w:rsidRPr="001C7811" w:rsidRDefault="00BB3425" w:rsidP="00BB3425">
      <w:pPr>
        <w:pStyle w:val="Titolo2"/>
      </w:pPr>
      <w:bookmarkStart w:id="115" w:name="_Toc238751548"/>
      <w:r w:rsidRPr="00BB3425">
        <w:t>Identificazione delle misure di trattamento</w:t>
      </w:r>
      <w:bookmarkEnd w:id="115"/>
    </w:p>
    <w:p w14:paraId="7EE2E69B" w14:textId="77777777" w:rsidR="00BB3425" w:rsidRPr="00BB3425" w:rsidRDefault="00BB3425" w:rsidP="00BB3425">
      <w:r w:rsidRPr="00BB3425">
        <w:t>Le misure di trattamento devono essere individuate in funzione:</w:t>
      </w:r>
    </w:p>
    <w:p w14:paraId="61B5C091" w14:textId="77777777" w:rsidR="00BB3425" w:rsidRPr="00BB3425" w:rsidRDefault="00BB3425" w:rsidP="00F066DB">
      <w:pPr>
        <w:numPr>
          <w:ilvl w:val="0"/>
          <w:numId w:val="44"/>
        </w:numPr>
      </w:pPr>
      <w:r w:rsidRPr="00BB3425">
        <w:t>del Threat Event associato allo scenario;</w:t>
      </w:r>
    </w:p>
    <w:p w14:paraId="14A9690C" w14:textId="77777777" w:rsidR="00BB3425" w:rsidRPr="00BB3425" w:rsidRDefault="00BB3425" w:rsidP="00F066DB">
      <w:pPr>
        <w:numPr>
          <w:ilvl w:val="0"/>
          <w:numId w:val="44"/>
        </w:numPr>
      </w:pPr>
      <w:r w:rsidRPr="00BB3425">
        <w:lastRenderedPageBreak/>
        <w:t>delle vulnerabilità o condizioni abilitanti identificate;</w:t>
      </w:r>
    </w:p>
    <w:p w14:paraId="422FBA31" w14:textId="77777777" w:rsidR="00BB3425" w:rsidRPr="00BB3425" w:rsidRDefault="00BB3425" w:rsidP="00F066DB">
      <w:pPr>
        <w:numPr>
          <w:ilvl w:val="0"/>
          <w:numId w:val="44"/>
        </w:numPr>
      </w:pPr>
      <w:r w:rsidRPr="00BB3425">
        <w:t>delle proprietà di sicurezza interessate (Riservatezza, Integrità, Disponibilità);</w:t>
      </w:r>
    </w:p>
    <w:p w14:paraId="3C06B28F" w14:textId="77777777" w:rsidR="00BB3425" w:rsidRPr="00BB3425" w:rsidRDefault="00BB3425" w:rsidP="00F066DB">
      <w:pPr>
        <w:numPr>
          <w:ilvl w:val="0"/>
          <w:numId w:val="44"/>
        </w:numPr>
      </w:pPr>
      <w:r w:rsidRPr="00BB3425">
        <w:t>dei profili di impatto predominanti;</w:t>
      </w:r>
    </w:p>
    <w:p w14:paraId="67FCD9BC" w14:textId="77777777" w:rsidR="00BB3425" w:rsidRPr="00BB3425" w:rsidRDefault="00BB3425" w:rsidP="00F066DB">
      <w:pPr>
        <w:numPr>
          <w:ilvl w:val="0"/>
          <w:numId w:val="44"/>
        </w:numPr>
      </w:pPr>
      <w:r w:rsidRPr="00BB3425">
        <w:t>delle carenze emerse nella valutazione delle misure esistenti.</w:t>
      </w:r>
    </w:p>
    <w:p w14:paraId="6A39ED91" w14:textId="77777777" w:rsidR="00BB3425" w:rsidRDefault="00BB3425" w:rsidP="00BB3425">
      <w:r w:rsidRPr="00BB3425">
        <w:t>Le misure possono essere di natura:</w:t>
      </w:r>
    </w:p>
    <w:tbl>
      <w:tblPr>
        <w:tblStyle w:val="Grigliatabella"/>
        <w:tblW w:w="9820"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83"/>
        <w:gridCol w:w="7937"/>
      </w:tblGrid>
      <w:tr w:rsidR="00BB3425" w:rsidRPr="00194DE1" w14:paraId="5680B6AC" w14:textId="77777777" w:rsidTr="00BB3425">
        <w:trPr>
          <w:trHeight w:val="20"/>
          <w:tblHeader/>
        </w:trPr>
        <w:tc>
          <w:tcPr>
            <w:tcW w:w="1883" w:type="dxa"/>
            <w:vAlign w:val="center"/>
          </w:tcPr>
          <w:p w14:paraId="3211A145" w14:textId="5468AB5B" w:rsidR="00BB3425" w:rsidRPr="00BB3425" w:rsidRDefault="00BB3425" w:rsidP="00BB3425">
            <w:pPr>
              <w:spacing w:before="60" w:afterLines="60" w:after="144"/>
              <w:rPr>
                <w:rFonts w:asciiTheme="majorHAnsi" w:eastAsia="Times New Roman" w:hAnsiTheme="majorHAnsi" w:cs="Times New Roman"/>
                <w:b/>
                <w:bCs/>
                <w:color w:val="C51B88" w:themeColor="accent1"/>
                <w:szCs w:val="18"/>
                <w:lang w:eastAsia="it-IT"/>
              </w:rPr>
            </w:pPr>
            <w:r w:rsidRPr="00BB3425">
              <w:rPr>
                <w:b/>
                <w:bCs/>
                <w:color w:val="C51B88" w:themeColor="accent1"/>
              </w:rPr>
              <w:t>Categoria</w:t>
            </w:r>
          </w:p>
        </w:tc>
        <w:tc>
          <w:tcPr>
            <w:tcW w:w="7937" w:type="dxa"/>
            <w:vAlign w:val="center"/>
          </w:tcPr>
          <w:p w14:paraId="6964AB35" w14:textId="4E82B107" w:rsidR="00BB3425" w:rsidRPr="00BB3425" w:rsidRDefault="00BB3425" w:rsidP="00BB3425">
            <w:pPr>
              <w:spacing w:before="60" w:afterLines="60" w:after="144"/>
              <w:rPr>
                <w:rFonts w:asciiTheme="majorHAnsi" w:eastAsia="Times New Roman" w:hAnsiTheme="majorHAnsi" w:cs="Times New Roman"/>
                <w:b/>
                <w:bCs/>
                <w:color w:val="C51B88" w:themeColor="accent1"/>
                <w:szCs w:val="18"/>
                <w:lang w:eastAsia="it-IT"/>
              </w:rPr>
            </w:pPr>
            <w:r w:rsidRPr="00BB3425">
              <w:rPr>
                <w:b/>
                <w:bCs/>
                <w:color w:val="C51B88" w:themeColor="accent1"/>
              </w:rPr>
              <w:t>Esempi</w:t>
            </w:r>
          </w:p>
        </w:tc>
      </w:tr>
      <w:tr w:rsidR="00BB3425" w:rsidRPr="00194DE1" w14:paraId="034FBE56" w14:textId="77777777" w:rsidTr="00BB3425">
        <w:trPr>
          <w:trHeight w:val="20"/>
        </w:trPr>
        <w:tc>
          <w:tcPr>
            <w:tcW w:w="1883" w:type="dxa"/>
            <w:vAlign w:val="center"/>
          </w:tcPr>
          <w:p w14:paraId="2FE057D2" w14:textId="06CE33C3" w:rsidR="00BB3425" w:rsidRPr="001C7811" w:rsidRDefault="00BB3425" w:rsidP="00BB3425">
            <w:pPr>
              <w:spacing w:before="60" w:afterLines="60" w:after="144"/>
              <w:rPr>
                <w:rFonts w:asciiTheme="majorHAnsi" w:eastAsia="Times New Roman" w:hAnsiTheme="majorHAnsi" w:cs="Times New Roman"/>
                <w:szCs w:val="18"/>
                <w:lang w:eastAsia="it-IT"/>
              </w:rPr>
            </w:pPr>
            <w:r w:rsidRPr="00BB3425">
              <w:t>Organizzativa</w:t>
            </w:r>
          </w:p>
        </w:tc>
        <w:tc>
          <w:tcPr>
            <w:tcW w:w="7937" w:type="dxa"/>
            <w:vAlign w:val="center"/>
          </w:tcPr>
          <w:p w14:paraId="4C95EC27" w14:textId="2FA467A1" w:rsidR="00BB3425" w:rsidRPr="001C7811" w:rsidRDefault="00BB3425" w:rsidP="00BB3425">
            <w:pPr>
              <w:spacing w:before="60" w:afterLines="60" w:after="144"/>
              <w:rPr>
                <w:rFonts w:asciiTheme="majorHAnsi" w:eastAsia="Times New Roman" w:hAnsiTheme="majorHAnsi" w:cs="Times New Roman"/>
                <w:szCs w:val="18"/>
                <w:lang w:eastAsia="it-IT"/>
              </w:rPr>
            </w:pPr>
            <w:r w:rsidRPr="00BB3425">
              <w:t>policy, procedure, segregazione dei ruoli, formazione, awareness</w:t>
            </w:r>
          </w:p>
        </w:tc>
      </w:tr>
      <w:tr w:rsidR="00BB3425" w:rsidRPr="00194DE1" w14:paraId="5644AD98" w14:textId="77777777" w:rsidTr="00BB3425">
        <w:trPr>
          <w:trHeight w:val="20"/>
        </w:trPr>
        <w:tc>
          <w:tcPr>
            <w:tcW w:w="1883" w:type="dxa"/>
            <w:vAlign w:val="center"/>
          </w:tcPr>
          <w:p w14:paraId="6F983DD7" w14:textId="51285046" w:rsidR="00BB3425" w:rsidRPr="001C7811" w:rsidRDefault="00BB3425" w:rsidP="00BB3425">
            <w:pPr>
              <w:spacing w:before="60" w:afterLines="60" w:after="144"/>
              <w:rPr>
                <w:rFonts w:asciiTheme="majorHAnsi" w:eastAsia="Times New Roman" w:hAnsiTheme="majorHAnsi" w:cs="Times New Roman"/>
                <w:szCs w:val="18"/>
                <w:lang w:eastAsia="it-IT"/>
              </w:rPr>
            </w:pPr>
            <w:r w:rsidRPr="00BB3425">
              <w:t>Tecnologica</w:t>
            </w:r>
          </w:p>
        </w:tc>
        <w:tc>
          <w:tcPr>
            <w:tcW w:w="7937" w:type="dxa"/>
            <w:vAlign w:val="center"/>
          </w:tcPr>
          <w:p w14:paraId="3E8952C6" w14:textId="129C5D88" w:rsidR="00BB3425" w:rsidRPr="001C7811" w:rsidRDefault="00BB3425" w:rsidP="00BB3425">
            <w:pPr>
              <w:spacing w:before="60" w:afterLines="60" w:after="144"/>
              <w:rPr>
                <w:rFonts w:asciiTheme="majorHAnsi" w:eastAsia="Times New Roman" w:hAnsiTheme="majorHAnsi" w:cs="Times New Roman"/>
                <w:szCs w:val="18"/>
                <w:lang w:eastAsia="it-IT"/>
              </w:rPr>
            </w:pPr>
            <w:r w:rsidRPr="00BB3425">
              <w:t>MFA, PAM, EDR, segmentazione, cifratura, monitoring</w:t>
            </w:r>
          </w:p>
        </w:tc>
      </w:tr>
      <w:tr w:rsidR="00BB3425" w:rsidRPr="002F72BB" w14:paraId="1C4CCE17" w14:textId="77777777" w:rsidTr="00BB3425">
        <w:trPr>
          <w:trHeight w:val="20"/>
        </w:trPr>
        <w:tc>
          <w:tcPr>
            <w:tcW w:w="1883" w:type="dxa"/>
            <w:vAlign w:val="center"/>
          </w:tcPr>
          <w:p w14:paraId="2B6CA3E3" w14:textId="13BCE48E" w:rsidR="00BB3425" w:rsidRPr="001C7811" w:rsidRDefault="00BB3425" w:rsidP="00BB3425">
            <w:pPr>
              <w:spacing w:before="60" w:afterLines="60" w:after="144"/>
              <w:rPr>
                <w:rFonts w:asciiTheme="majorHAnsi" w:eastAsia="Times New Roman" w:hAnsiTheme="majorHAnsi" w:cs="Times New Roman"/>
                <w:szCs w:val="18"/>
                <w:lang w:eastAsia="it-IT"/>
              </w:rPr>
            </w:pPr>
            <w:r w:rsidRPr="00BB3425">
              <w:t>Operativa</w:t>
            </w:r>
          </w:p>
        </w:tc>
        <w:tc>
          <w:tcPr>
            <w:tcW w:w="7937" w:type="dxa"/>
            <w:vAlign w:val="center"/>
          </w:tcPr>
          <w:p w14:paraId="01D81289" w14:textId="5098CD43" w:rsidR="00BB3425" w:rsidRPr="00BB3425" w:rsidRDefault="00BB3425" w:rsidP="00BB3425">
            <w:pPr>
              <w:spacing w:before="60" w:afterLines="60" w:after="144"/>
              <w:rPr>
                <w:rFonts w:asciiTheme="majorHAnsi" w:eastAsia="Times New Roman" w:hAnsiTheme="majorHAnsi" w:cs="Times New Roman"/>
                <w:szCs w:val="18"/>
                <w:lang w:val="en-US" w:eastAsia="it-IT"/>
              </w:rPr>
            </w:pPr>
            <w:r w:rsidRPr="00BB3425">
              <w:rPr>
                <w:lang w:val="en-US"/>
              </w:rPr>
              <w:t>Incident Response, Vulnerability Management, patch management, change management</w:t>
            </w:r>
          </w:p>
        </w:tc>
      </w:tr>
      <w:tr w:rsidR="00BB3425" w:rsidRPr="00194DE1" w14:paraId="677CED43" w14:textId="77777777" w:rsidTr="00BB3425">
        <w:trPr>
          <w:trHeight w:val="20"/>
        </w:trPr>
        <w:tc>
          <w:tcPr>
            <w:tcW w:w="1883" w:type="dxa"/>
            <w:vAlign w:val="center"/>
          </w:tcPr>
          <w:p w14:paraId="41436D06" w14:textId="11076D97" w:rsidR="00BB3425" w:rsidRPr="001C7811" w:rsidRDefault="00BB3425" w:rsidP="00BB3425">
            <w:pPr>
              <w:spacing w:before="60" w:afterLines="60" w:after="144"/>
              <w:rPr>
                <w:rFonts w:asciiTheme="majorHAnsi" w:eastAsia="Times New Roman" w:hAnsiTheme="majorHAnsi" w:cs="Times New Roman"/>
                <w:szCs w:val="18"/>
                <w:lang w:eastAsia="it-IT"/>
              </w:rPr>
            </w:pPr>
            <w:r w:rsidRPr="00BB3425">
              <w:t>Contrattuale</w:t>
            </w:r>
          </w:p>
        </w:tc>
        <w:tc>
          <w:tcPr>
            <w:tcW w:w="7937" w:type="dxa"/>
            <w:vAlign w:val="center"/>
          </w:tcPr>
          <w:p w14:paraId="52BA472F" w14:textId="6504030F" w:rsidR="00BB3425" w:rsidRPr="001C7811" w:rsidRDefault="00BB3425" w:rsidP="00BB3425">
            <w:pPr>
              <w:spacing w:before="60" w:afterLines="60" w:after="144"/>
              <w:rPr>
                <w:rFonts w:asciiTheme="majorHAnsi" w:eastAsia="Times New Roman" w:hAnsiTheme="majorHAnsi" w:cs="Times New Roman"/>
                <w:szCs w:val="18"/>
                <w:lang w:eastAsia="it-IT"/>
              </w:rPr>
            </w:pPr>
            <w:r w:rsidRPr="00BB3425">
              <w:t>SLA, requisiti di sicurezza, clausole contrattuali, assicurazioni cyber</w:t>
            </w:r>
          </w:p>
        </w:tc>
      </w:tr>
      <w:tr w:rsidR="00BB3425" w:rsidRPr="002F72BB" w14:paraId="1458510D" w14:textId="77777777" w:rsidTr="00BB3425">
        <w:trPr>
          <w:trHeight w:val="20"/>
        </w:trPr>
        <w:tc>
          <w:tcPr>
            <w:tcW w:w="1883" w:type="dxa"/>
            <w:vAlign w:val="center"/>
          </w:tcPr>
          <w:p w14:paraId="2CE6E391" w14:textId="1B2A257C" w:rsidR="00BB3425" w:rsidRPr="00BB3425" w:rsidRDefault="00BB3425" w:rsidP="00BB3425">
            <w:pPr>
              <w:spacing w:before="60" w:afterLines="60" w:after="144"/>
            </w:pPr>
            <w:r w:rsidRPr="00BB3425">
              <w:t>Resilienza e continuità</w:t>
            </w:r>
          </w:p>
        </w:tc>
        <w:tc>
          <w:tcPr>
            <w:tcW w:w="7937" w:type="dxa"/>
            <w:vAlign w:val="center"/>
          </w:tcPr>
          <w:p w14:paraId="30B4F257" w14:textId="3AECBDA5" w:rsidR="00BB3425" w:rsidRPr="00BB3425" w:rsidRDefault="00BB3425" w:rsidP="00BB3425">
            <w:pPr>
              <w:spacing w:before="60" w:afterLines="60" w:after="144"/>
              <w:rPr>
                <w:lang w:val="en-US"/>
              </w:rPr>
            </w:pPr>
            <w:r w:rsidRPr="00BB3425">
              <w:rPr>
                <w:lang w:val="en-US"/>
              </w:rPr>
              <w:t>backup, Disaster Recovery, Business Continuity, ridondanza</w:t>
            </w:r>
          </w:p>
        </w:tc>
      </w:tr>
    </w:tbl>
    <w:p w14:paraId="0B26C7D2" w14:textId="77777777" w:rsidR="00BB3425" w:rsidRPr="00BB3425" w:rsidRDefault="00BB3425" w:rsidP="00BB3425">
      <w:r w:rsidRPr="00BB3425">
        <w:t>Le misure devono essere selezionate privilegiando quelle che producono il maggiore effetto sul rischio residuo rispetto allo scenario considerato.</w:t>
      </w:r>
    </w:p>
    <w:p w14:paraId="5391FD5C" w14:textId="7CE3EFC7" w:rsidR="00C34053" w:rsidRDefault="001E6CD7" w:rsidP="001E6CD7">
      <w:pPr>
        <w:pStyle w:val="Titolo2"/>
      </w:pPr>
      <w:bookmarkStart w:id="116" w:name="_Toc238751549"/>
      <w:r w:rsidRPr="001E6CD7">
        <w:t>Piano di trattamento del rischio</w:t>
      </w:r>
      <w:bookmarkEnd w:id="116"/>
    </w:p>
    <w:p w14:paraId="6B35968A" w14:textId="77777777" w:rsidR="001E6CD7" w:rsidRPr="001E6CD7" w:rsidRDefault="001E6CD7" w:rsidP="001E6CD7">
      <w:pPr>
        <w:spacing w:before="100" w:beforeAutospacing="1" w:after="100" w:afterAutospacing="1" w:line="300" w:lineRule="atLeast"/>
        <w:rPr>
          <w:rFonts w:asciiTheme="majorHAnsi" w:eastAsia="Times New Roman" w:hAnsiTheme="majorHAnsi" w:cs="Segoe UI"/>
          <w:szCs w:val="18"/>
          <w:lang w:eastAsia="it-IT"/>
        </w:rPr>
      </w:pPr>
      <w:r w:rsidRPr="001E6CD7">
        <w:rPr>
          <w:rFonts w:asciiTheme="majorHAnsi" w:eastAsia="Times New Roman" w:hAnsiTheme="majorHAnsi" w:cs="Segoe UI"/>
          <w:szCs w:val="18"/>
          <w:lang w:eastAsia="it-IT"/>
        </w:rPr>
        <w:t>Le azioni di trattamento approvate devono essere formalizzate in un Piano di Trattamento del Rischio.</w:t>
      </w:r>
    </w:p>
    <w:p w14:paraId="01DD29F1" w14:textId="77777777" w:rsidR="001E6CD7" w:rsidRDefault="001E6CD7" w:rsidP="001E6CD7">
      <w:pPr>
        <w:spacing w:before="100" w:beforeAutospacing="1" w:after="100" w:afterAutospacing="1" w:line="300" w:lineRule="atLeast"/>
        <w:rPr>
          <w:rFonts w:asciiTheme="majorHAnsi" w:eastAsia="Times New Roman" w:hAnsiTheme="majorHAnsi" w:cs="Segoe UI"/>
          <w:szCs w:val="18"/>
          <w:lang w:eastAsia="it-IT"/>
        </w:rPr>
      </w:pPr>
      <w:r w:rsidRPr="001E6CD7">
        <w:rPr>
          <w:rFonts w:asciiTheme="majorHAnsi" w:eastAsia="Times New Roman" w:hAnsiTheme="majorHAnsi" w:cs="Segoe UI"/>
          <w:szCs w:val="18"/>
          <w:lang w:eastAsia="it-IT"/>
        </w:rPr>
        <w:t>Per ogni scenario devono essere documentati almeno i seguenti elementi:</w:t>
      </w:r>
    </w:p>
    <w:tbl>
      <w:tblPr>
        <w:tblStyle w:val="Grigliatabella"/>
        <w:tblW w:w="9814"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77"/>
        <w:gridCol w:w="7937"/>
      </w:tblGrid>
      <w:tr w:rsidR="001E6CD7" w:rsidRPr="00194DE1" w14:paraId="52055C74" w14:textId="77777777" w:rsidTr="001E6CD7">
        <w:trPr>
          <w:trHeight w:val="20"/>
          <w:tblHeader/>
        </w:trPr>
        <w:tc>
          <w:tcPr>
            <w:tcW w:w="1877" w:type="dxa"/>
            <w:vAlign w:val="center"/>
          </w:tcPr>
          <w:p w14:paraId="36CBB4D6" w14:textId="1ACFC772" w:rsidR="001E6CD7" w:rsidRPr="00DC2B79" w:rsidRDefault="001E6CD7" w:rsidP="001E6CD7">
            <w:pPr>
              <w:spacing w:before="60" w:afterLines="60" w:after="144"/>
              <w:rPr>
                <w:b/>
                <w:bCs/>
                <w:color w:val="C51B88" w:themeColor="accent1"/>
              </w:rPr>
            </w:pPr>
            <w:r w:rsidRPr="00DC2B79">
              <w:rPr>
                <w:rFonts w:asciiTheme="majorHAnsi" w:eastAsia="Times New Roman" w:hAnsiTheme="majorHAnsi" w:cs="Times New Roman"/>
                <w:b/>
                <w:bCs/>
                <w:color w:val="C51B88" w:themeColor="accent1"/>
                <w:szCs w:val="18"/>
                <w:lang w:eastAsia="it-IT"/>
              </w:rPr>
              <w:t>Elemento</w:t>
            </w:r>
          </w:p>
        </w:tc>
        <w:tc>
          <w:tcPr>
            <w:tcW w:w="7937" w:type="dxa"/>
            <w:vAlign w:val="center"/>
          </w:tcPr>
          <w:p w14:paraId="3FE53714" w14:textId="30230F2C" w:rsidR="001E6CD7" w:rsidRPr="00DC2B79" w:rsidRDefault="001E6CD7" w:rsidP="001E6CD7">
            <w:pPr>
              <w:spacing w:before="60" w:afterLines="60" w:after="144"/>
              <w:rPr>
                <w:b/>
                <w:bCs/>
                <w:color w:val="C51B88" w:themeColor="accent1"/>
              </w:rPr>
            </w:pPr>
            <w:r w:rsidRPr="00DC2B79">
              <w:rPr>
                <w:rFonts w:asciiTheme="majorHAnsi" w:eastAsia="Times New Roman" w:hAnsiTheme="majorHAnsi" w:cs="Times New Roman"/>
                <w:b/>
                <w:bCs/>
                <w:color w:val="C51B88" w:themeColor="accent1"/>
                <w:szCs w:val="18"/>
                <w:lang w:eastAsia="it-IT"/>
              </w:rPr>
              <w:t>Contenuto</w:t>
            </w:r>
          </w:p>
        </w:tc>
      </w:tr>
      <w:tr w:rsidR="001E6CD7" w:rsidRPr="00194DE1" w14:paraId="243B0B90" w14:textId="77777777" w:rsidTr="001E6CD7">
        <w:trPr>
          <w:trHeight w:val="20"/>
        </w:trPr>
        <w:tc>
          <w:tcPr>
            <w:tcW w:w="1877" w:type="dxa"/>
            <w:vAlign w:val="center"/>
          </w:tcPr>
          <w:p w14:paraId="4B3C20AE" w14:textId="4C09CBA6" w:rsidR="001E6CD7" w:rsidRPr="00BB3425" w:rsidRDefault="001E6CD7" w:rsidP="001E6CD7">
            <w:pPr>
              <w:spacing w:before="60" w:afterLines="60" w:after="144"/>
            </w:pPr>
            <w:r w:rsidRPr="001E6CD7">
              <w:rPr>
                <w:rFonts w:asciiTheme="majorHAnsi" w:eastAsia="Times New Roman" w:hAnsiTheme="majorHAnsi" w:cs="Times New Roman"/>
                <w:szCs w:val="18"/>
                <w:lang w:eastAsia="it-IT"/>
              </w:rPr>
              <w:t>Identificativo dello scenario</w:t>
            </w:r>
          </w:p>
        </w:tc>
        <w:tc>
          <w:tcPr>
            <w:tcW w:w="7937" w:type="dxa"/>
            <w:vAlign w:val="center"/>
          </w:tcPr>
          <w:p w14:paraId="5CBE978A" w14:textId="2ED66FC7" w:rsidR="001E6CD7" w:rsidRPr="00BB3425" w:rsidRDefault="001E6CD7" w:rsidP="001E6CD7">
            <w:pPr>
              <w:spacing w:before="60" w:afterLines="60" w:after="144"/>
            </w:pPr>
            <w:r w:rsidRPr="001E6CD7">
              <w:rPr>
                <w:rFonts w:asciiTheme="majorHAnsi" w:eastAsia="Times New Roman" w:hAnsiTheme="majorHAnsi" w:cs="Times New Roman"/>
                <w:szCs w:val="18"/>
                <w:lang w:eastAsia="it-IT"/>
              </w:rPr>
              <w:t>Riferimento univoco dello scenario di rischio</w:t>
            </w:r>
          </w:p>
        </w:tc>
      </w:tr>
      <w:tr w:rsidR="001E6CD7" w:rsidRPr="00194DE1" w14:paraId="3338A07D" w14:textId="77777777" w:rsidTr="001E6CD7">
        <w:trPr>
          <w:trHeight w:val="20"/>
        </w:trPr>
        <w:tc>
          <w:tcPr>
            <w:tcW w:w="1877" w:type="dxa"/>
            <w:vAlign w:val="center"/>
          </w:tcPr>
          <w:p w14:paraId="02BB78F9" w14:textId="738B0247" w:rsidR="001E6CD7" w:rsidRPr="00BB3425" w:rsidRDefault="001E6CD7" w:rsidP="001E6CD7">
            <w:pPr>
              <w:spacing w:before="60" w:afterLines="60" w:after="144"/>
            </w:pPr>
            <w:r w:rsidRPr="001E6CD7">
              <w:rPr>
                <w:rFonts w:asciiTheme="majorHAnsi" w:eastAsia="Times New Roman" w:hAnsiTheme="majorHAnsi" w:cs="Times New Roman"/>
                <w:szCs w:val="18"/>
                <w:lang w:eastAsia="it-IT"/>
              </w:rPr>
              <w:t>Asset o Servizio</w:t>
            </w:r>
          </w:p>
        </w:tc>
        <w:tc>
          <w:tcPr>
            <w:tcW w:w="7937" w:type="dxa"/>
            <w:vAlign w:val="center"/>
          </w:tcPr>
          <w:p w14:paraId="6D1CACF0" w14:textId="36E34798" w:rsidR="001E6CD7" w:rsidRPr="00BB3425" w:rsidRDefault="001E6CD7" w:rsidP="001E6CD7">
            <w:pPr>
              <w:spacing w:before="60" w:afterLines="60" w:after="144"/>
            </w:pPr>
            <w:r w:rsidRPr="001E6CD7">
              <w:rPr>
                <w:rFonts w:asciiTheme="majorHAnsi" w:eastAsia="Times New Roman" w:hAnsiTheme="majorHAnsi" w:cs="Times New Roman"/>
                <w:szCs w:val="18"/>
                <w:lang w:eastAsia="it-IT"/>
              </w:rPr>
              <w:t>Asset, servizio o processo interessato</w:t>
            </w:r>
          </w:p>
        </w:tc>
      </w:tr>
      <w:tr w:rsidR="001E6CD7" w:rsidRPr="001E6CD7" w14:paraId="77A47812" w14:textId="77777777" w:rsidTr="001E6CD7">
        <w:trPr>
          <w:trHeight w:val="20"/>
        </w:trPr>
        <w:tc>
          <w:tcPr>
            <w:tcW w:w="1877" w:type="dxa"/>
            <w:vAlign w:val="center"/>
          </w:tcPr>
          <w:p w14:paraId="33DCC967" w14:textId="483E57FA" w:rsidR="001E6CD7" w:rsidRPr="00BB3425" w:rsidRDefault="001E6CD7" w:rsidP="001E6CD7">
            <w:pPr>
              <w:spacing w:before="60" w:afterLines="60" w:after="144"/>
            </w:pPr>
            <w:r w:rsidRPr="001E6CD7">
              <w:rPr>
                <w:rFonts w:asciiTheme="majorHAnsi" w:eastAsia="Times New Roman" w:hAnsiTheme="majorHAnsi" w:cs="Times New Roman"/>
                <w:szCs w:val="18"/>
                <w:lang w:eastAsia="it-IT"/>
              </w:rPr>
              <w:t>Risk Owner</w:t>
            </w:r>
          </w:p>
        </w:tc>
        <w:tc>
          <w:tcPr>
            <w:tcW w:w="7937" w:type="dxa"/>
            <w:vAlign w:val="center"/>
          </w:tcPr>
          <w:p w14:paraId="38273E86" w14:textId="1AC1EFC8" w:rsidR="001E6CD7" w:rsidRPr="00BB3425" w:rsidRDefault="001E6CD7" w:rsidP="001E6CD7">
            <w:pPr>
              <w:spacing w:before="60" w:afterLines="60" w:after="144"/>
            </w:pPr>
            <w:r w:rsidRPr="001E6CD7">
              <w:rPr>
                <w:rFonts w:asciiTheme="majorHAnsi" w:eastAsia="Times New Roman" w:hAnsiTheme="majorHAnsi" w:cs="Times New Roman"/>
                <w:szCs w:val="18"/>
                <w:lang w:eastAsia="it-IT"/>
              </w:rPr>
              <w:t>Responsabile del rischio</w:t>
            </w:r>
          </w:p>
        </w:tc>
      </w:tr>
      <w:tr w:rsidR="001E6CD7" w:rsidRPr="00194DE1" w14:paraId="42E4D8B7" w14:textId="77777777" w:rsidTr="001E6CD7">
        <w:trPr>
          <w:trHeight w:val="20"/>
        </w:trPr>
        <w:tc>
          <w:tcPr>
            <w:tcW w:w="1877" w:type="dxa"/>
            <w:vAlign w:val="center"/>
          </w:tcPr>
          <w:p w14:paraId="72371517" w14:textId="1D189CF5" w:rsidR="001E6CD7" w:rsidRPr="00BB3425" w:rsidRDefault="001E6CD7" w:rsidP="001E6CD7">
            <w:pPr>
              <w:spacing w:before="60" w:afterLines="60" w:after="144"/>
            </w:pPr>
            <w:r w:rsidRPr="001E6CD7">
              <w:rPr>
                <w:rFonts w:asciiTheme="majorHAnsi" w:eastAsia="Times New Roman" w:hAnsiTheme="majorHAnsi" w:cs="Times New Roman"/>
                <w:szCs w:val="18"/>
                <w:lang w:eastAsia="it-IT"/>
              </w:rPr>
              <w:t>Livello di rischio inerente</w:t>
            </w:r>
          </w:p>
        </w:tc>
        <w:tc>
          <w:tcPr>
            <w:tcW w:w="7937" w:type="dxa"/>
            <w:vAlign w:val="center"/>
          </w:tcPr>
          <w:p w14:paraId="4630FDC1" w14:textId="544A198D" w:rsidR="001E6CD7" w:rsidRPr="00BB3425" w:rsidRDefault="001E6CD7" w:rsidP="001E6CD7">
            <w:pPr>
              <w:spacing w:before="60" w:afterLines="60" w:after="144"/>
            </w:pPr>
            <w:r w:rsidRPr="001E6CD7">
              <w:rPr>
                <w:rFonts w:asciiTheme="majorHAnsi" w:eastAsia="Times New Roman" w:hAnsiTheme="majorHAnsi" w:cs="Times New Roman"/>
                <w:szCs w:val="18"/>
                <w:lang w:eastAsia="it-IT"/>
              </w:rPr>
              <w:t>Esito della valutazione iniziale</w:t>
            </w:r>
          </w:p>
        </w:tc>
      </w:tr>
      <w:tr w:rsidR="001E6CD7" w:rsidRPr="00BB3425" w14:paraId="28A339A5" w14:textId="77777777" w:rsidTr="001E6CD7">
        <w:trPr>
          <w:trHeight w:val="20"/>
        </w:trPr>
        <w:tc>
          <w:tcPr>
            <w:tcW w:w="1877" w:type="dxa"/>
            <w:vAlign w:val="center"/>
          </w:tcPr>
          <w:p w14:paraId="45CEFF11" w14:textId="39C3190E" w:rsidR="001E6CD7" w:rsidRPr="00BB3425" w:rsidRDefault="001E6CD7" w:rsidP="001E6CD7">
            <w:pPr>
              <w:spacing w:before="60" w:afterLines="60" w:after="144"/>
            </w:pPr>
            <w:r w:rsidRPr="001E6CD7">
              <w:rPr>
                <w:rFonts w:asciiTheme="majorHAnsi" w:eastAsia="Times New Roman" w:hAnsiTheme="majorHAnsi" w:cs="Times New Roman"/>
                <w:szCs w:val="18"/>
                <w:lang w:eastAsia="it-IT"/>
              </w:rPr>
              <w:t>Livello di rischio residuo corrente</w:t>
            </w:r>
          </w:p>
        </w:tc>
        <w:tc>
          <w:tcPr>
            <w:tcW w:w="7937" w:type="dxa"/>
            <w:vAlign w:val="center"/>
          </w:tcPr>
          <w:p w14:paraId="311C069E" w14:textId="0CA4F7F8" w:rsidR="001E6CD7" w:rsidRPr="00BB3425" w:rsidRDefault="001E6CD7" w:rsidP="001E6CD7">
            <w:pPr>
              <w:spacing w:before="60" w:afterLines="60" w:after="144"/>
            </w:pPr>
            <w:r w:rsidRPr="001E6CD7">
              <w:rPr>
                <w:rFonts w:asciiTheme="majorHAnsi" w:eastAsia="Times New Roman" w:hAnsiTheme="majorHAnsi" w:cs="Times New Roman"/>
                <w:szCs w:val="18"/>
                <w:lang w:eastAsia="it-IT"/>
              </w:rPr>
              <w:t>Rischio risultante dalle misure esistenti</w:t>
            </w:r>
          </w:p>
        </w:tc>
      </w:tr>
      <w:tr w:rsidR="001E6CD7" w:rsidRPr="00BB3425" w14:paraId="2EAE4851" w14:textId="77777777" w:rsidTr="001E6CD7">
        <w:trPr>
          <w:trHeight w:val="20"/>
        </w:trPr>
        <w:tc>
          <w:tcPr>
            <w:tcW w:w="1877" w:type="dxa"/>
            <w:vAlign w:val="center"/>
          </w:tcPr>
          <w:p w14:paraId="16F6AC59" w14:textId="6F191AEC" w:rsidR="001E6CD7" w:rsidRPr="001E6CD7" w:rsidRDefault="001E6CD7" w:rsidP="001E6CD7">
            <w:pPr>
              <w:spacing w:before="60" w:afterLines="60" w:after="144"/>
              <w:rPr>
                <w:rFonts w:asciiTheme="majorHAnsi" w:eastAsia="Times New Roman" w:hAnsiTheme="majorHAnsi" w:cs="Times New Roman"/>
                <w:szCs w:val="18"/>
                <w:lang w:eastAsia="it-IT"/>
              </w:rPr>
            </w:pPr>
            <w:r w:rsidRPr="001E6CD7">
              <w:rPr>
                <w:rFonts w:asciiTheme="majorHAnsi" w:eastAsia="Times New Roman" w:hAnsiTheme="majorHAnsi" w:cs="Times New Roman"/>
                <w:szCs w:val="18"/>
                <w:lang w:eastAsia="it-IT"/>
              </w:rPr>
              <w:t>Misura di trattamento</w:t>
            </w:r>
          </w:p>
        </w:tc>
        <w:tc>
          <w:tcPr>
            <w:tcW w:w="7937" w:type="dxa"/>
            <w:vAlign w:val="center"/>
          </w:tcPr>
          <w:p w14:paraId="103E7D7F" w14:textId="312AC539" w:rsidR="001E6CD7" w:rsidRPr="001E6CD7" w:rsidRDefault="001E6CD7" w:rsidP="001E6CD7">
            <w:pPr>
              <w:spacing w:before="60" w:afterLines="60" w:after="144"/>
              <w:rPr>
                <w:rFonts w:asciiTheme="majorHAnsi" w:eastAsia="Times New Roman" w:hAnsiTheme="majorHAnsi" w:cs="Times New Roman"/>
                <w:szCs w:val="18"/>
                <w:lang w:eastAsia="it-IT"/>
              </w:rPr>
            </w:pPr>
            <w:r w:rsidRPr="001E6CD7">
              <w:rPr>
                <w:rFonts w:asciiTheme="majorHAnsi" w:eastAsia="Times New Roman" w:hAnsiTheme="majorHAnsi" w:cs="Times New Roman"/>
                <w:szCs w:val="18"/>
                <w:lang w:eastAsia="it-IT"/>
              </w:rPr>
              <w:t>Azione prevista</w:t>
            </w:r>
          </w:p>
        </w:tc>
      </w:tr>
      <w:tr w:rsidR="001E6CD7" w:rsidRPr="00BB3425" w14:paraId="670524E1" w14:textId="77777777" w:rsidTr="001E6CD7">
        <w:trPr>
          <w:trHeight w:val="20"/>
        </w:trPr>
        <w:tc>
          <w:tcPr>
            <w:tcW w:w="1877" w:type="dxa"/>
            <w:vAlign w:val="center"/>
          </w:tcPr>
          <w:p w14:paraId="26B35693" w14:textId="4B64AC65" w:rsidR="001E6CD7" w:rsidRPr="001E6CD7" w:rsidRDefault="001E6CD7" w:rsidP="001E6CD7">
            <w:pPr>
              <w:spacing w:before="60" w:afterLines="60" w:after="144"/>
              <w:rPr>
                <w:rFonts w:asciiTheme="majorHAnsi" w:eastAsia="Times New Roman" w:hAnsiTheme="majorHAnsi" w:cs="Times New Roman"/>
                <w:szCs w:val="18"/>
                <w:lang w:eastAsia="it-IT"/>
              </w:rPr>
            </w:pPr>
            <w:r w:rsidRPr="001E6CD7">
              <w:rPr>
                <w:rFonts w:asciiTheme="majorHAnsi" w:eastAsia="Times New Roman" w:hAnsiTheme="majorHAnsi" w:cs="Times New Roman"/>
                <w:szCs w:val="18"/>
                <w:lang w:eastAsia="it-IT"/>
              </w:rPr>
              <w:t>Responsabile dell'attuazione</w:t>
            </w:r>
          </w:p>
        </w:tc>
        <w:tc>
          <w:tcPr>
            <w:tcW w:w="7937" w:type="dxa"/>
            <w:vAlign w:val="center"/>
          </w:tcPr>
          <w:p w14:paraId="490D0098" w14:textId="703684AB" w:rsidR="001E6CD7" w:rsidRPr="001E6CD7" w:rsidRDefault="001E6CD7" w:rsidP="001E6CD7">
            <w:pPr>
              <w:spacing w:before="60" w:afterLines="60" w:after="144"/>
              <w:rPr>
                <w:rFonts w:asciiTheme="majorHAnsi" w:eastAsia="Times New Roman" w:hAnsiTheme="majorHAnsi" w:cs="Times New Roman"/>
                <w:szCs w:val="18"/>
                <w:lang w:eastAsia="it-IT"/>
              </w:rPr>
            </w:pPr>
            <w:r w:rsidRPr="001E6CD7">
              <w:rPr>
                <w:rFonts w:asciiTheme="majorHAnsi" w:eastAsia="Times New Roman" w:hAnsiTheme="majorHAnsi" w:cs="Times New Roman"/>
                <w:szCs w:val="18"/>
                <w:lang w:eastAsia="it-IT"/>
              </w:rPr>
              <w:t>Soggetto incaricato dell'implementazione</w:t>
            </w:r>
          </w:p>
        </w:tc>
      </w:tr>
      <w:tr w:rsidR="001E6CD7" w:rsidRPr="00BB3425" w14:paraId="49DECE59" w14:textId="77777777" w:rsidTr="001E6CD7">
        <w:trPr>
          <w:trHeight w:val="20"/>
        </w:trPr>
        <w:tc>
          <w:tcPr>
            <w:tcW w:w="1877" w:type="dxa"/>
            <w:vAlign w:val="center"/>
          </w:tcPr>
          <w:p w14:paraId="73BA2BA4" w14:textId="039EFA30" w:rsidR="001E6CD7" w:rsidRPr="001E6CD7" w:rsidRDefault="001E6CD7" w:rsidP="001E6CD7">
            <w:pPr>
              <w:spacing w:before="60" w:afterLines="60" w:after="144"/>
              <w:rPr>
                <w:rFonts w:asciiTheme="majorHAnsi" w:eastAsia="Times New Roman" w:hAnsiTheme="majorHAnsi" w:cs="Times New Roman"/>
                <w:szCs w:val="18"/>
                <w:lang w:eastAsia="it-IT"/>
              </w:rPr>
            </w:pPr>
            <w:r w:rsidRPr="001E6CD7">
              <w:rPr>
                <w:rFonts w:asciiTheme="majorHAnsi" w:eastAsia="Times New Roman" w:hAnsiTheme="majorHAnsi" w:cs="Times New Roman"/>
                <w:szCs w:val="18"/>
                <w:lang w:eastAsia="it-IT"/>
              </w:rPr>
              <w:lastRenderedPageBreak/>
              <w:t>Data prevista di completamento</w:t>
            </w:r>
          </w:p>
        </w:tc>
        <w:tc>
          <w:tcPr>
            <w:tcW w:w="7937" w:type="dxa"/>
            <w:vAlign w:val="center"/>
          </w:tcPr>
          <w:p w14:paraId="482936D4" w14:textId="04F0AC5A" w:rsidR="001E6CD7" w:rsidRPr="001E6CD7" w:rsidRDefault="001E6CD7" w:rsidP="001E6CD7">
            <w:pPr>
              <w:spacing w:before="60" w:afterLines="60" w:after="144"/>
              <w:rPr>
                <w:rFonts w:asciiTheme="majorHAnsi" w:eastAsia="Times New Roman" w:hAnsiTheme="majorHAnsi" w:cs="Times New Roman"/>
                <w:szCs w:val="18"/>
                <w:lang w:eastAsia="it-IT"/>
              </w:rPr>
            </w:pPr>
            <w:r w:rsidRPr="001E6CD7">
              <w:rPr>
                <w:rFonts w:asciiTheme="majorHAnsi" w:eastAsia="Times New Roman" w:hAnsiTheme="majorHAnsi" w:cs="Times New Roman"/>
                <w:szCs w:val="18"/>
                <w:lang w:eastAsia="it-IT"/>
              </w:rPr>
              <w:t>Termine pianificato</w:t>
            </w:r>
          </w:p>
        </w:tc>
      </w:tr>
      <w:tr w:rsidR="001E6CD7" w:rsidRPr="001E6CD7" w14:paraId="69C3D5C5" w14:textId="77777777" w:rsidTr="001E6CD7">
        <w:trPr>
          <w:trHeight w:val="20"/>
        </w:trPr>
        <w:tc>
          <w:tcPr>
            <w:tcW w:w="1877" w:type="dxa"/>
            <w:vAlign w:val="center"/>
          </w:tcPr>
          <w:p w14:paraId="134249D5" w14:textId="18ECD2D7" w:rsidR="001E6CD7" w:rsidRPr="001E6CD7" w:rsidRDefault="001E6CD7" w:rsidP="001E6CD7">
            <w:pPr>
              <w:spacing w:before="60" w:afterLines="60" w:after="144"/>
              <w:rPr>
                <w:rFonts w:asciiTheme="majorHAnsi" w:eastAsia="Times New Roman" w:hAnsiTheme="majorHAnsi" w:cs="Times New Roman"/>
                <w:szCs w:val="18"/>
                <w:lang w:eastAsia="it-IT"/>
              </w:rPr>
            </w:pPr>
            <w:r w:rsidRPr="001E6CD7">
              <w:rPr>
                <w:rFonts w:asciiTheme="majorHAnsi" w:eastAsia="Times New Roman" w:hAnsiTheme="majorHAnsi" w:cs="Times New Roman"/>
                <w:szCs w:val="18"/>
                <w:lang w:eastAsia="it-IT"/>
              </w:rPr>
              <w:t>Rischio residuo atteso</w:t>
            </w:r>
          </w:p>
        </w:tc>
        <w:tc>
          <w:tcPr>
            <w:tcW w:w="7937" w:type="dxa"/>
            <w:vAlign w:val="center"/>
          </w:tcPr>
          <w:p w14:paraId="71172F51" w14:textId="506147A3" w:rsidR="001E6CD7" w:rsidRPr="001E6CD7" w:rsidRDefault="001E6CD7" w:rsidP="001E6CD7">
            <w:pPr>
              <w:spacing w:before="60" w:afterLines="60" w:after="144"/>
              <w:rPr>
                <w:rFonts w:asciiTheme="majorHAnsi" w:eastAsia="Times New Roman" w:hAnsiTheme="majorHAnsi" w:cs="Times New Roman"/>
                <w:szCs w:val="18"/>
                <w:lang w:eastAsia="it-IT"/>
              </w:rPr>
            </w:pPr>
            <w:r w:rsidRPr="001E6CD7">
              <w:rPr>
                <w:rFonts w:asciiTheme="majorHAnsi" w:eastAsia="Times New Roman" w:hAnsiTheme="majorHAnsi" w:cs="Times New Roman"/>
                <w:szCs w:val="18"/>
                <w:lang w:eastAsia="it-IT"/>
              </w:rPr>
              <w:t>Livello di rischio stimato a seguito dell'attuazione della misura</w:t>
            </w:r>
          </w:p>
        </w:tc>
      </w:tr>
      <w:tr w:rsidR="001E6CD7" w:rsidRPr="001E6CD7" w14:paraId="117B54E1" w14:textId="77777777" w:rsidTr="001E6CD7">
        <w:trPr>
          <w:trHeight w:val="20"/>
        </w:trPr>
        <w:tc>
          <w:tcPr>
            <w:tcW w:w="1877" w:type="dxa"/>
            <w:vAlign w:val="center"/>
          </w:tcPr>
          <w:p w14:paraId="133EF867" w14:textId="4373E852" w:rsidR="001E6CD7" w:rsidRPr="001E6CD7" w:rsidRDefault="001E6CD7" w:rsidP="001E6CD7">
            <w:pPr>
              <w:spacing w:before="60" w:afterLines="60" w:after="144"/>
              <w:rPr>
                <w:rFonts w:asciiTheme="majorHAnsi" w:eastAsia="Times New Roman" w:hAnsiTheme="majorHAnsi" w:cs="Times New Roman"/>
                <w:szCs w:val="18"/>
                <w:lang w:eastAsia="it-IT"/>
              </w:rPr>
            </w:pPr>
            <w:r w:rsidRPr="001E6CD7">
              <w:rPr>
                <w:rFonts w:asciiTheme="majorHAnsi" w:eastAsia="Times New Roman" w:hAnsiTheme="majorHAnsi" w:cs="Times New Roman"/>
                <w:szCs w:val="18"/>
                <w:lang w:eastAsia="it-IT"/>
              </w:rPr>
              <w:t>Stato di avanzamento</w:t>
            </w:r>
          </w:p>
        </w:tc>
        <w:tc>
          <w:tcPr>
            <w:tcW w:w="7937" w:type="dxa"/>
            <w:vAlign w:val="center"/>
          </w:tcPr>
          <w:p w14:paraId="71CC3905" w14:textId="50A46E8D" w:rsidR="001E6CD7" w:rsidRPr="001E6CD7" w:rsidRDefault="001E6CD7" w:rsidP="001E6CD7">
            <w:pPr>
              <w:spacing w:before="60" w:afterLines="60" w:after="144"/>
              <w:rPr>
                <w:rFonts w:asciiTheme="majorHAnsi" w:eastAsia="Times New Roman" w:hAnsiTheme="majorHAnsi" w:cs="Times New Roman"/>
                <w:szCs w:val="18"/>
                <w:lang w:eastAsia="it-IT"/>
              </w:rPr>
            </w:pPr>
            <w:r w:rsidRPr="001E6CD7">
              <w:rPr>
                <w:rFonts w:asciiTheme="majorHAnsi" w:eastAsia="Times New Roman" w:hAnsiTheme="majorHAnsi" w:cs="Times New Roman"/>
                <w:szCs w:val="18"/>
                <w:lang w:eastAsia="it-IT"/>
              </w:rPr>
              <w:t>Pianificato, in corso, completato, annullato</w:t>
            </w:r>
          </w:p>
        </w:tc>
      </w:tr>
    </w:tbl>
    <w:p w14:paraId="4942B45F" w14:textId="77777777" w:rsidR="001E6CD7" w:rsidRPr="001E6CD7" w:rsidRDefault="001E6CD7" w:rsidP="001E6CD7">
      <w:pPr>
        <w:spacing w:before="100" w:beforeAutospacing="1" w:after="100" w:afterAutospacing="1" w:line="300" w:lineRule="atLeast"/>
        <w:rPr>
          <w:rFonts w:asciiTheme="majorHAnsi" w:eastAsia="Times New Roman" w:hAnsiTheme="majorHAnsi" w:cs="Segoe UI"/>
          <w:szCs w:val="18"/>
          <w:lang w:eastAsia="it-IT"/>
        </w:rPr>
      </w:pPr>
    </w:p>
    <w:p w14:paraId="0AD190DA" w14:textId="77777777" w:rsidR="001E6CD7" w:rsidRPr="001E6CD7" w:rsidRDefault="001E6CD7" w:rsidP="001E6CD7">
      <w:pPr>
        <w:spacing w:before="100" w:beforeAutospacing="1" w:after="100" w:afterAutospacing="1" w:line="300" w:lineRule="atLeast"/>
        <w:rPr>
          <w:rFonts w:asciiTheme="majorHAnsi" w:eastAsia="Times New Roman" w:hAnsiTheme="majorHAnsi" w:cs="Segoe UI"/>
          <w:szCs w:val="18"/>
          <w:lang w:eastAsia="it-IT"/>
        </w:rPr>
      </w:pPr>
    </w:p>
    <w:p w14:paraId="51B464C9" w14:textId="77777777" w:rsidR="001E6CD7" w:rsidRPr="001E6CD7" w:rsidRDefault="001E6CD7" w:rsidP="001E6CD7">
      <w:pPr>
        <w:spacing w:before="100" w:beforeAutospacing="1" w:after="100" w:afterAutospacing="1" w:line="300" w:lineRule="atLeast"/>
        <w:rPr>
          <w:rFonts w:asciiTheme="majorHAnsi" w:eastAsia="Times New Roman" w:hAnsiTheme="majorHAnsi" w:cs="Segoe UI"/>
          <w:szCs w:val="18"/>
          <w:lang w:eastAsia="it-IT"/>
        </w:rPr>
      </w:pPr>
      <w:r w:rsidRPr="001E6CD7">
        <w:rPr>
          <w:rFonts w:asciiTheme="majorHAnsi" w:eastAsia="Times New Roman" w:hAnsiTheme="majorHAnsi" w:cs="Segoe UI"/>
          <w:szCs w:val="18"/>
          <w:lang w:eastAsia="it-IT"/>
        </w:rPr>
        <w:t>Le misure di trattamento devono essere tracciate e monitorate fino alla loro completa attuazione o alla loro eventuale chiusura motivata.</w:t>
      </w:r>
    </w:p>
    <w:p w14:paraId="077893F9" w14:textId="60873336" w:rsidR="001E6CD7" w:rsidRDefault="00D45900" w:rsidP="005E4737">
      <w:pPr>
        <w:pStyle w:val="Titolo2"/>
      </w:pPr>
      <w:bookmarkStart w:id="117" w:name="_Toc238751550"/>
      <w:r w:rsidRPr="00D45900">
        <w:t>Riesame delle misure di trattamento</w:t>
      </w:r>
      <w:bookmarkEnd w:id="117"/>
    </w:p>
    <w:p w14:paraId="7428A776" w14:textId="77777777" w:rsidR="005E04B3" w:rsidRPr="005E04B3" w:rsidRDefault="005E04B3" w:rsidP="005E04B3">
      <w:pPr>
        <w:rPr>
          <w:lang w:eastAsia="it-IT"/>
        </w:rPr>
      </w:pPr>
      <w:r w:rsidRPr="005E04B3">
        <w:rPr>
          <w:lang w:eastAsia="it-IT"/>
        </w:rPr>
        <w:t>Al completamento delle azioni previste nel Piano di Trattamento devono essere verificate:</w:t>
      </w:r>
    </w:p>
    <w:p w14:paraId="56AD6036" w14:textId="77777777" w:rsidR="005E04B3" w:rsidRPr="005E04B3" w:rsidRDefault="005E04B3" w:rsidP="00F066DB">
      <w:pPr>
        <w:numPr>
          <w:ilvl w:val="0"/>
          <w:numId w:val="45"/>
        </w:numPr>
        <w:rPr>
          <w:lang w:eastAsia="it-IT"/>
        </w:rPr>
      </w:pPr>
      <w:r w:rsidRPr="005E04B3">
        <w:rPr>
          <w:lang w:eastAsia="it-IT"/>
        </w:rPr>
        <w:t>l'effettiva implementazione delle misure;</w:t>
      </w:r>
    </w:p>
    <w:p w14:paraId="5450EBAE" w14:textId="77777777" w:rsidR="005E04B3" w:rsidRPr="005E04B3" w:rsidRDefault="005E04B3" w:rsidP="00F066DB">
      <w:pPr>
        <w:numPr>
          <w:ilvl w:val="0"/>
          <w:numId w:val="45"/>
        </w:numPr>
        <w:rPr>
          <w:lang w:eastAsia="it-IT"/>
        </w:rPr>
      </w:pPr>
      <w:r w:rsidRPr="005E04B3">
        <w:rPr>
          <w:lang w:eastAsia="it-IT"/>
        </w:rPr>
        <w:t>la relativa operatività;</w:t>
      </w:r>
    </w:p>
    <w:p w14:paraId="3F6E59E9" w14:textId="77777777" w:rsidR="005E04B3" w:rsidRPr="005E04B3" w:rsidRDefault="005E04B3" w:rsidP="00F066DB">
      <w:pPr>
        <w:numPr>
          <w:ilvl w:val="0"/>
          <w:numId w:val="45"/>
        </w:numPr>
        <w:rPr>
          <w:lang w:eastAsia="it-IT"/>
        </w:rPr>
      </w:pPr>
      <w:r w:rsidRPr="005E04B3">
        <w:rPr>
          <w:lang w:eastAsia="it-IT"/>
        </w:rPr>
        <w:t>il livello di copertura raggiunto;</w:t>
      </w:r>
    </w:p>
    <w:p w14:paraId="077C2879" w14:textId="77777777" w:rsidR="005E04B3" w:rsidRPr="005E04B3" w:rsidRDefault="005E04B3" w:rsidP="00F066DB">
      <w:pPr>
        <w:numPr>
          <w:ilvl w:val="0"/>
          <w:numId w:val="45"/>
        </w:numPr>
        <w:rPr>
          <w:lang w:eastAsia="it-IT"/>
        </w:rPr>
      </w:pPr>
      <w:r w:rsidRPr="005E04B3">
        <w:rPr>
          <w:lang w:eastAsia="it-IT"/>
        </w:rPr>
        <w:t>l'efficacia rispetto allo scenario considerato.</w:t>
      </w:r>
    </w:p>
    <w:p w14:paraId="412961DB" w14:textId="77777777" w:rsidR="005E04B3" w:rsidRPr="005E04B3" w:rsidRDefault="005E04B3" w:rsidP="005E04B3">
      <w:pPr>
        <w:rPr>
          <w:lang w:eastAsia="it-IT"/>
        </w:rPr>
      </w:pPr>
      <w:r w:rsidRPr="005E04B3">
        <w:rPr>
          <w:lang w:eastAsia="it-IT"/>
        </w:rPr>
        <w:t>A seguito della verifica deve essere effettuato il ricalcolo:</w:t>
      </w:r>
    </w:p>
    <w:p w14:paraId="6B9BD55D" w14:textId="77777777" w:rsidR="005E04B3" w:rsidRPr="005E04B3" w:rsidRDefault="005E04B3" w:rsidP="00F066DB">
      <w:pPr>
        <w:numPr>
          <w:ilvl w:val="0"/>
          <w:numId w:val="46"/>
        </w:numPr>
        <w:rPr>
          <w:lang w:eastAsia="it-IT"/>
        </w:rPr>
      </w:pPr>
      <w:r w:rsidRPr="005E04B3">
        <w:rPr>
          <w:lang w:eastAsia="it-IT"/>
        </w:rPr>
        <w:t>della probabilità residua;</w:t>
      </w:r>
    </w:p>
    <w:p w14:paraId="54554393" w14:textId="77777777" w:rsidR="005E04B3" w:rsidRPr="005E04B3" w:rsidRDefault="005E04B3" w:rsidP="00F066DB">
      <w:pPr>
        <w:numPr>
          <w:ilvl w:val="0"/>
          <w:numId w:val="46"/>
        </w:numPr>
        <w:rPr>
          <w:lang w:eastAsia="it-IT"/>
        </w:rPr>
      </w:pPr>
      <w:r w:rsidRPr="005E04B3">
        <w:rPr>
          <w:lang w:eastAsia="it-IT"/>
        </w:rPr>
        <w:t>dell'impatto residuo;</w:t>
      </w:r>
    </w:p>
    <w:p w14:paraId="660E42BB" w14:textId="77777777" w:rsidR="005E04B3" w:rsidRPr="005E04B3" w:rsidRDefault="005E04B3" w:rsidP="00F066DB">
      <w:pPr>
        <w:numPr>
          <w:ilvl w:val="0"/>
          <w:numId w:val="46"/>
        </w:numPr>
        <w:rPr>
          <w:lang w:eastAsia="it-IT"/>
        </w:rPr>
      </w:pPr>
      <w:r w:rsidRPr="005E04B3">
        <w:rPr>
          <w:lang w:eastAsia="it-IT"/>
        </w:rPr>
        <w:t>del rischio residuo corrente.</w:t>
      </w:r>
    </w:p>
    <w:p w14:paraId="4C22E217" w14:textId="77777777" w:rsidR="005E04B3" w:rsidRPr="005E04B3" w:rsidRDefault="005E04B3" w:rsidP="005E04B3">
      <w:pPr>
        <w:rPr>
          <w:lang w:eastAsia="it-IT"/>
        </w:rPr>
      </w:pPr>
      <w:r w:rsidRPr="005E04B3">
        <w:rPr>
          <w:lang w:eastAsia="it-IT"/>
        </w:rPr>
        <w:t>Qualora il rischio residuo risultante sia superiore a quello atteso, il Risk Owner, con il supporto delle funzioni competenti, valuta la necessità di definire ulteriori azioni di mitigazione o di sottoporre il rischio ai competenti livelli di accettazione.</w:t>
      </w:r>
    </w:p>
    <w:p w14:paraId="512ADA49" w14:textId="2AB432EF" w:rsidR="005E04B3" w:rsidRDefault="00A5604D" w:rsidP="00A5604D">
      <w:pPr>
        <w:pStyle w:val="Titolo2"/>
      </w:pPr>
      <w:bookmarkStart w:id="118" w:name="_Toc238751551"/>
      <w:r w:rsidRPr="00A5604D">
        <w:t>Chiusura del trattamento</w:t>
      </w:r>
      <w:bookmarkEnd w:id="118"/>
    </w:p>
    <w:p w14:paraId="4D4B57F6" w14:textId="77777777" w:rsidR="00A5604D" w:rsidRPr="00A5604D" w:rsidRDefault="00A5604D" w:rsidP="00A5604D">
      <w:pPr>
        <w:rPr>
          <w:lang w:eastAsia="it-IT"/>
        </w:rPr>
      </w:pPr>
      <w:r w:rsidRPr="00A5604D">
        <w:rPr>
          <w:lang w:eastAsia="it-IT"/>
        </w:rPr>
        <w:t>Uno scenario di rischio può essere considerato trattato quando si verifica almeno una delle seguenti condizioni:</w:t>
      </w:r>
    </w:p>
    <w:p w14:paraId="5E7A51C1" w14:textId="77777777" w:rsidR="00A5604D" w:rsidRPr="00A5604D" w:rsidRDefault="00A5604D" w:rsidP="00F066DB">
      <w:pPr>
        <w:numPr>
          <w:ilvl w:val="0"/>
          <w:numId w:val="47"/>
        </w:numPr>
        <w:rPr>
          <w:lang w:eastAsia="it-IT"/>
        </w:rPr>
      </w:pPr>
      <w:r w:rsidRPr="00A5604D">
        <w:rPr>
          <w:lang w:eastAsia="it-IT"/>
        </w:rPr>
        <w:t>il rischio residuo rientra nei livelli accettabili previsti dal Gruppo;</w:t>
      </w:r>
    </w:p>
    <w:p w14:paraId="159F4DB4" w14:textId="77777777" w:rsidR="00A5604D" w:rsidRPr="00A5604D" w:rsidRDefault="00A5604D" w:rsidP="00F066DB">
      <w:pPr>
        <w:numPr>
          <w:ilvl w:val="0"/>
          <w:numId w:val="47"/>
        </w:numPr>
        <w:rPr>
          <w:lang w:eastAsia="it-IT"/>
        </w:rPr>
      </w:pPr>
      <w:r w:rsidRPr="00A5604D">
        <w:rPr>
          <w:lang w:eastAsia="it-IT"/>
        </w:rPr>
        <w:t>il rischio residuo è stato formalmente accettato dal soggetto competente;</w:t>
      </w:r>
    </w:p>
    <w:p w14:paraId="1B74BE25" w14:textId="77777777" w:rsidR="00A5604D" w:rsidRPr="00A5604D" w:rsidRDefault="00A5604D" w:rsidP="00F066DB">
      <w:pPr>
        <w:numPr>
          <w:ilvl w:val="0"/>
          <w:numId w:val="47"/>
        </w:numPr>
        <w:rPr>
          <w:lang w:eastAsia="it-IT"/>
        </w:rPr>
      </w:pPr>
      <w:r w:rsidRPr="00A5604D">
        <w:rPr>
          <w:lang w:eastAsia="it-IT"/>
        </w:rPr>
        <w:t>il rischio è stato eliminato mediante l'adozione di misure che ne hanno rimosso la causa;</w:t>
      </w:r>
    </w:p>
    <w:p w14:paraId="68AF5D6B" w14:textId="77777777" w:rsidR="00A5604D" w:rsidRPr="00A5604D" w:rsidRDefault="00A5604D" w:rsidP="00F066DB">
      <w:pPr>
        <w:numPr>
          <w:ilvl w:val="0"/>
          <w:numId w:val="47"/>
        </w:numPr>
        <w:rPr>
          <w:lang w:eastAsia="it-IT"/>
        </w:rPr>
      </w:pPr>
      <w:r w:rsidRPr="00A5604D">
        <w:rPr>
          <w:lang w:eastAsia="it-IT"/>
        </w:rPr>
        <w:lastRenderedPageBreak/>
        <w:t>il servizio, l'asset o l'attività che generava il rischio non risultano più presenti o applicabili.</w:t>
      </w:r>
    </w:p>
    <w:p w14:paraId="68BF1EB0" w14:textId="0BB65679" w:rsidR="00BB3425" w:rsidRPr="0083079E" w:rsidRDefault="00A5604D" w:rsidP="00BD4090">
      <w:pPr>
        <w:rPr>
          <w:lang w:eastAsia="it-IT"/>
        </w:rPr>
      </w:pPr>
      <w:r w:rsidRPr="00A5604D">
        <w:rPr>
          <w:lang w:eastAsia="it-IT"/>
        </w:rPr>
        <w:t>La chiusura deve essere formalmente registrata e supportata dalla documentazione che attesti l'esito delle verifiche effettuate.</w:t>
      </w:r>
    </w:p>
    <w:p w14:paraId="08EF3D7D" w14:textId="774F7A1B" w:rsidR="0083079E" w:rsidRDefault="00455BDF" w:rsidP="00323886">
      <w:pPr>
        <w:pStyle w:val="Titolo1"/>
      </w:pPr>
      <w:bookmarkStart w:id="119" w:name="_Toc238751552"/>
      <w:r>
        <w:t>ACCETTAZIONE DEL RISCHIO</w:t>
      </w:r>
      <w:bookmarkEnd w:id="119"/>
    </w:p>
    <w:p w14:paraId="46D222F2" w14:textId="77777777" w:rsidR="00455BDF" w:rsidRPr="00455BDF" w:rsidRDefault="00455BDF" w:rsidP="00455BDF">
      <w:r w:rsidRPr="00455BDF">
        <w:t>L'accettazione del rischio rappresenta la decisione formale di mantenere un livello di rischio residuo senza prevedere ulteriori misure di trattamento oppure dopo aver completato le azioni di mitigazione ritenute ragionevolmente applicabili.</w:t>
      </w:r>
    </w:p>
    <w:p w14:paraId="06937E80" w14:textId="77777777" w:rsidR="00455BDF" w:rsidRPr="00455BDF" w:rsidRDefault="00455BDF" w:rsidP="00455BDF">
      <w:r w:rsidRPr="00455BDF">
        <w:t>L'accettazione del rischio può essere presa in considerazione esclusivamente a seguito:</w:t>
      </w:r>
    </w:p>
    <w:p w14:paraId="6368AD25" w14:textId="77777777" w:rsidR="00455BDF" w:rsidRPr="00455BDF" w:rsidRDefault="00455BDF" w:rsidP="00F066DB">
      <w:pPr>
        <w:numPr>
          <w:ilvl w:val="0"/>
          <w:numId w:val="48"/>
        </w:numPr>
      </w:pPr>
      <w:r w:rsidRPr="00455BDF">
        <w:t>della conclusione della valutazione del rischio;</w:t>
      </w:r>
    </w:p>
    <w:p w14:paraId="41C74A92" w14:textId="77777777" w:rsidR="00455BDF" w:rsidRPr="00455BDF" w:rsidRDefault="00455BDF" w:rsidP="00F066DB">
      <w:pPr>
        <w:numPr>
          <w:ilvl w:val="0"/>
          <w:numId w:val="48"/>
        </w:numPr>
      </w:pPr>
      <w:r w:rsidRPr="00455BDF">
        <w:t>della determinazione del rischio residuo corrente;</w:t>
      </w:r>
    </w:p>
    <w:p w14:paraId="15848C9F" w14:textId="77777777" w:rsidR="00455BDF" w:rsidRPr="00455BDF" w:rsidRDefault="00455BDF" w:rsidP="00F066DB">
      <w:pPr>
        <w:numPr>
          <w:ilvl w:val="0"/>
          <w:numId w:val="48"/>
        </w:numPr>
      </w:pPr>
      <w:r w:rsidRPr="00455BDF">
        <w:t>della valutazione delle possibili opzioni di trattamento;</w:t>
      </w:r>
    </w:p>
    <w:p w14:paraId="1913717A" w14:textId="77777777" w:rsidR="00455BDF" w:rsidRPr="00455BDF" w:rsidRDefault="00455BDF" w:rsidP="00F066DB">
      <w:pPr>
        <w:numPr>
          <w:ilvl w:val="0"/>
          <w:numId w:val="48"/>
        </w:numPr>
      </w:pPr>
      <w:r w:rsidRPr="00455BDF">
        <w:t>della verifica della sostenibilità tecnica, organizzativa, operativa ed economica di eventuali ulteriori misure di mitigazione.</w:t>
      </w:r>
    </w:p>
    <w:p w14:paraId="19F51443" w14:textId="77777777" w:rsidR="00455BDF" w:rsidRPr="00455BDF" w:rsidRDefault="00455BDF" w:rsidP="00455BDF">
      <w:r w:rsidRPr="00455BDF">
        <w:t>L'accettazione del rischio non implica l'eliminazione delle attività di monitoraggio, riesame o reporting previste dal processo di Cyber Risk Management.</w:t>
      </w:r>
    </w:p>
    <w:p w14:paraId="6A1717FE" w14:textId="77777777" w:rsidR="00455BDF" w:rsidRPr="00455BDF" w:rsidRDefault="00455BDF" w:rsidP="00455BDF">
      <w:r w:rsidRPr="00455BDF">
        <w:t>Il rischio accettato permane sotto monitoraggio e deve essere rivalutato in occasione dei riesami periodici o al verificarsi di cambiamenti significativi del contesto di rischio.</w:t>
      </w:r>
    </w:p>
    <w:p w14:paraId="14B6F764" w14:textId="3C90F3DC" w:rsidR="0083079E" w:rsidRDefault="00021D1F" w:rsidP="00021D1F">
      <w:pPr>
        <w:pStyle w:val="Titolo2"/>
      </w:pPr>
      <w:bookmarkStart w:id="120" w:name="_Toc238751553"/>
      <w:r w:rsidRPr="00021D1F">
        <w:t>Presupposti per l'accettazione del rischio</w:t>
      </w:r>
      <w:bookmarkEnd w:id="120"/>
    </w:p>
    <w:p w14:paraId="58DB59BC" w14:textId="77777777" w:rsidR="00021D1F" w:rsidRPr="00021D1F" w:rsidRDefault="00021D1F" w:rsidP="00021D1F">
      <w:pPr>
        <w:rPr>
          <w:lang w:eastAsia="it-IT"/>
        </w:rPr>
      </w:pPr>
      <w:r w:rsidRPr="00021D1F">
        <w:rPr>
          <w:lang w:eastAsia="it-IT"/>
        </w:rPr>
        <w:t>Un rischio residuo può essere sottoposto ad accettazione quando ricorre almeno una delle seguenti condizioni:</w:t>
      </w:r>
    </w:p>
    <w:p w14:paraId="720E6613" w14:textId="77777777" w:rsidR="00021D1F" w:rsidRPr="00021D1F" w:rsidRDefault="00021D1F" w:rsidP="00F066DB">
      <w:pPr>
        <w:numPr>
          <w:ilvl w:val="0"/>
          <w:numId w:val="49"/>
        </w:numPr>
        <w:rPr>
          <w:lang w:eastAsia="it-IT"/>
        </w:rPr>
      </w:pPr>
      <w:r w:rsidRPr="00021D1F">
        <w:rPr>
          <w:lang w:eastAsia="it-IT"/>
        </w:rPr>
        <w:t>il livello di rischio residuo rientra nei criteri di accettazione definiti dal Gruppo;</w:t>
      </w:r>
    </w:p>
    <w:p w14:paraId="2D6ECC82" w14:textId="77777777" w:rsidR="00021D1F" w:rsidRPr="00021D1F" w:rsidRDefault="00021D1F" w:rsidP="00F066DB">
      <w:pPr>
        <w:numPr>
          <w:ilvl w:val="0"/>
          <w:numId w:val="49"/>
        </w:numPr>
        <w:rPr>
          <w:lang w:eastAsia="it-IT"/>
        </w:rPr>
      </w:pPr>
      <w:r w:rsidRPr="00021D1F">
        <w:rPr>
          <w:lang w:eastAsia="it-IT"/>
        </w:rPr>
        <w:t>il costo o la complessità delle ulteriori misure di mitigazione risulta sproporzionato rispetto alla riduzione di rischio conseguibile;</w:t>
      </w:r>
    </w:p>
    <w:p w14:paraId="0EA85665" w14:textId="77777777" w:rsidR="00021D1F" w:rsidRPr="00021D1F" w:rsidRDefault="00021D1F" w:rsidP="00F066DB">
      <w:pPr>
        <w:numPr>
          <w:ilvl w:val="0"/>
          <w:numId w:val="49"/>
        </w:numPr>
        <w:rPr>
          <w:lang w:eastAsia="it-IT"/>
        </w:rPr>
      </w:pPr>
      <w:r w:rsidRPr="00021D1F">
        <w:rPr>
          <w:lang w:eastAsia="it-IT"/>
        </w:rPr>
        <w:t>non risultano disponibili misure di mitigazione ulteriormente efficaci o tecnicamente attuabili;</w:t>
      </w:r>
    </w:p>
    <w:p w14:paraId="6B0718E3" w14:textId="77777777" w:rsidR="00021D1F" w:rsidRPr="00021D1F" w:rsidRDefault="00021D1F" w:rsidP="00F066DB">
      <w:pPr>
        <w:numPr>
          <w:ilvl w:val="0"/>
          <w:numId w:val="49"/>
        </w:numPr>
        <w:rPr>
          <w:lang w:eastAsia="it-IT"/>
        </w:rPr>
      </w:pPr>
      <w:r w:rsidRPr="00021D1F">
        <w:rPr>
          <w:lang w:eastAsia="it-IT"/>
        </w:rPr>
        <w:t>il rischio è stato ridotto al minimo ragionevolmente conseguibile in rapporto al contesto operativo e tecnologico;</w:t>
      </w:r>
    </w:p>
    <w:p w14:paraId="0A529F26" w14:textId="77777777" w:rsidR="00021D1F" w:rsidRPr="00021D1F" w:rsidRDefault="00021D1F" w:rsidP="00F066DB">
      <w:pPr>
        <w:numPr>
          <w:ilvl w:val="0"/>
          <w:numId w:val="49"/>
        </w:numPr>
        <w:rPr>
          <w:lang w:eastAsia="it-IT"/>
        </w:rPr>
      </w:pPr>
      <w:r w:rsidRPr="00021D1F">
        <w:rPr>
          <w:lang w:eastAsia="it-IT"/>
        </w:rPr>
        <w:t>l'organizzazione decide consapevolmente di mantenere il rischio, avendo valutato le possibili conseguenze associate allo scenario.</w:t>
      </w:r>
    </w:p>
    <w:p w14:paraId="1EB030D3" w14:textId="77777777" w:rsidR="00021D1F" w:rsidRDefault="00021D1F" w:rsidP="00021D1F">
      <w:pPr>
        <w:rPr>
          <w:lang w:eastAsia="it-IT"/>
        </w:rPr>
      </w:pPr>
      <w:r w:rsidRPr="00021D1F">
        <w:rPr>
          <w:lang w:eastAsia="it-IT"/>
        </w:rPr>
        <w:t>L'accettazione deve essere sempre supportata da una motivazione adeguatamente documentata.</w:t>
      </w:r>
    </w:p>
    <w:p w14:paraId="0B4A20FC" w14:textId="42EF89B1" w:rsidR="009F64F4" w:rsidRDefault="009F64F4" w:rsidP="009F64F4">
      <w:pPr>
        <w:pStyle w:val="Titolo2"/>
      </w:pPr>
      <w:bookmarkStart w:id="121" w:name="_Toc238751554"/>
      <w:r w:rsidRPr="009F64F4">
        <w:t>Livelli autorizzativi</w:t>
      </w:r>
      <w:bookmarkEnd w:id="121"/>
    </w:p>
    <w:p w14:paraId="0E4C7854" w14:textId="0634D50C" w:rsidR="00DC2B79" w:rsidRPr="00DC2B79" w:rsidRDefault="00DC2B79" w:rsidP="00DC2B79">
      <w:pPr>
        <w:pStyle w:val="NormaleWeb"/>
        <w:spacing w:line="300" w:lineRule="atLeast"/>
        <w:rPr>
          <w:rFonts w:asciiTheme="majorHAnsi" w:hAnsiTheme="majorHAnsi" w:cs="Segoe UI"/>
          <w:sz w:val="18"/>
          <w:szCs w:val="18"/>
        </w:rPr>
      </w:pPr>
      <w:r w:rsidRPr="00DC2B79">
        <w:rPr>
          <w:rFonts w:asciiTheme="majorHAnsi" w:hAnsiTheme="majorHAnsi" w:cs="Segoe UI"/>
          <w:sz w:val="18"/>
          <w:szCs w:val="18"/>
        </w:rPr>
        <w:lastRenderedPageBreak/>
        <w:t>L'accettazione del rischio deve essere effettuata dai soggetti competenti secondo i livelli autorizzativi definiti dal Piano ISM08 - Piano di Gestione e Monitoraggio del Rischio di Sicurezza Informatica.</w:t>
      </w:r>
      <w:r w:rsidRPr="00DC2B79">
        <w:rPr>
          <w:rStyle w:val="xxxjie0"/>
          <w:rFonts w:asciiTheme="majorHAnsi" w:hAnsiTheme="majorHAnsi" w:cs="Segoe UI"/>
          <w:sz w:val="18"/>
          <w:szCs w:val="18"/>
        </w:rPr>
        <w:t xml:space="preserve"> </w:t>
      </w:r>
    </w:p>
    <w:p w14:paraId="26B0D687" w14:textId="77777777" w:rsidR="00DC2B79" w:rsidRDefault="00DC2B79" w:rsidP="00DC2B79">
      <w:pPr>
        <w:pStyle w:val="NormaleWeb"/>
        <w:spacing w:line="300" w:lineRule="atLeast"/>
        <w:rPr>
          <w:rFonts w:asciiTheme="majorHAnsi" w:hAnsiTheme="majorHAnsi" w:cs="Segoe UI"/>
          <w:sz w:val="18"/>
          <w:szCs w:val="18"/>
        </w:rPr>
      </w:pPr>
      <w:r w:rsidRPr="00DC2B79">
        <w:rPr>
          <w:rFonts w:asciiTheme="majorHAnsi" w:hAnsiTheme="majorHAnsi" w:cs="Segoe UI"/>
          <w:sz w:val="18"/>
          <w:szCs w:val="18"/>
        </w:rPr>
        <w:t>In coerenza con il Piano ISM08:</w:t>
      </w:r>
    </w:p>
    <w:tbl>
      <w:tblPr>
        <w:tblStyle w:val="Grigliatabella"/>
        <w:tblW w:w="9814"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77"/>
        <w:gridCol w:w="7937"/>
      </w:tblGrid>
      <w:tr w:rsidR="00B21AE9" w:rsidRPr="00194DE1" w14:paraId="1F8058BE" w14:textId="77777777" w:rsidTr="00B21AE9">
        <w:trPr>
          <w:trHeight w:val="20"/>
          <w:tblHeader/>
        </w:trPr>
        <w:tc>
          <w:tcPr>
            <w:tcW w:w="1877" w:type="dxa"/>
            <w:vAlign w:val="center"/>
          </w:tcPr>
          <w:p w14:paraId="4D055BC5" w14:textId="5229E606" w:rsidR="00B21AE9" w:rsidRPr="00795D9B" w:rsidRDefault="00B21AE9" w:rsidP="00B21AE9">
            <w:pPr>
              <w:spacing w:before="60" w:afterLines="60" w:after="144"/>
              <w:rPr>
                <w:rFonts w:asciiTheme="majorHAnsi" w:eastAsia="Times New Roman" w:hAnsiTheme="majorHAnsi" w:cs="Times New Roman"/>
                <w:b/>
                <w:bCs/>
                <w:color w:val="C51B88" w:themeColor="accent1"/>
                <w:szCs w:val="18"/>
                <w:lang w:eastAsia="it-IT"/>
              </w:rPr>
            </w:pPr>
            <w:r w:rsidRPr="00795D9B">
              <w:rPr>
                <w:rFonts w:asciiTheme="majorHAnsi" w:hAnsiTheme="majorHAnsi"/>
                <w:b/>
                <w:bCs/>
                <w:color w:val="C51B88" w:themeColor="accent1"/>
                <w:szCs w:val="18"/>
              </w:rPr>
              <w:t>Livello di rischio residuo</w:t>
            </w:r>
          </w:p>
        </w:tc>
        <w:tc>
          <w:tcPr>
            <w:tcW w:w="7937" w:type="dxa"/>
            <w:vAlign w:val="center"/>
          </w:tcPr>
          <w:p w14:paraId="619E846F" w14:textId="2C6A57C3" w:rsidR="00B21AE9" w:rsidRPr="00795D9B" w:rsidRDefault="00B21AE9" w:rsidP="00B21AE9">
            <w:pPr>
              <w:spacing w:before="60" w:afterLines="60" w:after="144"/>
              <w:rPr>
                <w:rFonts w:asciiTheme="majorHAnsi" w:eastAsia="Times New Roman" w:hAnsiTheme="majorHAnsi" w:cs="Times New Roman"/>
                <w:b/>
                <w:bCs/>
                <w:color w:val="C51B88" w:themeColor="accent1"/>
                <w:szCs w:val="18"/>
                <w:lang w:eastAsia="it-IT"/>
              </w:rPr>
            </w:pPr>
            <w:r w:rsidRPr="00795D9B">
              <w:rPr>
                <w:rFonts w:asciiTheme="majorHAnsi" w:hAnsiTheme="majorHAnsi"/>
                <w:b/>
                <w:bCs/>
                <w:color w:val="C51B88" w:themeColor="accent1"/>
                <w:szCs w:val="18"/>
              </w:rPr>
              <w:t>Autorità competente</w:t>
            </w:r>
          </w:p>
        </w:tc>
      </w:tr>
      <w:tr w:rsidR="00B21AE9" w:rsidRPr="00194DE1" w14:paraId="1B0B1F44" w14:textId="77777777" w:rsidTr="00B21AE9">
        <w:trPr>
          <w:trHeight w:val="20"/>
        </w:trPr>
        <w:tc>
          <w:tcPr>
            <w:tcW w:w="1877" w:type="dxa"/>
            <w:vAlign w:val="center"/>
          </w:tcPr>
          <w:p w14:paraId="6ECFA03C" w14:textId="06B596AE" w:rsidR="00B21AE9" w:rsidRPr="001E6CD7" w:rsidRDefault="00B21AE9" w:rsidP="00B21AE9">
            <w:pPr>
              <w:spacing w:before="60" w:afterLines="60" w:after="144"/>
              <w:rPr>
                <w:rFonts w:asciiTheme="majorHAnsi" w:eastAsia="Times New Roman" w:hAnsiTheme="majorHAnsi" w:cs="Times New Roman"/>
                <w:szCs w:val="18"/>
                <w:lang w:eastAsia="it-IT"/>
              </w:rPr>
            </w:pPr>
            <w:r w:rsidRPr="00DC2B79">
              <w:rPr>
                <w:rFonts w:asciiTheme="majorHAnsi" w:hAnsiTheme="majorHAnsi"/>
                <w:szCs w:val="18"/>
              </w:rPr>
              <w:t>Basso</w:t>
            </w:r>
          </w:p>
        </w:tc>
        <w:tc>
          <w:tcPr>
            <w:tcW w:w="7937" w:type="dxa"/>
            <w:vAlign w:val="center"/>
          </w:tcPr>
          <w:p w14:paraId="2E432186" w14:textId="7F624595" w:rsidR="00B21AE9" w:rsidRPr="001E6CD7" w:rsidRDefault="00B21AE9" w:rsidP="00B21AE9">
            <w:pPr>
              <w:spacing w:before="60" w:afterLines="60" w:after="144"/>
              <w:rPr>
                <w:rFonts w:asciiTheme="majorHAnsi" w:eastAsia="Times New Roman" w:hAnsiTheme="majorHAnsi" w:cs="Times New Roman"/>
                <w:szCs w:val="18"/>
                <w:lang w:eastAsia="it-IT"/>
              </w:rPr>
            </w:pPr>
            <w:r w:rsidRPr="00DC2B79">
              <w:rPr>
                <w:rFonts w:asciiTheme="majorHAnsi" w:hAnsiTheme="majorHAnsi"/>
                <w:szCs w:val="18"/>
              </w:rPr>
              <w:t>Service Manager / Asset Owner</w:t>
            </w:r>
          </w:p>
        </w:tc>
      </w:tr>
      <w:tr w:rsidR="00B21AE9" w:rsidRPr="00194DE1" w14:paraId="59970269" w14:textId="77777777" w:rsidTr="00B21AE9">
        <w:trPr>
          <w:trHeight w:val="20"/>
        </w:trPr>
        <w:tc>
          <w:tcPr>
            <w:tcW w:w="1877" w:type="dxa"/>
            <w:vAlign w:val="center"/>
          </w:tcPr>
          <w:p w14:paraId="6451F772" w14:textId="7814640E" w:rsidR="00B21AE9" w:rsidRPr="001E6CD7" w:rsidRDefault="00B21AE9" w:rsidP="00B21AE9">
            <w:pPr>
              <w:spacing w:before="60" w:afterLines="60" w:after="144"/>
              <w:rPr>
                <w:rFonts w:asciiTheme="majorHAnsi" w:eastAsia="Times New Roman" w:hAnsiTheme="majorHAnsi" w:cs="Times New Roman"/>
                <w:szCs w:val="18"/>
                <w:lang w:eastAsia="it-IT"/>
              </w:rPr>
            </w:pPr>
            <w:r w:rsidRPr="00DC2B79">
              <w:rPr>
                <w:rFonts w:asciiTheme="majorHAnsi" w:hAnsiTheme="majorHAnsi"/>
                <w:szCs w:val="18"/>
              </w:rPr>
              <w:t>Medio</w:t>
            </w:r>
          </w:p>
        </w:tc>
        <w:tc>
          <w:tcPr>
            <w:tcW w:w="7937" w:type="dxa"/>
            <w:vAlign w:val="center"/>
          </w:tcPr>
          <w:p w14:paraId="378EB259" w14:textId="414F61E6" w:rsidR="00B21AE9" w:rsidRPr="001E6CD7" w:rsidRDefault="00B21AE9" w:rsidP="00B21AE9">
            <w:pPr>
              <w:spacing w:before="60" w:afterLines="60" w:after="144"/>
              <w:rPr>
                <w:rFonts w:asciiTheme="majorHAnsi" w:eastAsia="Times New Roman" w:hAnsiTheme="majorHAnsi" w:cs="Times New Roman"/>
                <w:szCs w:val="18"/>
                <w:lang w:eastAsia="it-IT"/>
              </w:rPr>
            </w:pPr>
            <w:r w:rsidRPr="00DC2B79">
              <w:rPr>
                <w:rFonts w:asciiTheme="majorHAnsi" w:hAnsiTheme="majorHAnsi"/>
                <w:szCs w:val="18"/>
              </w:rPr>
              <w:t>Risk Owner</w:t>
            </w:r>
          </w:p>
        </w:tc>
      </w:tr>
      <w:tr w:rsidR="00B21AE9" w:rsidRPr="00B21AE9" w14:paraId="1D8A089D" w14:textId="77777777" w:rsidTr="00B21AE9">
        <w:trPr>
          <w:trHeight w:val="20"/>
        </w:trPr>
        <w:tc>
          <w:tcPr>
            <w:tcW w:w="1877" w:type="dxa"/>
            <w:vAlign w:val="center"/>
          </w:tcPr>
          <w:p w14:paraId="2ECB307D" w14:textId="2CDAD70D" w:rsidR="00B21AE9" w:rsidRPr="001E6CD7" w:rsidRDefault="00B21AE9" w:rsidP="00B21AE9">
            <w:pPr>
              <w:spacing w:before="60" w:afterLines="60" w:after="144"/>
              <w:rPr>
                <w:rFonts w:asciiTheme="majorHAnsi" w:eastAsia="Times New Roman" w:hAnsiTheme="majorHAnsi" w:cs="Times New Roman"/>
                <w:szCs w:val="18"/>
                <w:lang w:eastAsia="it-IT"/>
              </w:rPr>
            </w:pPr>
            <w:r w:rsidRPr="00DC2B79">
              <w:rPr>
                <w:rFonts w:asciiTheme="majorHAnsi" w:hAnsiTheme="majorHAnsi"/>
                <w:szCs w:val="18"/>
              </w:rPr>
              <w:t>Alto</w:t>
            </w:r>
            <w:r>
              <w:rPr>
                <w:rFonts w:asciiTheme="majorHAnsi" w:hAnsiTheme="majorHAnsi"/>
                <w:szCs w:val="18"/>
              </w:rPr>
              <w:t xml:space="preserve"> (Top Risk)</w:t>
            </w:r>
          </w:p>
        </w:tc>
        <w:tc>
          <w:tcPr>
            <w:tcW w:w="7937" w:type="dxa"/>
            <w:vAlign w:val="center"/>
          </w:tcPr>
          <w:p w14:paraId="440FF2F7" w14:textId="0D1E6C89" w:rsidR="00B21AE9" w:rsidRPr="001E6CD7" w:rsidRDefault="00B21AE9" w:rsidP="00B21AE9">
            <w:pPr>
              <w:spacing w:before="60" w:afterLines="60" w:after="144"/>
              <w:rPr>
                <w:rFonts w:asciiTheme="majorHAnsi" w:eastAsia="Times New Roman" w:hAnsiTheme="majorHAnsi" w:cs="Times New Roman"/>
                <w:szCs w:val="18"/>
                <w:lang w:eastAsia="it-IT"/>
              </w:rPr>
            </w:pPr>
            <w:r>
              <w:rPr>
                <w:rFonts w:asciiTheme="majorHAnsi" w:hAnsiTheme="majorHAnsi"/>
                <w:szCs w:val="18"/>
              </w:rPr>
              <w:t>CdA e g</w:t>
            </w:r>
            <w:r w:rsidRPr="00B21AE9">
              <w:rPr>
                <w:rFonts w:asciiTheme="majorHAnsi" w:hAnsiTheme="majorHAnsi"/>
                <w:szCs w:val="18"/>
              </w:rPr>
              <w:t>estito secondo il processo di escalation e approvazione definito dal Piano ISM08</w:t>
            </w:r>
          </w:p>
        </w:tc>
      </w:tr>
    </w:tbl>
    <w:p w14:paraId="0DC7C683" w14:textId="77777777" w:rsidR="00DC2B79" w:rsidRDefault="00DC2B79" w:rsidP="00DC2B79">
      <w:pPr>
        <w:pStyle w:val="NormaleWeb"/>
        <w:spacing w:line="300" w:lineRule="atLeast"/>
        <w:rPr>
          <w:rFonts w:asciiTheme="majorHAnsi" w:hAnsiTheme="majorHAnsi" w:cs="Segoe UI"/>
          <w:sz w:val="18"/>
          <w:szCs w:val="18"/>
        </w:rPr>
      </w:pPr>
    </w:p>
    <w:p w14:paraId="4C8E682C" w14:textId="77777777" w:rsidR="00DC2B79" w:rsidRPr="00DC2B79" w:rsidRDefault="00DC2B79" w:rsidP="00DC2B79">
      <w:pPr>
        <w:pStyle w:val="NormaleWeb"/>
        <w:spacing w:line="300" w:lineRule="atLeast"/>
        <w:rPr>
          <w:rFonts w:asciiTheme="majorHAnsi" w:hAnsiTheme="majorHAnsi" w:cs="Segoe UI"/>
          <w:sz w:val="18"/>
          <w:szCs w:val="18"/>
        </w:rPr>
      </w:pPr>
    </w:p>
    <w:p w14:paraId="50D0518C" w14:textId="77777777" w:rsidR="00DC2B79" w:rsidRDefault="00DC2B79" w:rsidP="00DC2B79">
      <w:pPr>
        <w:pStyle w:val="NormaleWeb"/>
        <w:spacing w:line="300" w:lineRule="atLeast"/>
        <w:rPr>
          <w:rFonts w:asciiTheme="majorHAnsi" w:hAnsiTheme="majorHAnsi" w:cs="Segoe UI"/>
          <w:sz w:val="18"/>
          <w:szCs w:val="18"/>
        </w:rPr>
      </w:pPr>
      <w:r w:rsidRPr="00DC2B79">
        <w:rPr>
          <w:rFonts w:asciiTheme="majorHAnsi" w:hAnsiTheme="majorHAnsi" w:cs="Segoe UI"/>
          <w:sz w:val="18"/>
          <w:szCs w:val="18"/>
        </w:rPr>
        <w:t>L'accettazione deve essere formalizzata prima della chiusura dello scenario di rischio.</w:t>
      </w:r>
    </w:p>
    <w:p w14:paraId="1B258A15" w14:textId="2ACA9132" w:rsidR="00DE5FDE" w:rsidRDefault="00DE5FDE" w:rsidP="00DE5FDE">
      <w:pPr>
        <w:pStyle w:val="Titolo2"/>
      </w:pPr>
      <w:bookmarkStart w:id="122" w:name="_Toc238751555"/>
      <w:r w:rsidRPr="00DE5FDE">
        <w:t>Formalizzazione dell'accettazione</w:t>
      </w:r>
      <w:bookmarkEnd w:id="122"/>
    </w:p>
    <w:p w14:paraId="000ED1A6" w14:textId="77777777" w:rsidR="0029755D" w:rsidRDefault="0029755D" w:rsidP="0029755D">
      <w:pPr>
        <w:spacing w:before="100" w:beforeAutospacing="1" w:after="100" w:afterAutospacing="1" w:line="300" w:lineRule="atLeast"/>
        <w:rPr>
          <w:rFonts w:asciiTheme="majorHAnsi" w:eastAsia="Times New Roman" w:hAnsiTheme="majorHAnsi" w:cs="Segoe UI"/>
          <w:szCs w:val="18"/>
          <w:lang w:eastAsia="it-IT"/>
        </w:rPr>
      </w:pPr>
      <w:r w:rsidRPr="0029755D">
        <w:rPr>
          <w:rFonts w:asciiTheme="majorHAnsi" w:eastAsia="Times New Roman" w:hAnsiTheme="majorHAnsi" w:cs="Segoe UI"/>
          <w:szCs w:val="18"/>
          <w:lang w:eastAsia="it-IT"/>
        </w:rPr>
        <w:t>Per ogni rischio accettato devono essere registrati almeno i seguenti elementi:</w:t>
      </w:r>
    </w:p>
    <w:tbl>
      <w:tblPr>
        <w:tblStyle w:val="Grigliatabella"/>
        <w:tblW w:w="5499"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11"/>
        <w:gridCol w:w="3288"/>
      </w:tblGrid>
      <w:tr w:rsidR="0029755D" w:rsidRPr="00194DE1" w14:paraId="325E9E72" w14:textId="77777777" w:rsidTr="0029755D">
        <w:trPr>
          <w:trHeight w:val="20"/>
          <w:tblHeader/>
        </w:trPr>
        <w:tc>
          <w:tcPr>
            <w:tcW w:w="2211" w:type="dxa"/>
            <w:vAlign w:val="center"/>
          </w:tcPr>
          <w:p w14:paraId="1879AFE6" w14:textId="431144DC" w:rsidR="0029755D" w:rsidRPr="0029755D" w:rsidRDefault="0029755D" w:rsidP="0029755D">
            <w:pPr>
              <w:spacing w:before="60" w:afterLines="60" w:after="144"/>
              <w:rPr>
                <w:rFonts w:asciiTheme="majorHAnsi" w:hAnsiTheme="majorHAnsi"/>
                <w:b/>
                <w:bCs/>
                <w:color w:val="C51B88" w:themeColor="accent1"/>
                <w:szCs w:val="18"/>
              </w:rPr>
            </w:pPr>
            <w:r w:rsidRPr="0029755D">
              <w:rPr>
                <w:rFonts w:asciiTheme="majorHAnsi" w:eastAsia="Times New Roman" w:hAnsiTheme="majorHAnsi" w:cs="Times New Roman"/>
                <w:b/>
                <w:bCs/>
                <w:color w:val="C51B88" w:themeColor="accent1"/>
                <w:szCs w:val="18"/>
                <w:lang w:eastAsia="it-IT"/>
              </w:rPr>
              <w:t>Informazione</w:t>
            </w:r>
          </w:p>
        </w:tc>
        <w:tc>
          <w:tcPr>
            <w:tcW w:w="3288" w:type="dxa"/>
            <w:vAlign w:val="center"/>
          </w:tcPr>
          <w:p w14:paraId="0F5DC0BB" w14:textId="088B968C" w:rsidR="0029755D" w:rsidRPr="0029755D" w:rsidRDefault="0029755D" w:rsidP="0029755D">
            <w:pPr>
              <w:spacing w:before="60" w:afterLines="60" w:after="144"/>
              <w:rPr>
                <w:rFonts w:asciiTheme="majorHAnsi" w:hAnsiTheme="majorHAnsi"/>
                <w:b/>
                <w:bCs/>
                <w:color w:val="C51B88" w:themeColor="accent1"/>
                <w:szCs w:val="18"/>
              </w:rPr>
            </w:pPr>
            <w:r w:rsidRPr="0029755D">
              <w:rPr>
                <w:rFonts w:asciiTheme="majorHAnsi" w:eastAsia="Times New Roman" w:hAnsiTheme="majorHAnsi" w:cs="Times New Roman"/>
                <w:b/>
                <w:bCs/>
                <w:color w:val="C51B88" w:themeColor="accent1"/>
                <w:szCs w:val="18"/>
                <w:lang w:eastAsia="it-IT"/>
              </w:rPr>
              <w:t>Descrizione</w:t>
            </w:r>
          </w:p>
        </w:tc>
      </w:tr>
      <w:tr w:rsidR="0029755D" w:rsidRPr="00194DE1" w14:paraId="35801131" w14:textId="77777777" w:rsidTr="0029755D">
        <w:trPr>
          <w:trHeight w:val="20"/>
        </w:trPr>
        <w:tc>
          <w:tcPr>
            <w:tcW w:w="2211" w:type="dxa"/>
            <w:vAlign w:val="center"/>
          </w:tcPr>
          <w:p w14:paraId="56EFF483" w14:textId="6E1B3E8A" w:rsidR="0029755D" w:rsidRPr="00DC2B79" w:rsidRDefault="0029755D" w:rsidP="0029755D">
            <w:pPr>
              <w:spacing w:before="60" w:afterLines="60" w:after="144"/>
              <w:rPr>
                <w:rFonts w:asciiTheme="majorHAnsi" w:hAnsiTheme="majorHAnsi"/>
                <w:szCs w:val="18"/>
              </w:rPr>
            </w:pPr>
            <w:r w:rsidRPr="0029755D">
              <w:rPr>
                <w:rFonts w:asciiTheme="majorHAnsi" w:eastAsia="Times New Roman" w:hAnsiTheme="majorHAnsi" w:cs="Times New Roman"/>
                <w:szCs w:val="18"/>
                <w:lang w:eastAsia="it-IT"/>
              </w:rPr>
              <w:t>Identificativo dello scenario</w:t>
            </w:r>
          </w:p>
        </w:tc>
        <w:tc>
          <w:tcPr>
            <w:tcW w:w="3288" w:type="dxa"/>
            <w:vAlign w:val="center"/>
          </w:tcPr>
          <w:p w14:paraId="4E842B0B" w14:textId="263B317D" w:rsidR="0029755D" w:rsidRPr="00DC2B79" w:rsidRDefault="0029755D" w:rsidP="0029755D">
            <w:pPr>
              <w:spacing w:before="60" w:afterLines="60" w:after="144"/>
              <w:rPr>
                <w:rFonts w:asciiTheme="majorHAnsi" w:hAnsiTheme="majorHAnsi"/>
                <w:szCs w:val="18"/>
              </w:rPr>
            </w:pPr>
            <w:r w:rsidRPr="0029755D">
              <w:rPr>
                <w:rFonts w:asciiTheme="majorHAnsi" w:eastAsia="Times New Roman" w:hAnsiTheme="majorHAnsi" w:cs="Times New Roman"/>
                <w:szCs w:val="18"/>
                <w:lang w:eastAsia="it-IT"/>
              </w:rPr>
              <w:t>Riferimento univoco del rischio</w:t>
            </w:r>
          </w:p>
        </w:tc>
      </w:tr>
      <w:tr w:rsidR="0029755D" w:rsidRPr="00194DE1" w14:paraId="7895C6FC" w14:textId="77777777" w:rsidTr="0029755D">
        <w:trPr>
          <w:trHeight w:val="20"/>
        </w:trPr>
        <w:tc>
          <w:tcPr>
            <w:tcW w:w="2211" w:type="dxa"/>
            <w:vAlign w:val="center"/>
          </w:tcPr>
          <w:p w14:paraId="44062AB7" w14:textId="47E65DE7" w:rsidR="0029755D" w:rsidRPr="00DC2B79" w:rsidRDefault="0029755D" w:rsidP="0029755D">
            <w:pPr>
              <w:spacing w:before="60" w:afterLines="60" w:after="144"/>
              <w:rPr>
                <w:rFonts w:asciiTheme="majorHAnsi" w:hAnsiTheme="majorHAnsi"/>
                <w:szCs w:val="18"/>
              </w:rPr>
            </w:pPr>
            <w:r w:rsidRPr="0029755D">
              <w:rPr>
                <w:rFonts w:asciiTheme="majorHAnsi" w:eastAsia="Times New Roman" w:hAnsiTheme="majorHAnsi" w:cs="Times New Roman"/>
                <w:szCs w:val="18"/>
                <w:lang w:eastAsia="it-IT"/>
              </w:rPr>
              <w:t>Asset o Servizio interessato</w:t>
            </w:r>
          </w:p>
        </w:tc>
        <w:tc>
          <w:tcPr>
            <w:tcW w:w="3288" w:type="dxa"/>
            <w:vAlign w:val="center"/>
          </w:tcPr>
          <w:p w14:paraId="3BA182B3" w14:textId="6BAD4A6C" w:rsidR="0029755D" w:rsidRPr="00DC2B79" w:rsidRDefault="0029755D" w:rsidP="0029755D">
            <w:pPr>
              <w:spacing w:before="60" w:afterLines="60" w:after="144"/>
              <w:rPr>
                <w:rFonts w:asciiTheme="majorHAnsi" w:hAnsiTheme="majorHAnsi"/>
                <w:szCs w:val="18"/>
              </w:rPr>
            </w:pPr>
            <w:r w:rsidRPr="0029755D">
              <w:rPr>
                <w:rFonts w:asciiTheme="majorHAnsi" w:eastAsia="Times New Roman" w:hAnsiTheme="majorHAnsi" w:cs="Times New Roman"/>
                <w:szCs w:val="18"/>
                <w:lang w:eastAsia="it-IT"/>
              </w:rPr>
              <w:t>Oggetto della valutazione</w:t>
            </w:r>
          </w:p>
        </w:tc>
      </w:tr>
      <w:tr w:rsidR="0029755D" w:rsidRPr="00B21AE9" w14:paraId="7F792C3C" w14:textId="77777777" w:rsidTr="0029755D">
        <w:trPr>
          <w:trHeight w:val="20"/>
        </w:trPr>
        <w:tc>
          <w:tcPr>
            <w:tcW w:w="2211" w:type="dxa"/>
            <w:vAlign w:val="center"/>
          </w:tcPr>
          <w:p w14:paraId="3F2E7EF8" w14:textId="720CF376" w:rsidR="0029755D" w:rsidRPr="0029755D" w:rsidRDefault="0029755D" w:rsidP="0029755D">
            <w:pPr>
              <w:spacing w:before="60" w:afterLines="60" w:after="144"/>
              <w:rPr>
                <w:rFonts w:asciiTheme="majorHAnsi" w:hAnsiTheme="majorHAnsi"/>
                <w:szCs w:val="18"/>
                <w:lang w:val="en-US"/>
              </w:rPr>
            </w:pPr>
            <w:r w:rsidRPr="0029755D">
              <w:rPr>
                <w:rFonts w:asciiTheme="majorHAnsi" w:eastAsia="Times New Roman" w:hAnsiTheme="majorHAnsi" w:cs="Times New Roman"/>
                <w:szCs w:val="18"/>
                <w:lang w:val="en-US" w:eastAsia="it-IT"/>
              </w:rPr>
              <w:t>Threat Actor e Threat Event</w:t>
            </w:r>
          </w:p>
        </w:tc>
        <w:tc>
          <w:tcPr>
            <w:tcW w:w="3288" w:type="dxa"/>
            <w:vAlign w:val="center"/>
          </w:tcPr>
          <w:p w14:paraId="75C9C6EF" w14:textId="75E4FB29" w:rsidR="0029755D" w:rsidRPr="00DC2B79" w:rsidRDefault="0029755D" w:rsidP="0029755D">
            <w:pPr>
              <w:spacing w:before="60" w:afterLines="60" w:after="144"/>
              <w:rPr>
                <w:rFonts w:asciiTheme="majorHAnsi" w:hAnsiTheme="majorHAnsi"/>
                <w:szCs w:val="18"/>
              </w:rPr>
            </w:pPr>
            <w:r w:rsidRPr="0029755D">
              <w:rPr>
                <w:rFonts w:asciiTheme="majorHAnsi" w:eastAsia="Times New Roman" w:hAnsiTheme="majorHAnsi" w:cs="Times New Roman"/>
                <w:szCs w:val="18"/>
                <w:lang w:eastAsia="it-IT"/>
              </w:rPr>
              <w:t>Scenario valutato</w:t>
            </w:r>
          </w:p>
        </w:tc>
      </w:tr>
      <w:tr w:rsidR="0029755D" w:rsidRPr="00B21AE9" w14:paraId="45707D68" w14:textId="77777777" w:rsidTr="0029755D">
        <w:trPr>
          <w:trHeight w:val="20"/>
        </w:trPr>
        <w:tc>
          <w:tcPr>
            <w:tcW w:w="2211" w:type="dxa"/>
            <w:vAlign w:val="center"/>
          </w:tcPr>
          <w:p w14:paraId="2CA252EC" w14:textId="0787D7A6" w:rsidR="0029755D" w:rsidRPr="0029755D" w:rsidRDefault="0029755D" w:rsidP="0029755D">
            <w:pPr>
              <w:spacing w:before="60" w:afterLines="60" w:after="144"/>
              <w:rPr>
                <w:rFonts w:asciiTheme="majorHAnsi" w:eastAsia="Times New Roman" w:hAnsiTheme="majorHAnsi" w:cs="Times New Roman"/>
                <w:szCs w:val="18"/>
                <w:lang w:val="en-US" w:eastAsia="it-IT"/>
              </w:rPr>
            </w:pPr>
            <w:r w:rsidRPr="0029755D">
              <w:rPr>
                <w:rFonts w:asciiTheme="majorHAnsi" w:eastAsia="Times New Roman" w:hAnsiTheme="majorHAnsi" w:cs="Times New Roman"/>
                <w:szCs w:val="18"/>
                <w:lang w:eastAsia="it-IT"/>
              </w:rPr>
              <w:t>Probabilità residua</w:t>
            </w:r>
          </w:p>
        </w:tc>
        <w:tc>
          <w:tcPr>
            <w:tcW w:w="3288" w:type="dxa"/>
            <w:vAlign w:val="center"/>
          </w:tcPr>
          <w:p w14:paraId="6A53E4B9" w14:textId="0168BF1E" w:rsidR="0029755D" w:rsidRPr="0029755D" w:rsidRDefault="0029755D" w:rsidP="0029755D">
            <w:pPr>
              <w:spacing w:before="60" w:afterLines="60" w:after="144"/>
              <w:rPr>
                <w:rFonts w:asciiTheme="majorHAnsi" w:eastAsia="Times New Roman" w:hAnsiTheme="majorHAnsi" w:cs="Times New Roman"/>
                <w:szCs w:val="18"/>
                <w:lang w:eastAsia="it-IT"/>
              </w:rPr>
            </w:pPr>
            <w:r w:rsidRPr="0029755D">
              <w:rPr>
                <w:rFonts w:asciiTheme="majorHAnsi" w:eastAsia="Times New Roman" w:hAnsiTheme="majorHAnsi" w:cs="Times New Roman"/>
                <w:szCs w:val="18"/>
                <w:lang w:eastAsia="it-IT"/>
              </w:rPr>
              <w:t>Valore risultante dalla valutazione</w:t>
            </w:r>
          </w:p>
        </w:tc>
      </w:tr>
      <w:tr w:rsidR="0029755D" w:rsidRPr="00B21AE9" w14:paraId="20EAE523" w14:textId="77777777" w:rsidTr="0029755D">
        <w:trPr>
          <w:trHeight w:val="20"/>
        </w:trPr>
        <w:tc>
          <w:tcPr>
            <w:tcW w:w="2211" w:type="dxa"/>
            <w:vAlign w:val="center"/>
          </w:tcPr>
          <w:p w14:paraId="65DF8BEA" w14:textId="6E652DFA" w:rsidR="0029755D" w:rsidRPr="0029755D" w:rsidRDefault="0029755D" w:rsidP="0029755D">
            <w:pPr>
              <w:spacing w:before="60" w:afterLines="60" w:after="144"/>
              <w:rPr>
                <w:rFonts w:asciiTheme="majorHAnsi" w:eastAsia="Times New Roman" w:hAnsiTheme="majorHAnsi" w:cs="Times New Roman"/>
                <w:szCs w:val="18"/>
                <w:lang w:eastAsia="it-IT"/>
              </w:rPr>
            </w:pPr>
            <w:r w:rsidRPr="0029755D">
              <w:rPr>
                <w:rFonts w:asciiTheme="majorHAnsi" w:eastAsia="Times New Roman" w:hAnsiTheme="majorHAnsi" w:cs="Times New Roman"/>
                <w:szCs w:val="18"/>
                <w:lang w:eastAsia="it-IT"/>
              </w:rPr>
              <w:t>Impatto residuo</w:t>
            </w:r>
          </w:p>
        </w:tc>
        <w:tc>
          <w:tcPr>
            <w:tcW w:w="3288" w:type="dxa"/>
            <w:vAlign w:val="center"/>
          </w:tcPr>
          <w:p w14:paraId="4C078785" w14:textId="3AA1CDDA" w:rsidR="0029755D" w:rsidRPr="0029755D" w:rsidRDefault="0029755D" w:rsidP="0029755D">
            <w:pPr>
              <w:spacing w:before="60" w:afterLines="60" w:after="144"/>
              <w:rPr>
                <w:rFonts w:asciiTheme="majorHAnsi" w:eastAsia="Times New Roman" w:hAnsiTheme="majorHAnsi" w:cs="Times New Roman"/>
                <w:szCs w:val="18"/>
                <w:lang w:eastAsia="it-IT"/>
              </w:rPr>
            </w:pPr>
            <w:r w:rsidRPr="0029755D">
              <w:rPr>
                <w:rFonts w:asciiTheme="majorHAnsi" w:eastAsia="Times New Roman" w:hAnsiTheme="majorHAnsi" w:cs="Times New Roman"/>
                <w:szCs w:val="18"/>
                <w:lang w:eastAsia="it-IT"/>
              </w:rPr>
              <w:t>Valore risultante dalla valutazione</w:t>
            </w:r>
          </w:p>
        </w:tc>
      </w:tr>
      <w:tr w:rsidR="0029755D" w:rsidRPr="00B21AE9" w14:paraId="47AFE9ED" w14:textId="77777777" w:rsidTr="0029755D">
        <w:trPr>
          <w:trHeight w:val="20"/>
        </w:trPr>
        <w:tc>
          <w:tcPr>
            <w:tcW w:w="2211" w:type="dxa"/>
            <w:vAlign w:val="center"/>
          </w:tcPr>
          <w:p w14:paraId="1A3AE0CB" w14:textId="42AE0449" w:rsidR="0029755D" w:rsidRPr="0029755D" w:rsidRDefault="0029755D" w:rsidP="0029755D">
            <w:pPr>
              <w:spacing w:before="60" w:afterLines="60" w:after="144"/>
              <w:rPr>
                <w:rFonts w:asciiTheme="majorHAnsi" w:eastAsia="Times New Roman" w:hAnsiTheme="majorHAnsi" w:cs="Times New Roman"/>
                <w:szCs w:val="18"/>
                <w:lang w:eastAsia="it-IT"/>
              </w:rPr>
            </w:pPr>
            <w:r w:rsidRPr="0029755D">
              <w:rPr>
                <w:rFonts w:asciiTheme="majorHAnsi" w:eastAsia="Times New Roman" w:hAnsiTheme="majorHAnsi" w:cs="Times New Roman"/>
                <w:szCs w:val="18"/>
                <w:lang w:eastAsia="it-IT"/>
              </w:rPr>
              <w:t>Livello di rischio residuo</w:t>
            </w:r>
          </w:p>
        </w:tc>
        <w:tc>
          <w:tcPr>
            <w:tcW w:w="3288" w:type="dxa"/>
            <w:vAlign w:val="center"/>
          </w:tcPr>
          <w:p w14:paraId="5FCE9AA5" w14:textId="28E74089" w:rsidR="0029755D" w:rsidRPr="0029755D" w:rsidRDefault="0029755D" w:rsidP="0029755D">
            <w:pPr>
              <w:spacing w:before="60" w:afterLines="60" w:after="144"/>
              <w:rPr>
                <w:rFonts w:asciiTheme="majorHAnsi" w:eastAsia="Times New Roman" w:hAnsiTheme="majorHAnsi" w:cs="Times New Roman"/>
                <w:szCs w:val="18"/>
                <w:lang w:eastAsia="it-IT"/>
              </w:rPr>
            </w:pPr>
            <w:r w:rsidRPr="0029755D">
              <w:rPr>
                <w:rFonts w:asciiTheme="majorHAnsi" w:eastAsia="Times New Roman" w:hAnsiTheme="majorHAnsi" w:cs="Times New Roman"/>
                <w:szCs w:val="18"/>
                <w:lang w:eastAsia="it-IT"/>
              </w:rPr>
              <w:t>Classe di rischio residua</w:t>
            </w:r>
          </w:p>
        </w:tc>
      </w:tr>
      <w:tr w:rsidR="0029755D" w:rsidRPr="00B21AE9" w14:paraId="29953E55" w14:textId="77777777" w:rsidTr="0029755D">
        <w:trPr>
          <w:trHeight w:val="20"/>
        </w:trPr>
        <w:tc>
          <w:tcPr>
            <w:tcW w:w="2211" w:type="dxa"/>
            <w:vAlign w:val="center"/>
          </w:tcPr>
          <w:p w14:paraId="7F5CB455" w14:textId="5D8517D9" w:rsidR="0029755D" w:rsidRPr="0029755D" w:rsidRDefault="0029755D" w:rsidP="0029755D">
            <w:pPr>
              <w:spacing w:before="60" w:afterLines="60" w:after="144"/>
              <w:rPr>
                <w:rFonts w:asciiTheme="majorHAnsi" w:eastAsia="Times New Roman" w:hAnsiTheme="majorHAnsi" w:cs="Times New Roman"/>
                <w:szCs w:val="18"/>
                <w:lang w:eastAsia="it-IT"/>
              </w:rPr>
            </w:pPr>
            <w:r w:rsidRPr="0029755D">
              <w:rPr>
                <w:rFonts w:asciiTheme="majorHAnsi" w:eastAsia="Times New Roman" w:hAnsiTheme="majorHAnsi" w:cs="Times New Roman"/>
                <w:szCs w:val="18"/>
                <w:lang w:eastAsia="it-IT"/>
              </w:rPr>
              <w:t>Motivazione dell'accettazione</w:t>
            </w:r>
          </w:p>
        </w:tc>
        <w:tc>
          <w:tcPr>
            <w:tcW w:w="3288" w:type="dxa"/>
            <w:vAlign w:val="center"/>
          </w:tcPr>
          <w:p w14:paraId="227F0D9A" w14:textId="55F0B8EC" w:rsidR="0029755D" w:rsidRPr="0029755D" w:rsidRDefault="0029755D" w:rsidP="0029755D">
            <w:pPr>
              <w:spacing w:before="60" w:afterLines="60" w:after="144"/>
              <w:rPr>
                <w:rFonts w:asciiTheme="majorHAnsi" w:eastAsia="Times New Roman" w:hAnsiTheme="majorHAnsi" w:cs="Times New Roman"/>
                <w:szCs w:val="18"/>
                <w:lang w:eastAsia="it-IT"/>
              </w:rPr>
            </w:pPr>
            <w:r w:rsidRPr="0029755D">
              <w:rPr>
                <w:rFonts w:asciiTheme="majorHAnsi" w:eastAsia="Times New Roman" w:hAnsiTheme="majorHAnsi" w:cs="Times New Roman"/>
                <w:szCs w:val="18"/>
                <w:lang w:eastAsia="it-IT"/>
              </w:rPr>
              <w:t>Ragioni che giustificano la decisione</w:t>
            </w:r>
          </w:p>
        </w:tc>
      </w:tr>
      <w:tr w:rsidR="0029755D" w:rsidRPr="00B21AE9" w14:paraId="33B520E8" w14:textId="77777777" w:rsidTr="0029755D">
        <w:trPr>
          <w:trHeight w:val="20"/>
        </w:trPr>
        <w:tc>
          <w:tcPr>
            <w:tcW w:w="2211" w:type="dxa"/>
            <w:vAlign w:val="center"/>
          </w:tcPr>
          <w:p w14:paraId="407B8C2D" w14:textId="46BC3C52" w:rsidR="0029755D" w:rsidRPr="0029755D" w:rsidRDefault="0029755D" w:rsidP="0029755D">
            <w:pPr>
              <w:spacing w:before="60" w:afterLines="60" w:after="144"/>
              <w:rPr>
                <w:rFonts w:asciiTheme="majorHAnsi" w:eastAsia="Times New Roman" w:hAnsiTheme="majorHAnsi" w:cs="Times New Roman"/>
                <w:szCs w:val="18"/>
                <w:lang w:eastAsia="it-IT"/>
              </w:rPr>
            </w:pPr>
            <w:r w:rsidRPr="0029755D">
              <w:rPr>
                <w:rFonts w:asciiTheme="majorHAnsi" w:eastAsia="Times New Roman" w:hAnsiTheme="majorHAnsi" w:cs="Times New Roman"/>
                <w:szCs w:val="18"/>
                <w:lang w:eastAsia="it-IT"/>
              </w:rPr>
              <w:t>Soggetto approvatore</w:t>
            </w:r>
          </w:p>
        </w:tc>
        <w:tc>
          <w:tcPr>
            <w:tcW w:w="3288" w:type="dxa"/>
            <w:vAlign w:val="center"/>
          </w:tcPr>
          <w:p w14:paraId="5EBD687F" w14:textId="3E63000A" w:rsidR="0029755D" w:rsidRPr="0029755D" w:rsidRDefault="0029755D" w:rsidP="0029755D">
            <w:pPr>
              <w:spacing w:before="60" w:afterLines="60" w:after="144"/>
              <w:rPr>
                <w:rFonts w:asciiTheme="majorHAnsi" w:eastAsia="Times New Roman" w:hAnsiTheme="majorHAnsi" w:cs="Times New Roman"/>
                <w:szCs w:val="18"/>
                <w:lang w:eastAsia="it-IT"/>
              </w:rPr>
            </w:pPr>
            <w:r w:rsidRPr="0029755D">
              <w:rPr>
                <w:rFonts w:asciiTheme="majorHAnsi" w:eastAsia="Times New Roman" w:hAnsiTheme="majorHAnsi" w:cs="Times New Roman"/>
                <w:szCs w:val="18"/>
                <w:lang w:eastAsia="it-IT"/>
              </w:rPr>
              <w:t>Responsabile dell'accettazione</w:t>
            </w:r>
          </w:p>
        </w:tc>
      </w:tr>
      <w:tr w:rsidR="0029755D" w:rsidRPr="00B21AE9" w14:paraId="6D67DA67" w14:textId="77777777" w:rsidTr="0029755D">
        <w:trPr>
          <w:trHeight w:val="20"/>
        </w:trPr>
        <w:tc>
          <w:tcPr>
            <w:tcW w:w="2211" w:type="dxa"/>
            <w:vAlign w:val="center"/>
          </w:tcPr>
          <w:p w14:paraId="76D74590" w14:textId="44328B37" w:rsidR="0029755D" w:rsidRPr="0029755D" w:rsidRDefault="0029755D" w:rsidP="0029755D">
            <w:pPr>
              <w:spacing w:before="60" w:afterLines="60" w:after="144"/>
              <w:rPr>
                <w:rFonts w:asciiTheme="majorHAnsi" w:eastAsia="Times New Roman" w:hAnsiTheme="majorHAnsi" w:cs="Times New Roman"/>
                <w:szCs w:val="18"/>
                <w:lang w:eastAsia="it-IT"/>
              </w:rPr>
            </w:pPr>
            <w:r w:rsidRPr="0029755D">
              <w:rPr>
                <w:rFonts w:asciiTheme="majorHAnsi" w:eastAsia="Times New Roman" w:hAnsiTheme="majorHAnsi" w:cs="Times New Roman"/>
                <w:szCs w:val="18"/>
                <w:lang w:eastAsia="it-IT"/>
              </w:rPr>
              <w:t>Data di approvazione</w:t>
            </w:r>
          </w:p>
        </w:tc>
        <w:tc>
          <w:tcPr>
            <w:tcW w:w="3288" w:type="dxa"/>
            <w:vAlign w:val="center"/>
          </w:tcPr>
          <w:p w14:paraId="3B94A0CB" w14:textId="6213A91A" w:rsidR="0029755D" w:rsidRPr="0029755D" w:rsidRDefault="0029755D" w:rsidP="0029755D">
            <w:pPr>
              <w:spacing w:before="60" w:afterLines="60" w:after="144"/>
              <w:rPr>
                <w:rFonts w:asciiTheme="majorHAnsi" w:eastAsia="Times New Roman" w:hAnsiTheme="majorHAnsi" w:cs="Times New Roman"/>
                <w:szCs w:val="18"/>
                <w:lang w:eastAsia="it-IT"/>
              </w:rPr>
            </w:pPr>
            <w:r w:rsidRPr="0029755D">
              <w:rPr>
                <w:rFonts w:asciiTheme="majorHAnsi" w:eastAsia="Times New Roman" w:hAnsiTheme="majorHAnsi" w:cs="Times New Roman"/>
                <w:szCs w:val="18"/>
                <w:lang w:eastAsia="it-IT"/>
              </w:rPr>
              <w:t>Data della decisione</w:t>
            </w:r>
          </w:p>
        </w:tc>
      </w:tr>
      <w:tr w:rsidR="0029755D" w:rsidRPr="00B21AE9" w14:paraId="3B408D37" w14:textId="77777777" w:rsidTr="0029755D">
        <w:trPr>
          <w:trHeight w:val="20"/>
        </w:trPr>
        <w:tc>
          <w:tcPr>
            <w:tcW w:w="2211" w:type="dxa"/>
            <w:vAlign w:val="center"/>
          </w:tcPr>
          <w:p w14:paraId="62749297" w14:textId="36765278" w:rsidR="0029755D" w:rsidRPr="0029755D" w:rsidRDefault="0029755D" w:rsidP="0029755D">
            <w:pPr>
              <w:spacing w:before="60" w:afterLines="60" w:after="144"/>
              <w:rPr>
                <w:rFonts w:asciiTheme="majorHAnsi" w:eastAsia="Times New Roman" w:hAnsiTheme="majorHAnsi" w:cs="Times New Roman"/>
                <w:szCs w:val="18"/>
                <w:lang w:eastAsia="it-IT"/>
              </w:rPr>
            </w:pPr>
            <w:r w:rsidRPr="0029755D">
              <w:rPr>
                <w:rFonts w:asciiTheme="majorHAnsi" w:eastAsia="Times New Roman" w:hAnsiTheme="majorHAnsi" w:cs="Times New Roman"/>
                <w:szCs w:val="18"/>
                <w:lang w:eastAsia="it-IT"/>
              </w:rPr>
              <w:t>Eventuali condizioni o limitazioni</w:t>
            </w:r>
          </w:p>
        </w:tc>
        <w:tc>
          <w:tcPr>
            <w:tcW w:w="3288" w:type="dxa"/>
            <w:vAlign w:val="center"/>
          </w:tcPr>
          <w:p w14:paraId="2D288871" w14:textId="7446971D" w:rsidR="0029755D" w:rsidRPr="0029755D" w:rsidRDefault="0029755D" w:rsidP="0029755D">
            <w:pPr>
              <w:spacing w:before="60" w:afterLines="60" w:after="144"/>
              <w:rPr>
                <w:rFonts w:asciiTheme="majorHAnsi" w:eastAsia="Times New Roman" w:hAnsiTheme="majorHAnsi" w:cs="Times New Roman"/>
                <w:szCs w:val="18"/>
                <w:lang w:eastAsia="it-IT"/>
              </w:rPr>
            </w:pPr>
            <w:r w:rsidRPr="0029755D">
              <w:rPr>
                <w:rFonts w:asciiTheme="majorHAnsi" w:eastAsia="Times New Roman" w:hAnsiTheme="majorHAnsi" w:cs="Times New Roman"/>
                <w:szCs w:val="18"/>
                <w:lang w:eastAsia="it-IT"/>
              </w:rPr>
              <w:t>Misure compensative, monitoraggio o prescrizioni</w:t>
            </w:r>
          </w:p>
        </w:tc>
      </w:tr>
    </w:tbl>
    <w:p w14:paraId="0506E7E3" w14:textId="77777777" w:rsidR="0029755D" w:rsidRDefault="0029755D" w:rsidP="0029755D">
      <w:pPr>
        <w:spacing w:before="100" w:beforeAutospacing="1" w:after="100" w:afterAutospacing="1" w:line="300" w:lineRule="atLeast"/>
        <w:rPr>
          <w:rFonts w:asciiTheme="majorHAnsi" w:eastAsia="Times New Roman" w:hAnsiTheme="majorHAnsi" w:cs="Segoe UI"/>
          <w:szCs w:val="18"/>
          <w:lang w:eastAsia="it-IT"/>
        </w:rPr>
      </w:pPr>
      <w:r w:rsidRPr="0029755D">
        <w:rPr>
          <w:rFonts w:asciiTheme="majorHAnsi" w:eastAsia="Times New Roman" w:hAnsiTheme="majorHAnsi" w:cs="Segoe UI"/>
          <w:szCs w:val="18"/>
          <w:lang w:eastAsia="it-IT"/>
        </w:rPr>
        <w:t>L'accettazione deve essere conservata nel Risk Register o nello strumento utilizzato per la gestione del rischio.</w:t>
      </w:r>
    </w:p>
    <w:p w14:paraId="14B90193" w14:textId="77777777" w:rsidR="00817F9C" w:rsidRDefault="00817F9C" w:rsidP="00817F9C">
      <w:pPr>
        <w:pStyle w:val="Titolo2"/>
      </w:pPr>
      <w:bookmarkStart w:id="123" w:name="_Toc238751556"/>
      <w:r w:rsidRPr="00817F9C">
        <w:lastRenderedPageBreak/>
        <w:t>Riesame del rischio accettato</w:t>
      </w:r>
      <w:bookmarkEnd w:id="123"/>
    </w:p>
    <w:p w14:paraId="5BB2AD7A" w14:textId="063F0EC5" w:rsidR="00817F9C" w:rsidRPr="00817F9C" w:rsidRDefault="00817F9C" w:rsidP="00817F9C">
      <w:pPr>
        <w:rPr>
          <w:lang w:eastAsia="it-IT"/>
        </w:rPr>
      </w:pPr>
      <w:r w:rsidRPr="00817F9C">
        <w:rPr>
          <w:lang w:eastAsia="it-IT"/>
        </w:rPr>
        <w:t>I rischi accettati devono essere sottoposti a riesame periodico</w:t>
      </w:r>
      <w:r>
        <w:rPr>
          <w:lang w:eastAsia="it-IT"/>
        </w:rPr>
        <w:t>, con frequenza almeno annuale,</w:t>
      </w:r>
      <w:r w:rsidRPr="00817F9C">
        <w:rPr>
          <w:lang w:eastAsia="it-IT"/>
        </w:rPr>
        <w:t xml:space="preserve"> per verificare il permanere delle condizioni che hanno motivato la decisione di accettazione.</w:t>
      </w:r>
    </w:p>
    <w:p w14:paraId="70B61588" w14:textId="77777777" w:rsidR="00817F9C" w:rsidRPr="00817F9C" w:rsidRDefault="00817F9C" w:rsidP="00817F9C">
      <w:pPr>
        <w:rPr>
          <w:lang w:eastAsia="it-IT"/>
        </w:rPr>
      </w:pPr>
      <w:r w:rsidRPr="00817F9C">
        <w:rPr>
          <w:lang w:eastAsia="it-IT"/>
        </w:rPr>
        <w:t>Il riesame deve essere effettuato almeno nei seguenti casi:</w:t>
      </w:r>
    </w:p>
    <w:p w14:paraId="1464F80C" w14:textId="77777777" w:rsidR="00817F9C" w:rsidRPr="00817F9C" w:rsidRDefault="00817F9C" w:rsidP="00F066DB">
      <w:pPr>
        <w:numPr>
          <w:ilvl w:val="0"/>
          <w:numId w:val="50"/>
        </w:numPr>
        <w:rPr>
          <w:lang w:eastAsia="it-IT"/>
        </w:rPr>
      </w:pPr>
      <w:r w:rsidRPr="00817F9C">
        <w:rPr>
          <w:lang w:eastAsia="it-IT"/>
        </w:rPr>
        <w:t>variazione significativa del livello di minaccia;</w:t>
      </w:r>
    </w:p>
    <w:p w14:paraId="008C9EBC" w14:textId="77777777" w:rsidR="00817F9C" w:rsidRPr="00817F9C" w:rsidRDefault="00817F9C" w:rsidP="00F066DB">
      <w:pPr>
        <w:numPr>
          <w:ilvl w:val="0"/>
          <w:numId w:val="50"/>
        </w:numPr>
        <w:rPr>
          <w:lang w:eastAsia="it-IT"/>
        </w:rPr>
      </w:pPr>
      <w:r w:rsidRPr="00817F9C">
        <w:rPr>
          <w:lang w:eastAsia="it-IT"/>
        </w:rPr>
        <w:t>introduzione di nuove vulnerabilità rilevanti;</w:t>
      </w:r>
    </w:p>
    <w:p w14:paraId="2DB23284" w14:textId="77777777" w:rsidR="00817F9C" w:rsidRPr="00817F9C" w:rsidRDefault="00817F9C" w:rsidP="00F066DB">
      <w:pPr>
        <w:numPr>
          <w:ilvl w:val="0"/>
          <w:numId w:val="50"/>
        </w:numPr>
        <w:rPr>
          <w:lang w:eastAsia="it-IT"/>
        </w:rPr>
      </w:pPr>
      <w:r w:rsidRPr="00817F9C">
        <w:rPr>
          <w:lang w:eastAsia="it-IT"/>
        </w:rPr>
        <w:t>modifiche al servizio, all'asset o al processo interessato;</w:t>
      </w:r>
    </w:p>
    <w:p w14:paraId="2848CFD7" w14:textId="77777777" w:rsidR="00817F9C" w:rsidRPr="00817F9C" w:rsidRDefault="00817F9C" w:rsidP="00F066DB">
      <w:pPr>
        <w:numPr>
          <w:ilvl w:val="0"/>
          <w:numId w:val="50"/>
        </w:numPr>
        <w:rPr>
          <w:lang w:eastAsia="it-IT"/>
        </w:rPr>
      </w:pPr>
      <w:r w:rsidRPr="00817F9C">
        <w:rPr>
          <w:lang w:eastAsia="it-IT"/>
        </w:rPr>
        <w:t>incidenti di sicurezza correlati allo scenario;</w:t>
      </w:r>
    </w:p>
    <w:p w14:paraId="0C5A40F0" w14:textId="77777777" w:rsidR="00817F9C" w:rsidRPr="00817F9C" w:rsidRDefault="00817F9C" w:rsidP="00F066DB">
      <w:pPr>
        <w:numPr>
          <w:ilvl w:val="0"/>
          <w:numId w:val="50"/>
        </w:numPr>
        <w:rPr>
          <w:lang w:eastAsia="it-IT"/>
        </w:rPr>
      </w:pPr>
      <w:r w:rsidRPr="00817F9C">
        <w:rPr>
          <w:lang w:eastAsia="it-IT"/>
        </w:rPr>
        <w:t>aggiornamento della Business Impact Analysis;</w:t>
      </w:r>
    </w:p>
    <w:p w14:paraId="7D7A0080" w14:textId="77777777" w:rsidR="00817F9C" w:rsidRPr="00817F9C" w:rsidRDefault="00817F9C" w:rsidP="00F066DB">
      <w:pPr>
        <w:numPr>
          <w:ilvl w:val="0"/>
          <w:numId w:val="50"/>
        </w:numPr>
        <w:rPr>
          <w:lang w:eastAsia="it-IT"/>
        </w:rPr>
      </w:pPr>
      <w:r w:rsidRPr="00817F9C">
        <w:rPr>
          <w:lang w:eastAsia="it-IT"/>
        </w:rPr>
        <w:t>disponibilità di nuove misure di mitigazione precedentemente non applicabili;</w:t>
      </w:r>
    </w:p>
    <w:p w14:paraId="4C7237BB" w14:textId="77777777" w:rsidR="00817F9C" w:rsidRPr="00817F9C" w:rsidRDefault="00817F9C" w:rsidP="00F066DB">
      <w:pPr>
        <w:numPr>
          <w:ilvl w:val="0"/>
          <w:numId w:val="50"/>
        </w:numPr>
        <w:rPr>
          <w:lang w:eastAsia="it-IT"/>
        </w:rPr>
      </w:pPr>
      <w:r w:rsidRPr="00817F9C">
        <w:rPr>
          <w:lang w:eastAsia="it-IT"/>
        </w:rPr>
        <w:t>variazione dei criteri di accettazione definiti dal Gruppo.</w:t>
      </w:r>
    </w:p>
    <w:p w14:paraId="54D0E184" w14:textId="77777777" w:rsidR="00817F9C" w:rsidRDefault="00817F9C" w:rsidP="00817F9C">
      <w:pPr>
        <w:rPr>
          <w:lang w:eastAsia="it-IT"/>
        </w:rPr>
      </w:pPr>
      <w:r w:rsidRPr="00817F9C">
        <w:rPr>
          <w:lang w:eastAsia="it-IT"/>
        </w:rPr>
        <w:t>Qualora il riesame evidenzi una modifica sostanziale del livello di rischio o del contesto di riferimento, il rischio deve essere sottoposto a una nuova valutazione e, se necessario, a un nuovo processo di trattamento e approvazione.</w:t>
      </w:r>
    </w:p>
    <w:p w14:paraId="7D977908" w14:textId="13651C6B" w:rsidR="00011056" w:rsidRDefault="00011056" w:rsidP="00011056">
      <w:pPr>
        <w:pStyle w:val="Titolo2"/>
      </w:pPr>
      <w:bookmarkStart w:id="124" w:name="_Toc238751557"/>
      <w:r w:rsidRPr="00011056">
        <w:t>Scadenza dell'accettazione del rischio</w:t>
      </w:r>
      <w:bookmarkEnd w:id="124"/>
    </w:p>
    <w:p w14:paraId="5EAC0F45" w14:textId="77777777" w:rsidR="00011056" w:rsidRDefault="00011056" w:rsidP="00011056">
      <w:pPr>
        <w:rPr>
          <w:lang w:eastAsia="it-IT"/>
        </w:rPr>
      </w:pPr>
      <w:r>
        <w:rPr>
          <w:lang w:eastAsia="it-IT"/>
        </w:rPr>
        <w:t>L'accettazione del rischio non deve essere considerata illimitata nel tempo.</w:t>
      </w:r>
    </w:p>
    <w:p w14:paraId="72EF158B" w14:textId="77777777" w:rsidR="00011056" w:rsidRDefault="00011056" w:rsidP="00011056">
      <w:pPr>
        <w:rPr>
          <w:lang w:eastAsia="it-IT"/>
        </w:rPr>
      </w:pPr>
      <w:r>
        <w:rPr>
          <w:lang w:eastAsia="it-IT"/>
        </w:rPr>
        <w:t>Ogni decisione di accettazione deve riportare una data di riesame o una condizione che ne determini la rivalutazione.</w:t>
      </w:r>
    </w:p>
    <w:p w14:paraId="3E9CB3AC" w14:textId="648463FB" w:rsidR="00011056" w:rsidRDefault="00011056" w:rsidP="00011056">
      <w:pPr>
        <w:rPr>
          <w:lang w:eastAsia="it-IT"/>
        </w:rPr>
      </w:pPr>
      <w:r>
        <w:rPr>
          <w:lang w:eastAsia="it-IT"/>
        </w:rPr>
        <w:t>In assenza di una nuova conferma formale, l'accettazione del rischio deve considerarsi soggetta a riesame nell'ambito del successivo ciclo di valutazione del rischio applicabile allo scenario.</w:t>
      </w:r>
    </w:p>
    <w:p w14:paraId="0ED58808" w14:textId="77777777" w:rsidR="00FF412B" w:rsidRDefault="00FF412B" w:rsidP="00FF412B">
      <w:pPr>
        <w:pStyle w:val="Titolo1"/>
        <w:rPr>
          <w:lang w:eastAsia="it-IT"/>
        </w:rPr>
      </w:pPr>
      <w:bookmarkStart w:id="125" w:name="_Toc238751558"/>
      <w:r w:rsidRPr="00FF412B">
        <w:rPr>
          <w:lang w:eastAsia="it-IT"/>
        </w:rPr>
        <w:t>ALLEGATI TECNICI E PARAMETRI METODOLOGICI</w:t>
      </w:r>
      <w:bookmarkEnd w:id="125"/>
    </w:p>
    <w:p w14:paraId="6F4CF269" w14:textId="77777777" w:rsidR="00DD0ED5" w:rsidRDefault="00DD0ED5" w:rsidP="00DD0ED5">
      <w:pPr>
        <w:rPr>
          <w:lang w:eastAsia="it-IT"/>
        </w:rPr>
      </w:pPr>
      <w:r>
        <w:rPr>
          <w:lang w:eastAsia="it-IT"/>
        </w:rPr>
        <w:t>La presente Istruzione Operativa definisce i principi metodologici, i criteri di valutazione e gli algoritmi utilizzati per la determinazione del rischio inerente e residuo.</w:t>
      </w:r>
    </w:p>
    <w:p w14:paraId="73D4EC22" w14:textId="77777777" w:rsidR="00DD0ED5" w:rsidRDefault="00DD0ED5" w:rsidP="00DD0ED5">
      <w:pPr>
        <w:rPr>
          <w:lang w:eastAsia="it-IT"/>
        </w:rPr>
      </w:pPr>
      <w:r>
        <w:rPr>
          <w:lang w:eastAsia="it-IT"/>
        </w:rPr>
        <w:t>Gli elementi di supporto alla metodologia, inclusi cataloghi, tassonomie, matrici di correlazione, pesi, parametri di valutazione e criteri di classificazione, sono mantenuti negli Allegati Tecnici associati alla presente metodologia.</w:t>
      </w:r>
    </w:p>
    <w:p w14:paraId="17F2BB45" w14:textId="591B586B" w:rsidR="00FF412B" w:rsidRDefault="00DD0ED5" w:rsidP="00DD0ED5">
      <w:pPr>
        <w:rPr>
          <w:lang w:eastAsia="it-IT"/>
        </w:rPr>
      </w:pPr>
      <w:r>
        <w:rPr>
          <w:lang w:eastAsia="it-IT"/>
        </w:rPr>
        <w:t>La separazione tra metodologia e parametri tecnici consente l'aggiornamento dei contenuti operativi in funzione dell'evoluzione del contesto tecnologico, delle minacce, delle evidenze di Cyber Threat Intelligence, degli esiti delle valutazioni periodiche e delle lesson learned derivanti dalla gestione degli incidenti, senza richiedere la revisione della presente Istruzione Operativa, purché non vengano modificati i principi metodologici, gli algoritmi di valutazione o i criteri di classificazione del rischio.</w:t>
      </w:r>
    </w:p>
    <w:p w14:paraId="7F692B41" w14:textId="77777777" w:rsidR="00DD0ED5" w:rsidRDefault="00DD0ED5" w:rsidP="00DD0ED5">
      <w:pPr>
        <w:pStyle w:val="Titolo2"/>
      </w:pPr>
      <w:bookmarkStart w:id="126" w:name="_Toc238751559"/>
      <w:r w:rsidRPr="00DD0ED5">
        <w:t>Allegati tecnici</w:t>
      </w:r>
      <w:bookmarkEnd w:id="126"/>
    </w:p>
    <w:p w14:paraId="2A229E9E" w14:textId="51BA9C3B" w:rsidR="00DD0ED5" w:rsidRDefault="00B04918" w:rsidP="00DD0ED5">
      <w:pPr>
        <w:rPr>
          <w:lang w:eastAsia="it-IT"/>
        </w:rPr>
      </w:pPr>
      <w:r w:rsidRPr="00B04918">
        <w:rPr>
          <w:lang w:eastAsia="it-IT"/>
        </w:rPr>
        <w:t>La metodologia utilizza i seguenti Allegati Tecnici.</w:t>
      </w:r>
    </w:p>
    <w:tbl>
      <w:tblPr>
        <w:tblStyle w:val="Grigliatabella"/>
        <w:tblW w:w="5499"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11"/>
        <w:gridCol w:w="3288"/>
      </w:tblGrid>
      <w:tr w:rsidR="00B04918" w:rsidRPr="00194DE1" w14:paraId="58E68836" w14:textId="77777777">
        <w:trPr>
          <w:trHeight w:val="20"/>
          <w:tblHeader/>
        </w:trPr>
        <w:tc>
          <w:tcPr>
            <w:tcW w:w="2211" w:type="dxa"/>
            <w:vAlign w:val="center"/>
          </w:tcPr>
          <w:p w14:paraId="27FC233D" w14:textId="03966779" w:rsidR="00B04918" w:rsidRPr="0029755D" w:rsidRDefault="00B04918" w:rsidP="00B04918">
            <w:pPr>
              <w:spacing w:before="60" w:afterLines="60" w:after="144"/>
              <w:rPr>
                <w:rFonts w:asciiTheme="majorHAnsi" w:hAnsiTheme="majorHAnsi"/>
                <w:b/>
                <w:bCs/>
                <w:color w:val="C51B88" w:themeColor="accent1"/>
                <w:szCs w:val="18"/>
              </w:rPr>
            </w:pPr>
            <w:r w:rsidRPr="00AB15E7">
              <w:rPr>
                <w:b/>
                <w:color w:val="C51B88" w:themeColor="accent1"/>
                <w:lang w:eastAsia="it-IT"/>
              </w:rPr>
              <w:lastRenderedPageBreak/>
              <w:t>Allegato</w:t>
            </w:r>
          </w:p>
        </w:tc>
        <w:tc>
          <w:tcPr>
            <w:tcW w:w="3288" w:type="dxa"/>
            <w:vAlign w:val="center"/>
          </w:tcPr>
          <w:p w14:paraId="0EE095FB" w14:textId="3CAEF865" w:rsidR="00B04918" w:rsidRPr="0029755D" w:rsidRDefault="00B04918" w:rsidP="00B04918">
            <w:pPr>
              <w:spacing w:before="60" w:afterLines="60" w:after="144"/>
              <w:rPr>
                <w:rFonts w:asciiTheme="majorHAnsi" w:hAnsiTheme="majorHAnsi"/>
                <w:b/>
                <w:bCs/>
                <w:color w:val="C51B88" w:themeColor="accent1"/>
                <w:szCs w:val="18"/>
              </w:rPr>
            </w:pPr>
            <w:r w:rsidRPr="00AB15E7">
              <w:rPr>
                <w:b/>
                <w:color w:val="C51B88" w:themeColor="accent1"/>
                <w:lang w:eastAsia="it-IT"/>
              </w:rPr>
              <w:t>Contenuto</w:t>
            </w:r>
          </w:p>
        </w:tc>
      </w:tr>
      <w:tr w:rsidR="00B04918" w:rsidRPr="00194DE1" w14:paraId="167EC8F0" w14:textId="77777777">
        <w:trPr>
          <w:trHeight w:val="20"/>
        </w:trPr>
        <w:tc>
          <w:tcPr>
            <w:tcW w:w="2211" w:type="dxa"/>
            <w:vAlign w:val="center"/>
          </w:tcPr>
          <w:p w14:paraId="1F046B24" w14:textId="741B8EDF" w:rsidR="00B04918" w:rsidRPr="00DC2B79" w:rsidRDefault="00B04918" w:rsidP="00B04918">
            <w:pPr>
              <w:spacing w:before="60" w:afterLines="60" w:after="144"/>
              <w:rPr>
                <w:rFonts w:asciiTheme="majorHAnsi" w:hAnsiTheme="majorHAnsi"/>
                <w:szCs w:val="18"/>
              </w:rPr>
            </w:pPr>
            <w:r w:rsidRPr="00B04918">
              <w:rPr>
                <w:lang w:eastAsia="it-IT"/>
              </w:rPr>
              <w:t>ISM08_A01 – Allegato Tecnico Cyber Risk Assessment</w:t>
            </w:r>
          </w:p>
        </w:tc>
        <w:tc>
          <w:tcPr>
            <w:tcW w:w="3288" w:type="dxa"/>
            <w:vAlign w:val="center"/>
          </w:tcPr>
          <w:p w14:paraId="078F10A9" w14:textId="50E23D06" w:rsidR="00B04918" w:rsidRPr="00DC2B79" w:rsidRDefault="00B04918" w:rsidP="00B04918">
            <w:pPr>
              <w:spacing w:before="60" w:afterLines="60" w:after="144"/>
              <w:rPr>
                <w:rFonts w:asciiTheme="majorHAnsi" w:hAnsiTheme="majorHAnsi"/>
                <w:szCs w:val="18"/>
              </w:rPr>
            </w:pPr>
            <w:r w:rsidRPr="00B04918">
              <w:rPr>
                <w:lang w:eastAsia="it-IT"/>
              </w:rPr>
              <w:t>Parametri, cataloghi, tassonomie e matrici utilizzati per l'applicazione della metodologia.</w:t>
            </w:r>
          </w:p>
        </w:tc>
      </w:tr>
    </w:tbl>
    <w:p w14:paraId="0AD8F4FF" w14:textId="537E0677" w:rsidR="00817F9C" w:rsidRDefault="005C6412" w:rsidP="005C6412">
      <w:pPr>
        <w:pStyle w:val="Titolo2"/>
      </w:pPr>
      <w:bookmarkStart w:id="127" w:name="_Toc238751560"/>
      <w:r w:rsidRPr="005C6412">
        <w:t>Contenuti dell'Allegato Tecnico</w:t>
      </w:r>
      <w:bookmarkEnd w:id="127"/>
    </w:p>
    <w:p w14:paraId="4BE9BE95" w14:textId="77777777" w:rsidR="003C67F8" w:rsidRPr="003C67F8" w:rsidRDefault="003C67F8" w:rsidP="003C67F8">
      <w:pPr>
        <w:rPr>
          <w:lang w:eastAsia="it-IT"/>
        </w:rPr>
      </w:pPr>
      <w:r w:rsidRPr="003C67F8">
        <w:rPr>
          <w:lang w:eastAsia="it-IT"/>
        </w:rPr>
        <w:t>L'Allegato Tecnico contiene almeno:</w:t>
      </w:r>
    </w:p>
    <w:p w14:paraId="61413850" w14:textId="77777777" w:rsidR="003C67F8" w:rsidRPr="003C67F8" w:rsidRDefault="003C67F8" w:rsidP="003C67F8">
      <w:pPr>
        <w:rPr>
          <w:b/>
          <w:bCs/>
          <w:lang w:eastAsia="it-IT"/>
        </w:rPr>
      </w:pPr>
      <w:r w:rsidRPr="003C67F8">
        <w:rPr>
          <w:b/>
          <w:bCs/>
          <w:lang w:eastAsia="it-IT"/>
        </w:rPr>
        <w:t>Tassonomia dei Threat Actor</w:t>
      </w:r>
    </w:p>
    <w:p w14:paraId="1E1A3B44" w14:textId="77777777" w:rsidR="003C67F8" w:rsidRPr="003C67F8" w:rsidRDefault="003C67F8" w:rsidP="00F066DB">
      <w:pPr>
        <w:numPr>
          <w:ilvl w:val="0"/>
          <w:numId w:val="51"/>
        </w:numPr>
        <w:rPr>
          <w:lang w:eastAsia="it-IT"/>
        </w:rPr>
      </w:pPr>
      <w:r w:rsidRPr="003C67F8">
        <w:rPr>
          <w:lang w:eastAsia="it-IT"/>
        </w:rPr>
        <w:t>catalogo dei Threat Actor;</w:t>
      </w:r>
    </w:p>
    <w:p w14:paraId="6F607040" w14:textId="77777777" w:rsidR="003C67F8" w:rsidRPr="003C67F8" w:rsidRDefault="003C67F8" w:rsidP="00F066DB">
      <w:pPr>
        <w:numPr>
          <w:ilvl w:val="0"/>
          <w:numId w:val="51"/>
        </w:numPr>
        <w:rPr>
          <w:lang w:eastAsia="it-IT"/>
        </w:rPr>
      </w:pPr>
      <w:r w:rsidRPr="003C67F8">
        <w:rPr>
          <w:lang w:eastAsia="it-IT"/>
        </w:rPr>
        <w:t>classificazione delle minacce intenzionali, accidentali e ambientali;</w:t>
      </w:r>
    </w:p>
    <w:p w14:paraId="61BF2B34" w14:textId="77777777" w:rsidR="003C67F8" w:rsidRPr="003C67F8" w:rsidRDefault="003C67F8" w:rsidP="00F066DB">
      <w:pPr>
        <w:numPr>
          <w:ilvl w:val="0"/>
          <w:numId w:val="51"/>
        </w:numPr>
        <w:rPr>
          <w:lang w:eastAsia="it-IT"/>
        </w:rPr>
      </w:pPr>
      <w:r w:rsidRPr="003C67F8">
        <w:rPr>
          <w:lang w:eastAsia="it-IT"/>
        </w:rPr>
        <w:t>criteri di profilazione dei Threat Actor.</w:t>
      </w:r>
    </w:p>
    <w:p w14:paraId="7DE94FB7" w14:textId="77777777" w:rsidR="003C67F8" w:rsidRPr="003C67F8" w:rsidRDefault="003C67F8" w:rsidP="003C67F8">
      <w:pPr>
        <w:rPr>
          <w:b/>
          <w:bCs/>
          <w:lang w:eastAsia="it-IT"/>
        </w:rPr>
      </w:pPr>
      <w:r w:rsidRPr="003C67F8">
        <w:rPr>
          <w:b/>
          <w:bCs/>
          <w:lang w:eastAsia="it-IT"/>
        </w:rPr>
        <w:t>Tassonomia dei Threat Event</w:t>
      </w:r>
    </w:p>
    <w:p w14:paraId="7AA419E9" w14:textId="77777777" w:rsidR="003C67F8" w:rsidRPr="003C67F8" w:rsidRDefault="003C67F8" w:rsidP="00F066DB">
      <w:pPr>
        <w:numPr>
          <w:ilvl w:val="0"/>
          <w:numId w:val="52"/>
        </w:numPr>
        <w:rPr>
          <w:lang w:eastAsia="it-IT"/>
        </w:rPr>
      </w:pPr>
      <w:r w:rsidRPr="003C67F8">
        <w:rPr>
          <w:lang w:eastAsia="it-IT"/>
        </w:rPr>
        <w:t>catalogo dei Threat Event;</w:t>
      </w:r>
    </w:p>
    <w:p w14:paraId="0482F85C" w14:textId="77777777" w:rsidR="003C67F8" w:rsidRPr="003C67F8" w:rsidRDefault="003C67F8" w:rsidP="00F066DB">
      <w:pPr>
        <w:numPr>
          <w:ilvl w:val="0"/>
          <w:numId w:val="52"/>
        </w:numPr>
        <w:rPr>
          <w:lang w:eastAsia="it-IT"/>
        </w:rPr>
      </w:pPr>
      <w:r w:rsidRPr="003C67F8">
        <w:rPr>
          <w:lang w:eastAsia="it-IT"/>
        </w:rPr>
        <w:t>classificazione per categorie;</w:t>
      </w:r>
    </w:p>
    <w:p w14:paraId="2F7E8683" w14:textId="77777777" w:rsidR="003C67F8" w:rsidRPr="003C67F8" w:rsidRDefault="003C67F8" w:rsidP="00F066DB">
      <w:pPr>
        <w:numPr>
          <w:ilvl w:val="0"/>
          <w:numId w:val="52"/>
        </w:numPr>
        <w:rPr>
          <w:lang w:eastAsia="it-IT"/>
        </w:rPr>
      </w:pPr>
      <w:r w:rsidRPr="003C67F8">
        <w:rPr>
          <w:lang w:eastAsia="it-IT"/>
        </w:rPr>
        <w:t>mappatura con le proprietà di sicurezza interessate (Riservatezza, Integrità, Disponibilità).</w:t>
      </w:r>
    </w:p>
    <w:p w14:paraId="23FB260F" w14:textId="77777777" w:rsidR="003C67F8" w:rsidRPr="003C67F8" w:rsidRDefault="003C67F8" w:rsidP="003C67F8">
      <w:pPr>
        <w:rPr>
          <w:b/>
          <w:bCs/>
          <w:lang w:eastAsia="it-IT"/>
        </w:rPr>
      </w:pPr>
      <w:r w:rsidRPr="003C67F8">
        <w:rPr>
          <w:b/>
          <w:bCs/>
          <w:lang w:eastAsia="it-IT"/>
        </w:rPr>
        <w:t>Matrice Threat Event – Fattori di Suscettibilità</w:t>
      </w:r>
    </w:p>
    <w:p w14:paraId="74EFD873" w14:textId="77777777" w:rsidR="003C67F8" w:rsidRPr="003C67F8" w:rsidRDefault="003C67F8" w:rsidP="00F066DB">
      <w:pPr>
        <w:numPr>
          <w:ilvl w:val="0"/>
          <w:numId w:val="53"/>
        </w:numPr>
        <w:rPr>
          <w:lang w:eastAsia="it-IT"/>
        </w:rPr>
      </w:pPr>
      <w:r w:rsidRPr="003C67F8">
        <w:rPr>
          <w:lang w:eastAsia="it-IT"/>
        </w:rPr>
        <w:t>fattori applicabili a ciascun Threat Event;</w:t>
      </w:r>
    </w:p>
    <w:p w14:paraId="304FAD2A" w14:textId="77777777" w:rsidR="003C67F8" w:rsidRPr="003C67F8" w:rsidRDefault="003C67F8" w:rsidP="00F066DB">
      <w:pPr>
        <w:numPr>
          <w:ilvl w:val="0"/>
          <w:numId w:val="53"/>
        </w:numPr>
        <w:rPr>
          <w:lang w:eastAsia="it-IT"/>
        </w:rPr>
      </w:pPr>
      <w:r w:rsidRPr="003C67F8">
        <w:rPr>
          <w:lang w:eastAsia="it-IT"/>
        </w:rPr>
        <w:t>peso attribuito ai singoli fattori;</w:t>
      </w:r>
    </w:p>
    <w:p w14:paraId="7BB2E19F" w14:textId="77777777" w:rsidR="003C67F8" w:rsidRPr="003C67F8" w:rsidRDefault="003C67F8" w:rsidP="00F066DB">
      <w:pPr>
        <w:numPr>
          <w:ilvl w:val="0"/>
          <w:numId w:val="53"/>
        </w:numPr>
        <w:rPr>
          <w:lang w:eastAsia="it-IT"/>
        </w:rPr>
      </w:pPr>
      <w:r w:rsidRPr="003C67F8">
        <w:rPr>
          <w:lang w:eastAsia="it-IT"/>
        </w:rPr>
        <w:t>eventuali regole di applicabilità obbligatorie.</w:t>
      </w:r>
    </w:p>
    <w:p w14:paraId="188687E7" w14:textId="77777777" w:rsidR="003C67F8" w:rsidRPr="003C67F8" w:rsidRDefault="003C67F8" w:rsidP="003C67F8">
      <w:pPr>
        <w:rPr>
          <w:b/>
          <w:bCs/>
          <w:lang w:eastAsia="it-IT"/>
        </w:rPr>
      </w:pPr>
      <w:r w:rsidRPr="003C67F8">
        <w:rPr>
          <w:b/>
          <w:bCs/>
          <w:lang w:eastAsia="it-IT"/>
        </w:rPr>
        <w:t>Catalogo delle Misure di Sicurezza</w:t>
      </w:r>
    </w:p>
    <w:p w14:paraId="7C185532" w14:textId="77777777" w:rsidR="003C67F8" w:rsidRPr="003C67F8" w:rsidRDefault="003C67F8" w:rsidP="00F066DB">
      <w:pPr>
        <w:numPr>
          <w:ilvl w:val="0"/>
          <w:numId w:val="54"/>
        </w:numPr>
        <w:rPr>
          <w:lang w:eastAsia="it-IT"/>
        </w:rPr>
      </w:pPr>
      <w:r w:rsidRPr="003C67F8">
        <w:rPr>
          <w:lang w:eastAsia="it-IT"/>
        </w:rPr>
        <w:t>catalogo delle misure di sicurezza adottate dal Gruppo;</w:t>
      </w:r>
    </w:p>
    <w:p w14:paraId="4C896CC7" w14:textId="77777777" w:rsidR="003C67F8" w:rsidRPr="003C67F8" w:rsidRDefault="003C67F8" w:rsidP="00F066DB">
      <w:pPr>
        <w:numPr>
          <w:ilvl w:val="0"/>
          <w:numId w:val="54"/>
        </w:numPr>
        <w:rPr>
          <w:lang w:eastAsia="it-IT"/>
        </w:rPr>
      </w:pPr>
      <w:r w:rsidRPr="003C67F8">
        <w:rPr>
          <w:lang w:eastAsia="it-IT"/>
        </w:rPr>
        <w:t>classificazione delle misure;</w:t>
      </w:r>
    </w:p>
    <w:p w14:paraId="4F1EF3D2" w14:textId="77777777" w:rsidR="003C67F8" w:rsidRPr="003C67F8" w:rsidRDefault="003C67F8" w:rsidP="00F066DB">
      <w:pPr>
        <w:numPr>
          <w:ilvl w:val="0"/>
          <w:numId w:val="54"/>
        </w:numPr>
        <w:rPr>
          <w:lang w:eastAsia="it-IT"/>
        </w:rPr>
      </w:pPr>
      <w:r w:rsidRPr="003C67F8">
        <w:rPr>
          <w:lang w:eastAsia="it-IT"/>
        </w:rPr>
        <w:t>associazione ai Threat Event.</w:t>
      </w:r>
    </w:p>
    <w:p w14:paraId="717C9DD9" w14:textId="77777777" w:rsidR="003C67F8" w:rsidRPr="003C67F8" w:rsidRDefault="003C67F8" w:rsidP="003C67F8">
      <w:pPr>
        <w:rPr>
          <w:b/>
          <w:bCs/>
          <w:lang w:eastAsia="it-IT"/>
        </w:rPr>
      </w:pPr>
      <w:r w:rsidRPr="003C67F8">
        <w:rPr>
          <w:b/>
          <w:bCs/>
          <w:lang w:eastAsia="it-IT"/>
        </w:rPr>
        <w:t>Matrice Threat Event – Misure di Sicurezza</w:t>
      </w:r>
    </w:p>
    <w:p w14:paraId="54C07083" w14:textId="77777777" w:rsidR="003C67F8" w:rsidRPr="003C67F8" w:rsidRDefault="003C67F8" w:rsidP="003C67F8">
      <w:pPr>
        <w:rPr>
          <w:lang w:eastAsia="it-IT"/>
        </w:rPr>
      </w:pPr>
      <w:r w:rsidRPr="003C67F8">
        <w:rPr>
          <w:lang w:eastAsia="it-IT"/>
        </w:rPr>
        <w:t>Per ciascun Threat Event:</w:t>
      </w:r>
    </w:p>
    <w:p w14:paraId="75A933F8" w14:textId="77777777" w:rsidR="003C67F8" w:rsidRPr="003C67F8" w:rsidRDefault="003C67F8" w:rsidP="00F066DB">
      <w:pPr>
        <w:numPr>
          <w:ilvl w:val="0"/>
          <w:numId w:val="55"/>
        </w:numPr>
        <w:rPr>
          <w:lang w:eastAsia="it-IT"/>
        </w:rPr>
      </w:pPr>
      <w:r w:rsidRPr="003C67F8">
        <w:rPr>
          <w:lang w:eastAsia="it-IT"/>
        </w:rPr>
        <w:t>misure che mitigano la probabilità;</w:t>
      </w:r>
    </w:p>
    <w:p w14:paraId="773B9DE3" w14:textId="77777777" w:rsidR="003C67F8" w:rsidRPr="003C67F8" w:rsidRDefault="003C67F8" w:rsidP="00F066DB">
      <w:pPr>
        <w:numPr>
          <w:ilvl w:val="0"/>
          <w:numId w:val="55"/>
        </w:numPr>
        <w:rPr>
          <w:lang w:eastAsia="it-IT"/>
        </w:rPr>
      </w:pPr>
      <w:r w:rsidRPr="003C67F8">
        <w:rPr>
          <w:lang w:eastAsia="it-IT"/>
        </w:rPr>
        <w:t>misure che mitigano l'impatto;</w:t>
      </w:r>
    </w:p>
    <w:p w14:paraId="452503C7" w14:textId="77777777" w:rsidR="003C67F8" w:rsidRPr="003C67F8" w:rsidRDefault="003C67F8" w:rsidP="00F066DB">
      <w:pPr>
        <w:numPr>
          <w:ilvl w:val="0"/>
          <w:numId w:val="55"/>
        </w:numPr>
        <w:rPr>
          <w:lang w:eastAsia="it-IT"/>
        </w:rPr>
      </w:pPr>
      <w:r w:rsidRPr="003C67F8">
        <w:rPr>
          <w:lang w:eastAsia="it-IT"/>
        </w:rPr>
        <w:t>livello di rilevanza della misura ai fini della valutazione.</w:t>
      </w:r>
    </w:p>
    <w:p w14:paraId="380EBBF1" w14:textId="77777777" w:rsidR="003C67F8" w:rsidRPr="003C67F8" w:rsidRDefault="003C67F8" w:rsidP="003C67F8">
      <w:pPr>
        <w:rPr>
          <w:b/>
          <w:bCs/>
          <w:lang w:eastAsia="it-IT"/>
        </w:rPr>
      </w:pPr>
      <w:r w:rsidRPr="003C67F8">
        <w:rPr>
          <w:b/>
          <w:bCs/>
          <w:lang w:eastAsia="it-IT"/>
        </w:rPr>
        <w:lastRenderedPageBreak/>
        <w:t>Parametri di valutazione</w:t>
      </w:r>
    </w:p>
    <w:p w14:paraId="284CCD71" w14:textId="77777777" w:rsidR="003C67F8" w:rsidRPr="003C67F8" w:rsidRDefault="003C67F8" w:rsidP="00F066DB">
      <w:pPr>
        <w:numPr>
          <w:ilvl w:val="0"/>
          <w:numId w:val="56"/>
        </w:numPr>
        <w:rPr>
          <w:lang w:eastAsia="it-IT"/>
        </w:rPr>
      </w:pPr>
      <w:r w:rsidRPr="003C67F8">
        <w:rPr>
          <w:lang w:eastAsia="it-IT"/>
        </w:rPr>
        <w:t>scale di valutazione;</w:t>
      </w:r>
    </w:p>
    <w:p w14:paraId="25722711" w14:textId="77777777" w:rsidR="003C67F8" w:rsidRPr="003C67F8" w:rsidRDefault="003C67F8" w:rsidP="00F066DB">
      <w:pPr>
        <w:numPr>
          <w:ilvl w:val="0"/>
          <w:numId w:val="56"/>
        </w:numPr>
        <w:rPr>
          <w:lang w:eastAsia="it-IT"/>
        </w:rPr>
      </w:pPr>
      <w:r w:rsidRPr="003C67F8">
        <w:rPr>
          <w:lang w:eastAsia="it-IT"/>
        </w:rPr>
        <w:t>tabelle di conversione;</w:t>
      </w:r>
    </w:p>
    <w:p w14:paraId="275187CD" w14:textId="77777777" w:rsidR="003C67F8" w:rsidRPr="003C67F8" w:rsidRDefault="003C67F8" w:rsidP="00F066DB">
      <w:pPr>
        <w:numPr>
          <w:ilvl w:val="0"/>
          <w:numId w:val="56"/>
        </w:numPr>
        <w:rPr>
          <w:lang w:eastAsia="it-IT"/>
        </w:rPr>
      </w:pPr>
      <w:r w:rsidRPr="003C67F8">
        <w:rPr>
          <w:lang w:eastAsia="it-IT"/>
        </w:rPr>
        <w:t>soglie operative;</w:t>
      </w:r>
    </w:p>
    <w:p w14:paraId="7DD38807" w14:textId="77777777" w:rsidR="003C67F8" w:rsidRPr="003C67F8" w:rsidRDefault="003C67F8" w:rsidP="00F066DB">
      <w:pPr>
        <w:numPr>
          <w:ilvl w:val="0"/>
          <w:numId w:val="56"/>
        </w:numPr>
        <w:rPr>
          <w:lang w:eastAsia="it-IT"/>
        </w:rPr>
      </w:pPr>
      <w:r w:rsidRPr="003C67F8">
        <w:rPr>
          <w:lang w:eastAsia="it-IT"/>
        </w:rPr>
        <w:t>criteri di interpretazione.</w:t>
      </w:r>
    </w:p>
    <w:p w14:paraId="5F5E9625" w14:textId="77777777" w:rsidR="00021D1F" w:rsidRPr="00021D1F" w:rsidRDefault="00021D1F" w:rsidP="00021D1F">
      <w:pPr>
        <w:rPr>
          <w:lang w:eastAsia="it-IT"/>
        </w:rPr>
      </w:pPr>
    </w:p>
    <w:p w14:paraId="57C3274B" w14:textId="77777777" w:rsidR="00972722" w:rsidRDefault="00972722" w:rsidP="00972722"/>
    <w:p w14:paraId="32BF6535" w14:textId="77777777" w:rsidR="00972722" w:rsidRPr="00972722" w:rsidRDefault="00972722" w:rsidP="00972722"/>
    <w:sectPr w:rsidR="00972722" w:rsidRPr="00972722" w:rsidSect="007F03C9">
      <w:headerReference w:type="even" r:id="rId18"/>
      <w:headerReference w:type="default" r:id="rId19"/>
      <w:footerReference w:type="even" r:id="rId20"/>
      <w:footerReference w:type="default" r:id="rId21"/>
      <w:headerReference w:type="first" r:id="rId22"/>
      <w:footerReference w:type="first" r:id="rId23"/>
      <w:pgSz w:w="11906" w:h="16838"/>
      <w:pgMar w:top="1418" w:right="1134" w:bottom="1134" w:left="794" w:header="794" w:footer="709" w:gutter="0"/>
      <w:pgNumType w:start="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Pompeo D'Urso" w:date="2026-08-28T10:42:00Z" w:initials="PD">
    <w:p w14:paraId="2257B0BF" w14:textId="77777777" w:rsidR="00126162" w:rsidRDefault="00126162" w:rsidP="00126162">
      <w:r>
        <w:rPr>
          <w:rStyle w:val="Rimandocommento"/>
        </w:rPr>
        <w:annotationRef/>
      </w:r>
      <w:r>
        <w:t>attenzione, nel Piano di Gestione Rischio RTO sta per Risk Treatment Option</w:t>
      </w:r>
    </w:p>
  </w:comment>
  <w:comment w:id="17" w:author="Mariano Fumante" w:date="2026-08-28T15:57:00Z" w:initials="MF">
    <w:p w14:paraId="100FB25F" w14:textId="77777777" w:rsidR="00E86A00" w:rsidRDefault="00E86A00" w:rsidP="00E86A00">
      <w:pPr>
        <w:pStyle w:val="Testocommento"/>
      </w:pPr>
      <w:r>
        <w:rPr>
          <w:rStyle w:val="Rimandocommento"/>
        </w:rPr>
        <w:annotationRef/>
      </w:r>
      <w:r>
        <w:t>Acronimi non utilizzati, eliminati sia qui che nel piano</w:t>
      </w:r>
    </w:p>
  </w:comment>
  <w:comment w:id="71" w:author="Mariano Fumante" w:date="2026-08-27T14:46:00Z" w:initials="MF">
    <w:p w14:paraId="19608EED" w14:textId="77777777" w:rsidR="00142C57" w:rsidRDefault="00142C57" w:rsidP="00142C57">
      <w:pPr>
        <w:pStyle w:val="Testocommento"/>
      </w:pPr>
      <w:r>
        <w:rPr>
          <w:rStyle w:val="Rimandocommento"/>
        </w:rPr>
        <w:annotationRef/>
      </w:r>
      <w:r>
        <w:t>Inserire frase relativo allo strumento IRM BCMS. Mettere grace period sulla 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57B0BF" w15:done="0"/>
  <w15:commentEx w15:paraId="100FB25F" w15:paraIdParent="2257B0BF" w15:done="0"/>
  <w15:commentEx w15:paraId="19608E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C0B116" w16cex:dateUtc="2026-08-28T08:42:00Z"/>
  <w16cex:commentExtensible w16cex:durableId="78FCECAE" w16cex:dateUtc="2026-08-28T13:57:00Z"/>
  <w16cex:commentExtensible w16cex:durableId="52589F41" w16cex:dateUtc="2026-08-27T1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57B0BF" w16cid:durableId="5FC0B116"/>
  <w16cid:commentId w16cid:paraId="100FB25F" w16cid:durableId="78FCECAE"/>
  <w16cid:commentId w16cid:paraId="19608EED" w16cid:durableId="52589F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30CBA" w14:textId="77777777" w:rsidR="007E5DB4" w:rsidRDefault="007E5DB4" w:rsidP="00A96E2B">
      <w:pPr>
        <w:spacing w:after="0" w:line="240" w:lineRule="auto"/>
      </w:pPr>
      <w:r>
        <w:separator/>
      </w:r>
    </w:p>
  </w:endnote>
  <w:endnote w:type="continuationSeparator" w:id="0">
    <w:p w14:paraId="51AE5E94" w14:textId="77777777" w:rsidR="007E5DB4" w:rsidRDefault="007E5DB4" w:rsidP="00A96E2B">
      <w:pPr>
        <w:spacing w:after="0" w:line="240" w:lineRule="auto"/>
      </w:pPr>
      <w:r>
        <w:continuationSeparator/>
      </w:r>
    </w:p>
  </w:endnote>
  <w:endnote w:type="continuationNotice" w:id="1">
    <w:p w14:paraId="28BF95C0" w14:textId="77777777" w:rsidR="007E5DB4" w:rsidRDefault="007E5D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coEng">
    <w:panose1 w:val="00000000000000000000"/>
    <w:charset w:val="00"/>
    <w:family w:val="modern"/>
    <w:notTrueType/>
    <w:pitch w:val="variable"/>
    <w:sig w:usb0="A00002FF" w:usb1="0000A06B"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Corpo CS)">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38939B00-CCA8-4CB6-A91A-6F174C0FDA54}"/>
    <w:embedBold r:id="rId2" w:fontKey="{9AC1B921-BF59-421B-9A34-CDB727EE41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9728B" w14:textId="47FC5E4A" w:rsidR="00104EA6" w:rsidRDefault="007E5DB4" w:rsidP="00907E3D">
    <w:pPr>
      <w:pStyle w:val="Pidipagina"/>
      <w:framePr w:wrap="none" w:vAnchor="text" w:hAnchor="margin" w:xAlign="right" w:y="1"/>
      <w:rPr>
        <w:rStyle w:val="Numeropagina"/>
      </w:rPr>
    </w:pPr>
    <w:sdt>
      <w:sdtPr>
        <w:rPr>
          <w:rStyle w:val="Numeropagina"/>
        </w:rPr>
        <w:id w:val="467403463"/>
        <w:docPartObj>
          <w:docPartGallery w:val="Page Numbers (Bottom of Page)"/>
          <w:docPartUnique/>
        </w:docPartObj>
      </w:sdtPr>
      <w:sdtEndPr>
        <w:rPr>
          <w:rStyle w:val="Numeropagina"/>
        </w:rPr>
      </w:sdtEndPr>
      <w:sdtContent>
        <w:r w:rsidR="00104EA6">
          <w:rPr>
            <w:rStyle w:val="Numeropagina"/>
          </w:rPr>
          <w:fldChar w:fldCharType="begin"/>
        </w:r>
        <w:r w:rsidR="00104EA6">
          <w:rPr>
            <w:rStyle w:val="Numeropagina"/>
          </w:rPr>
          <w:instrText xml:space="preserve"> PAGE </w:instrText>
        </w:r>
        <w:r w:rsidR="00104EA6">
          <w:rPr>
            <w:rStyle w:val="Numeropagina"/>
          </w:rPr>
          <w:fldChar w:fldCharType="end"/>
        </w:r>
      </w:sdtContent>
    </w:sdt>
  </w:p>
  <w:p w14:paraId="1E318F34" w14:textId="77777777" w:rsidR="001859D5" w:rsidRDefault="001859D5" w:rsidP="00104EA6">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900BB" w14:textId="56116D2A" w:rsidR="00104EA6" w:rsidRPr="00A979E7" w:rsidRDefault="007E5DB4" w:rsidP="00BE0D87">
    <w:pPr>
      <w:pStyle w:val="Pidipagina"/>
      <w:framePr w:w="308" w:h="370" w:hRule="exact" w:wrap="none" w:vAnchor="text" w:hAnchor="page" w:x="10551" w:y="93"/>
      <w:spacing w:before="0"/>
      <w:rPr>
        <w:rStyle w:val="Numeropagina"/>
        <w:color w:val="000000" w:themeColor="text1"/>
      </w:rPr>
    </w:pPr>
    <w:sdt>
      <w:sdtPr>
        <w:rPr>
          <w:rStyle w:val="Numeropagina"/>
          <w:color w:val="000000" w:themeColor="text1"/>
        </w:rPr>
        <w:id w:val="-1087386340"/>
        <w:docPartObj>
          <w:docPartGallery w:val="Page Numbers (Bottom of Page)"/>
          <w:docPartUnique/>
        </w:docPartObj>
      </w:sdtPr>
      <w:sdtEndPr>
        <w:rPr>
          <w:rStyle w:val="Numeropagina"/>
        </w:rPr>
      </w:sdtEndPr>
      <w:sdtContent>
        <w:r w:rsidR="00104EA6" w:rsidRPr="00A979E7">
          <w:rPr>
            <w:rStyle w:val="Numeropagina"/>
            <w:color w:val="000000" w:themeColor="text1"/>
          </w:rPr>
          <w:fldChar w:fldCharType="begin"/>
        </w:r>
        <w:r w:rsidR="00104EA6" w:rsidRPr="00A979E7">
          <w:rPr>
            <w:rStyle w:val="Numeropagina"/>
            <w:color w:val="000000" w:themeColor="text1"/>
          </w:rPr>
          <w:instrText xml:space="preserve"> PAGE </w:instrText>
        </w:r>
        <w:r w:rsidR="00104EA6" w:rsidRPr="00A979E7">
          <w:rPr>
            <w:rStyle w:val="Numeropagina"/>
            <w:color w:val="000000" w:themeColor="text1"/>
          </w:rPr>
          <w:fldChar w:fldCharType="separate"/>
        </w:r>
        <w:r w:rsidR="00961396" w:rsidRPr="00A979E7">
          <w:rPr>
            <w:rStyle w:val="Numeropagina"/>
            <w:noProof/>
            <w:color w:val="000000" w:themeColor="text1"/>
          </w:rPr>
          <w:t>0</w:t>
        </w:r>
        <w:r w:rsidR="00104EA6" w:rsidRPr="00A979E7">
          <w:rPr>
            <w:rStyle w:val="Numeropagina"/>
            <w:color w:val="000000" w:themeColor="text1"/>
          </w:rPr>
          <w:fldChar w:fldCharType="end"/>
        </w:r>
      </w:sdtContent>
    </w:sdt>
  </w:p>
  <w:p w14:paraId="78EAF2BF" w14:textId="421E7476" w:rsidR="001859D5" w:rsidRPr="0029051E" w:rsidRDefault="007469D0" w:rsidP="00BE0D87">
    <w:pPr>
      <w:pStyle w:val="Pidipagina"/>
      <w:spacing w:before="0"/>
      <w:ind w:right="360"/>
      <w:rPr>
        <w:color w:val="8C1E74"/>
      </w:rPr>
    </w:pPr>
    <w:r>
      <w:rPr>
        <w:noProof/>
        <w:color w:val="8C1E74"/>
        <w:lang w:val="en-US"/>
      </w:rPr>
      <mc:AlternateContent>
        <mc:Choice Requires="wps">
          <w:drawing>
            <wp:anchor distT="0" distB="0" distL="114300" distR="114300" simplePos="0" relativeHeight="251658242" behindDoc="1" locked="0" layoutInCell="1" allowOverlap="1" wp14:anchorId="2566B480" wp14:editId="53C54264">
              <wp:simplePos x="0" y="0"/>
              <wp:positionH relativeFrom="margin">
                <wp:posOffset>-504190</wp:posOffset>
              </wp:positionH>
              <wp:positionV relativeFrom="paragraph">
                <wp:posOffset>-108235</wp:posOffset>
              </wp:positionV>
              <wp:extent cx="7560310" cy="350520"/>
              <wp:effectExtent l="0" t="0" r="0" b="0"/>
              <wp:wrapNone/>
              <wp:docPr id="1104322257" name="Casella di testo 1"/>
              <wp:cNvGraphicFramePr/>
              <a:graphic xmlns:a="http://schemas.openxmlformats.org/drawingml/2006/main">
                <a:graphicData uri="http://schemas.microsoft.com/office/word/2010/wordprocessingShape">
                  <wps:wsp>
                    <wps:cNvSpPr txBox="1"/>
                    <wps:spPr>
                      <a:xfrm>
                        <a:off x="0" y="0"/>
                        <a:ext cx="7560310" cy="350520"/>
                      </a:xfrm>
                      <a:prstGeom prst="rect">
                        <a:avLst/>
                      </a:prstGeom>
                      <a:noFill/>
                      <a:ln w="6350">
                        <a:noFill/>
                      </a:ln>
                    </wps:spPr>
                    <wps:txbx>
                      <w:txbxContent>
                        <w:p w14:paraId="1C60DC86" w14:textId="77777777" w:rsidR="007469D0" w:rsidRPr="005023EC" w:rsidRDefault="007469D0" w:rsidP="007469D0">
                          <w:pPr>
                            <w:jc w:val="center"/>
                            <w:rPr>
                              <w:color w:val="BFBFBF" w:themeColor="background1" w:themeShade="BF"/>
                              <w:sz w:val="16"/>
                              <w:szCs w:val="18"/>
                            </w:rPr>
                          </w:pPr>
                          <w:r w:rsidRPr="005023EC">
                            <w:rPr>
                              <w:color w:val="BFBFBF" w:themeColor="background1" w:themeShade="BF"/>
                              <w:sz w:val="16"/>
                              <w:szCs w:val="18"/>
                            </w:rPr>
                            <w:t>Documento ad uso interno - Vietata la riproduzione anche parziale</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66B480" id="_x0000_t202" coordsize="21600,21600" o:spt="202" path="m,l,21600r21600,l21600,xe">
              <v:stroke joinstyle="miter"/>
              <v:path gradientshapeok="t" o:connecttype="rect"/>
            </v:shapetype>
            <v:shape id="Casella di testo 1" o:spid="_x0000_s1032" type="#_x0000_t202" style="position:absolute;margin-left:-39.7pt;margin-top:-8.5pt;width:595.3pt;height:27.6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" filled="f" stroked="f" strokeweight=".5pt">
              <v:textbox inset=",0">
                <w:txbxContent>
                  <w:p w14:paraId="1C60DC86" w14:textId="77777777" w:rsidR="007469D0" w:rsidRPr="005023EC" w:rsidRDefault="007469D0" w:rsidP="007469D0">
                    <w:pPr>
                      <w:jc w:val="center"/>
                      <w:rPr>
                        <w:color w:val="BFBFBF" w:themeColor="background1" w:themeShade="BF"/>
                        <w:sz w:val="16"/>
                        <w:szCs w:val="18"/>
                      </w:rPr>
                    </w:pPr>
                    <w:r w:rsidRPr="005023EC">
                      <w:rPr>
                        <w:color w:val="BFBFBF" w:themeColor="background1" w:themeShade="BF"/>
                        <w:sz w:val="16"/>
                        <w:szCs w:val="18"/>
                      </w:rPr>
                      <w:t>Documento ad uso interno - Vietata la riproduzione anche parziale</w:t>
                    </w:r>
                  </w:p>
                </w:txbxContent>
              </v:textbox>
              <w10:wrap anchorx="margin"/>
            </v:shape>
          </w:pict>
        </mc:Fallback>
      </mc:AlternateContent>
    </w:r>
    <w:r w:rsidR="004078AE" w:rsidRPr="00BE0D87">
      <w:rPr>
        <w:noProof/>
        <w:color w:val="C7004F"/>
        <w:lang w:eastAsia="it-IT"/>
      </w:rPr>
      <w:drawing>
        <wp:anchor distT="0" distB="0" distL="114300" distR="114300" simplePos="0" relativeHeight="251658240" behindDoc="1" locked="0" layoutInCell="1" allowOverlap="1" wp14:anchorId="1477432A" wp14:editId="63C9991C">
          <wp:simplePos x="0" y="0"/>
          <wp:positionH relativeFrom="column">
            <wp:posOffset>0</wp:posOffset>
          </wp:positionH>
          <wp:positionV relativeFrom="paragraph">
            <wp:posOffset>-635</wp:posOffset>
          </wp:positionV>
          <wp:extent cx="323850" cy="279871"/>
          <wp:effectExtent l="0" t="0" r="0" b="0"/>
          <wp:wrapNone/>
          <wp:docPr id="1369933156" name="Immagine 1369933156" descr="Immagine che contiene nero, oscurità&#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5199" name="Immagine 148295199" descr="Immagine che contiene nero, oscurità&#10;&#10;Descrizione generat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329663" cy="284894"/>
                  </a:xfrm>
                  <a:prstGeom prst="rect">
                    <a:avLst/>
                  </a:prstGeom>
                </pic:spPr>
              </pic:pic>
            </a:graphicData>
          </a:graphic>
          <wp14:sizeRelH relativeFrom="margin">
            <wp14:pctWidth>0</wp14:pctWidth>
          </wp14:sizeRelH>
          <wp14:sizeRelV relativeFrom="margin">
            <wp14:pctHeight>0</wp14:pctHeight>
          </wp14:sizeRelV>
        </wp:anchor>
      </w:drawing>
    </w:r>
    <w:r w:rsidR="000D2B8A" w:rsidRPr="0029051E">
      <w:rPr>
        <w:color w:val="8C1E7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027C6" w14:textId="1EDBE57D" w:rsidR="001A31CF" w:rsidRDefault="001A31C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92D3F" w14:textId="77777777" w:rsidR="007E5DB4" w:rsidRDefault="007E5DB4" w:rsidP="00A96E2B">
      <w:pPr>
        <w:spacing w:after="0" w:line="240" w:lineRule="auto"/>
      </w:pPr>
      <w:r>
        <w:separator/>
      </w:r>
    </w:p>
  </w:footnote>
  <w:footnote w:type="continuationSeparator" w:id="0">
    <w:p w14:paraId="61A233D3" w14:textId="77777777" w:rsidR="007E5DB4" w:rsidRDefault="007E5DB4" w:rsidP="00A96E2B">
      <w:pPr>
        <w:spacing w:after="0" w:line="240" w:lineRule="auto"/>
      </w:pPr>
      <w:r>
        <w:continuationSeparator/>
      </w:r>
    </w:p>
  </w:footnote>
  <w:footnote w:type="continuationNotice" w:id="1">
    <w:p w14:paraId="0A2F29E7" w14:textId="77777777" w:rsidR="007E5DB4" w:rsidRDefault="007E5DB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74FDB" w14:textId="515A48E1" w:rsidR="001A31CF" w:rsidRDefault="001A31CF">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4E641" w14:textId="28368943" w:rsidR="004D54F5" w:rsidRPr="005C0616" w:rsidRDefault="005C0616" w:rsidP="000A49E6">
    <w:pPr>
      <w:pStyle w:val="Intestazione"/>
      <w:rPr>
        <w:b/>
        <w:bCs/>
        <w:szCs w:val="24"/>
      </w:rPr>
    </w:pPr>
    <w:r>
      <w:rPr>
        <w:b/>
        <w:bCs/>
        <w:noProof/>
        <w:sz w:val="14"/>
        <w:lang w:val="en-US"/>
      </w:rPr>
      <mc:AlternateContent>
        <mc:Choice Requires="wps">
          <w:drawing>
            <wp:anchor distT="0" distB="0" distL="114300" distR="114300" simplePos="0" relativeHeight="251658241" behindDoc="0" locked="0" layoutInCell="1" allowOverlap="1" wp14:anchorId="1E1F0AC2" wp14:editId="4803C5BA">
              <wp:simplePos x="0" y="0"/>
              <wp:positionH relativeFrom="column">
                <wp:posOffset>3019425</wp:posOffset>
              </wp:positionH>
              <wp:positionV relativeFrom="paragraph">
                <wp:posOffset>-73025</wp:posOffset>
              </wp:positionV>
              <wp:extent cx="3482340" cy="323850"/>
              <wp:effectExtent l="0" t="0" r="3810" b="0"/>
              <wp:wrapNone/>
              <wp:docPr id="7" name="Casella di testo 7"/>
              <wp:cNvGraphicFramePr/>
              <a:graphic xmlns:a="http://schemas.openxmlformats.org/drawingml/2006/main">
                <a:graphicData uri="http://schemas.microsoft.com/office/word/2010/wordprocessingShape">
                  <wps:wsp>
                    <wps:cNvSpPr txBox="1"/>
                    <wps:spPr>
                      <a:xfrm>
                        <a:off x="0" y="0"/>
                        <a:ext cx="3482340" cy="323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F12D3B" w14:textId="0EDECC7B" w:rsidR="005C0616" w:rsidRPr="005C0616" w:rsidRDefault="007E5DB4" w:rsidP="00BE0D87">
                          <w:pPr>
                            <w:spacing w:before="0"/>
                            <w:jc w:val="right"/>
                            <w:rPr>
                              <w:color w:val="A6A6A6" w:themeColor="background1" w:themeShade="A6"/>
                            </w:rPr>
                          </w:pPr>
                          <w:sdt>
                            <w:sdtPr>
                              <w:rPr>
                                <w:bCs/>
                                <w:color w:val="A6A6A6" w:themeColor="background1" w:themeShade="A6"/>
                              </w:rPr>
                              <w:alias w:val="Titolo"/>
                              <w:tag w:val=""/>
                              <w:id w:val="521517173"/>
                              <w:dataBinding w:prefixMappings="xmlns:ns0='http://purl.org/dc/elements/1.1/' xmlns:ns1='http://schemas.openxmlformats.org/package/2006/metadata/core-properties' " w:xpath="/ns1:coreProperties[1]/ns0:title[1]" w:storeItemID="{6C3C8BC8-F283-45AE-878A-BAB7291924A1}"/>
                              <w:text/>
                            </w:sdtPr>
                            <w:sdtEndPr/>
                            <w:sdtContent>
                              <w:r w:rsidR="007174CE">
                                <w:rPr>
                                  <w:bCs/>
                                  <w:color w:val="A6A6A6" w:themeColor="background1" w:themeShade="A6"/>
                                </w:rPr>
                                <w:t>ISTRUZIONE OPERATIVA CYBER RISK ASSESSMENT E RISK TREATMENT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1F0AC2" id="_x0000_t202" coordsize="21600,21600" o:spt="202" path="m,l,21600r21600,l21600,xe">
              <v:stroke joinstyle="miter"/>
              <v:path gradientshapeok="t" o:connecttype="rect"/>
            </v:shapetype>
            <v:shape id="Casella di testo 7" o:spid="_x0000_s1031" type="#_x0000_t202" style="position:absolute;margin-left:237.75pt;margin-top:-5.75pt;width:274.2pt;height:2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" filled="f" stroked="f" strokeweight="1pt">
              <v:textbox inset="0,0,0,0">
                <w:txbxContent>
                  <w:p w14:paraId="48F12D3B" w14:textId="0EDECC7B" w:rsidR="005C0616" w:rsidRPr="005C0616" w:rsidRDefault="007E5DB4" w:rsidP="00BE0D87">
                    <w:pPr>
                      <w:spacing w:before="0"/>
                      <w:jc w:val="right"/>
                      <w:rPr>
                        <w:color w:val="A6A6A6" w:themeColor="background1" w:themeShade="A6"/>
                      </w:rPr>
                    </w:pPr>
                    <w:sdt>
                      <w:sdtPr>
                        <w:rPr>
                          <w:bCs/>
                          <w:color w:val="A6A6A6" w:themeColor="background1" w:themeShade="A6"/>
                        </w:rPr>
                        <w:alias w:val="Titolo"/>
                        <w:tag w:val=""/>
                        <w:id w:val="521517173"/>
                        <w:dataBinding w:prefixMappings="xmlns:ns0='http://purl.org/dc/elements/1.1/' xmlns:ns1='http://schemas.openxmlformats.org/package/2006/metadata/core-properties' " w:xpath="/ns1:coreProperties[1]/ns0:title[1]" w:storeItemID="{6C3C8BC8-F283-45AE-878A-BAB7291924A1}"/>
                        <w:text/>
                      </w:sdtPr>
                      <w:sdtEndPr/>
                      <w:sdtContent>
                        <w:r w:rsidR="007174CE">
                          <w:rPr>
                            <w:bCs/>
                            <w:color w:val="A6A6A6" w:themeColor="background1" w:themeShade="A6"/>
                          </w:rPr>
                          <w:t>ISTRUZIONE OPERATIVA CYBER RISK ASSESSMENT E RISK TREATMENT</w:t>
                        </w:r>
                      </w:sdtContent>
                    </w:sdt>
                  </w:p>
                </w:txbxContent>
              </v:textbox>
            </v:shape>
          </w:pict>
        </mc:Fallback>
      </mc:AlternateContent>
    </w:r>
    <w:r w:rsidRPr="005C0616">
      <w:rPr>
        <w:b/>
        <w:bCs/>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75A49" w14:textId="4217A2E1" w:rsidR="002342C6" w:rsidRDefault="002342C6">
    <w:pPr>
      <w:pStyle w:val="Intestazione"/>
    </w:pPr>
  </w:p>
  <w:p w14:paraId="525AC228" w14:textId="53544105" w:rsidR="00A96E2B" w:rsidRPr="007E22BA" w:rsidRDefault="00A96E2B">
    <w:pPr>
      <w:pStyle w:val="Intestazione"/>
      <w:rPr>
        <w:b/>
        <w:bCs/>
        <w:color w:val="FFFFFF" w:themeColor="background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C92123E"/>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00241E8C"/>
    <w:multiLevelType w:val="multilevel"/>
    <w:tmpl w:val="297C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10F75"/>
    <w:multiLevelType w:val="multilevel"/>
    <w:tmpl w:val="6FFA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E632A"/>
    <w:multiLevelType w:val="multilevel"/>
    <w:tmpl w:val="29BC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96DCF"/>
    <w:multiLevelType w:val="multilevel"/>
    <w:tmpl w:val="E86E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A2F00"/>
    <w:multiLevelType w:val="hybridMultilevel"/>
    <w:tmpl w:val="8FF8B3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96D48D4"/>
    <w:multiLevelType w:val="multilevel"/>
    <w:tmpl w:val="4F3A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C5F95"/>
    <w:multiLevelType w:val="multilevel"/>
    <w:tmpl w:val="5A16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F3982"/>
    <w:multiLevelType w:val="multilevel"/>
    <w:tmpl w:val="052C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143BA"/>
    <w:multiLevelType w:val="multilevel"/>
    <w:tmpl w:val="02CA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C1AB4"/>
    <w:multiLevelType w:val="multilevel"/>
    <w:tmpl w:val="45AA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37B2B"/>
    <w:multiLevelType w:val="multilevel"/>
    <w:tmpl w:val="EC62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A0EDD"/>
    <w:multiLevelType w:val="multilevel"/>
    <w:tmpl w:val="D516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B2037"/>
    <w:multiLevelType w:val="multilevel"/>
    <w:tmpl w:val="3718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A24254"/>
    <w:multiLevelType w:val="multilevel"/>
    <w:tmpl w:val="BDB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D698A"/>
    <w:multiLevelType w:val="multilevel"/>
    <w:tmpl w:val="2B60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A561C"/>
    <w:multiLevelType w:val="multilevel"/>
    <w:tmpl w:val="6578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28254D"/>
    <w:multiLevelType w:val="multilevel"/>
    <w:tmpl w:val="55A4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E4B8C"/>
    <w:multiLevelType w:val="multilevel"/>
    <w:tmpl w:val="D884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1B2D43"/>
    <w:multiLevelType w:val="multilevel"/>
    <w:tmpl w:val="4B7A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B70800"/>
    <w:multiLevelType w:val="multilevel"/>
    <w:tmpl w:val="54BA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FD59D7"/>
    <w:multiLevelType w:val="hybridMultilevel"/>
    <w:tmpl w:val="BFD4E1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28FA2E67"/>
    <w:multiLevelType w:val="multilevel"/>
    <w:tmpl w:val="BC3E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F5280E"/>
    <w:multiLevelType w:val="multilevel"/>
    <w:tmpl w:val="AB20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50D05"/>
    <w:multiLevelType w:val="multilevel"/>
    <w:tmpl w:val="509A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E75CDE"/>
    <w:multiLevelType w:val="multilevel"/>
    <w:tmpl w:val="FDE4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2A5AF4"/>
    <w:multiLevelType w:val="multilevel"/>
    <w:tmpl w:val="1E66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FE3EAA"/>
    <w:multiLevelType w:val="multilevel"/>
    <w:tmpl w:val="A71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0026B9"/>
    <w:multiLevelType w:val="multilevel"/>
    <w:tmpl w:val="9AA8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D95A9A"/>
    <w:multiLevelType w:val="multilevel"/>
    <w:tmpl w:val="29FA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AC08A3"/>
    <w:multiLevelType w:val="multilevel"/>
    <w:tmpl w:val="029A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D92FC4"/>
    <w:multiLevelType w:val="multilevel"/>
    <w:tmpl w:val="72E8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6A4C42"/>
    <w:multiLevelType w:val="multilevel"/>
    <w:tmpl w:val="7A14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832F2B"/>
    <w:multiLevelType w:val="multilevel"/>
    <w:tmpl w:val="6BA4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F21A33"/>
    <w:multiLevelType w:val="hybridMultilevel"/>
    <w:tmpl w:val="C464ED4C"/>
    <w:lvl w:ilvl="0" w:tplc="0986B098">
      <w:start w:val="1"/>
      <w:numFmt w:val="bullet"/>
      <w:pStyle w:val="Elencopuntatoprimolivello"/>
      <w:lvlText w:val=""/>
      <w:lvlJc w:val="left"/>
      <w:pPr>
        <w:tabs>
          <w:tab w:val="num" w:pos="284"/>
        </w:tabs>
        <w:ind w:left="284" w:hanging="284"/>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694AA76A">
      <w:start w:val="1"/>
      <w:numFmt w:val="bullet"/>
      <w:pStyle w:val="Elencopuntatodi2livello"/>
      <w:lvlText w:val="o"/>
      <w:lvlJc w:val="left"/>
      <w:pPr>
        <w:ind w:left="720" w:hanging="363"/>
      </w:pPr>
      <w:rPr>
        <w:rFonts w:ascii="Courier New" w:hAnsi="Courier New" w:cs="Courier New" w:hint="default"/>
      </w:rPr>
    </w:lvl>
    <w:lvl w:ilvl="2" w:tplc="04100001">
      <w:start w:val="1"/>
      <w:numFmt w:val="bullet"/>
      <w:lvlText w:val=""/>
      <w:lvlJc w:val="left"/>
      <w:pPr>
        <w:ind w:left="1077" w:hanging="357"/>
      </w:pPr>
      <w:rPr>
        <w:rFonts w:ascii="Symbol" w:hAnsi="Symbol" w:hint="default"/>
      </w:rPr>
    </w:lvl>
    <w:lvl w:ilvl="3" w:tplc="6BE47000">
      <w:start w:val="1"/>
      <w:numFmt w:val="decimal"/>
      <w:lvlText w:val="%4"/>
      <w:lvlJc w:val="left"/>
      <w:pPr>
        <w:ind w:left="2880" w:hanging="360"/>
      </w:pPr>
      <w:rPr>
        <w:rFonts w:hint="default"/>
      </w:rPr>
    </w:lvl>
    <w:lvl w:ilvl="4" w:tplc="ADB4755E">
      <w:start w:val="4"/>
      <w:numFmt w:val="decimal"/>
      <w:lvlText w:val="%5."/>
      <w:lvlJc w:val="left"/>
      <w:pPr>
        <w:ind w:left="3600" w:hanging="360"/>
      </w:pPr>
      <w:rPr>
        <w:rFonts w:hint="default"/>
      </w:rPr>
    </w:lvl>
    <w:lvl w:ilvl="5" w:tplc="04100005" w:tentative="1">
      <w:start w:val="1"/>
      <w:numFmt w:val="lowerRoman"/>
      <w:lvlText w:val="%6."/>
      <w:lvlJc w:val="right"/>
      <w:pPr>
        <w:ind w:left="4320" w:hanging="180"/>
      </w:pPr>
    </w:lvl>
    <w:lvl w:ilvl="6" w:tplc="04100001" w:tentative="1">
      <w:start w:val="1"/>
      <w:numFmt w:val="decimal"/>
      <w:lvlText w:val="%7."/>
      <w:lvlJc w:val="left"/>
      <w:pPr>
        <w:ind w:left="5040" w:hanging="360"/>
      </w:pPr>
    </w:lvl>
    <w:lvl w:ilvl="7" w:tplc="04100003" w:tentative="1">
      <w:start w:val="1"/>
      <w:numFmt w:val="lowerLetter"/>
      <w:lvlText w:val="%8."/>
      <w:lvlJc w:val="left"/>
      <w:pPr>
        <w:ind w:left="5760" w:hanging="360"/>
      </w:pPr>
    </w:lvl>
    <w:lvl w:ilvl="8" w:tplc="04100005" w:tentative="1">
      <w:start w:val="1"/>
      <w:numFmt w:val="lowerRoman"/>
      <w:lvlText w:val="%9."/>
      <w:lvlJc w:val="right"/>
      <w:pPr>
        <w:ind w:left="6480" w:hanging="180"/>
      </w:pPr>
    </w:lvl>
  </w:abstractNum>
  <w:abstractNum w:abstractNumId="35" w15:restartNumberingAfterBreak="0">
    <w:nsid w:val="4B0E1289"/>
    <w:multiLevelType w:val="hybridMultilevel"/>
    <w:tmpl w:val="95D20F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4B147451"/>
    <w:multiLevelType w:val="multilevel"/>
    <w:tmpl w:val="4F5A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1470D1"/>
    <w:multiLevelType w:val="multilevel"/>
    <w:tmpl w:val="B616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E34F59"/>
    <w:multiLevelType w:val="multilevel"/>
    <w:tmpl w:val="87D4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D029BE"/>
    <w:multiLevelType w:val="hybridMultilevel"/>
    <w:tmpl w:val="A78668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52B40B3D"/>
    <w:multiLevelType w:val="hybridMultilevel"/>
    <w:tmpl w:val="C70E0A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52BD63C2"/>
    <w:multiLevelType w:val="multilevel"/>
    <w:tmpl w:val="C2E6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E7131D"/>
    <w:multiLevelType w:val="multilevel"/>
    <w:tmpl w:val="E830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0272BC"/>
    <w:multiLevelType w:val="multilevel"/>
    <w:tmpl w:val="AFD0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770F10"/>
    <w:multiLevelType w:val="multilevel"/>
    <w:tmpl w:val="3000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BD4A2C"/>
    <w:multiLevelType w:val="multilevel"/>
    <w:tmpl w:val="71D6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2B57B4"/>
    <w:multiLevelType w:val="multilevel"/>
    <w:tmpl w:val="AC1E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A267C9"/>
    <w:multiLevelType w:val="multilevel"/>
    <w:tmpl w:val="D09E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28772A"/>
    <w:multiLevelType w:val="multilevel"/>
    <w:tmpl w:val="9200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9D0D10"/>
    <w:multiLevelType w:val="multilevel"/>
    <w:tmpl w:val="A8E8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AF305C"/>
    <w:multiLevelType w:val="multilevel"/>
    <w:tmpl w:val="084C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5F6971"/>
    <w:multiLevelType w:val="multilevel"/>
    <w:tmpl w:val="C138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1C159A"/>
    <w:multiLevelType w:val="multilevel"/>
    <w:tmpl w:val="BDB4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AC2B0D"/>
    <w:multiLevelType w:val="multilevel"/>
    <w:tmpl w:val="9FA4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D568AF"/>
    <w:multiLevelType w:val="multilevel"/>
    <w:tmpl w:val="85D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0D74A5"/>
    <w:multiLevelType w:val="multilevel"/>
    <w:tmpl w:val="40AA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FE21B9"/>
    <w:multiLevelType w:val="multilevel"/>
    <w:tmpl w:val="C8D4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79741E"/>
    <w:multiLevelType w:val="multilevel"/>
    <w:tmpl w:val="C42E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B23F0A"/>
    <w:multiLevelType w:val="multilevel"/>
    <w:tmpl w:val="72720AFA"/>
    <w:lvl w:ilvl="0">
      <w:start w:val="1"/>
      <w:numFmt w:val="decimal"/>
      <w:pStyle w:val="Titolo1"/>
      <w:lvlText w:val="%1"/>
      <w:lvlJc w:val="left"/>
      <w:pPr>
        <w:ind w:left="432" w:hanging="432"/>
      </w:pPr>
      <w:rPr>
        <w:rFonts w:hint="default"/>
      </w:rPr>
    </w:lvl>
    <w:lvl w:ilvl="1">
      <w:start w:val="1"/>
      <w:numFmt w:val="decimal"/>
      <w:pStyle w:val="Titolo2"/>
      <w:lvlText w:val="%1.%2"/>
      <w:lvlJc w:val="left"/>
      <w:pPr>
        <w:ind w:left="576" w:hanging="576"/>
      </w:pPr>
      <w:rPr>
        <w:rFonts w:hint="default"/>
      </w:rPr>
    </w:lvl>
    <w:lvl w:ilvl="2">
      <w:start w:val="1"/>
      <w:numFmt w:val="decimal"/>
      <w:pStyle w:val="Titolo3"/>
      <w:lvlText w:val="%1.%2.%3"/>
      <w:lvlJc w:val="left"/>
      <w:pPr>
        <w:ind w:left="720" w:hanging="720"/>
      </w:pPr>
      <w:rPr>
        <w:rFonts w:hint="default"/>
      </w:rPr>
    </w:lvl>
    <w:lvl w:ilvl="3">
      <w:start w:val="1"/>
      <w:numFmt w:val="decimal"/>
      <w:pStyle w:val="Titolo4"/>
      <w:lvlText w:val="%1.%2.%3.%4"/>
      <w:lvlJc w:val="left"/>
      <w:pPr>
        <w:ind w:left="864" w:hanging="864"/>
      </w:pPr>
      <w:rPr>
        <w:rFonts w:hint="default"/>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abstractNum w:abstractNumId="59" w15:restartNumberingAfterBreak="0">
    <w:nsid w:val="79494189"/>
    <w:multiLevelType w:val="multilevel"/>
    <w:tmpl w:val="AABC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224D28"/>
    <w:multiLevelType w:val="multilevel"/>
    <w:tmpl w:val="62FA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59338A"/>
    <w:multiLevelType w:val="multilevel"/>
    <w:tmpl w:val="E2E2A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C673DD3"/>
    <w:multiLevelType w:val="multilevel"/>
    <w:tmpl w:val="368A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6271C4"/>
    <w:multiLevelType w:val="multilevel"/>
    <w:tmpl w:val="8772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A55F29"/>
    <w:multiLevelType w:val="multilevel"/>
    <w:tmpl w:val="EFFE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647036"/>
    <w:multiLevelType w:val="multilevel"/>
    <w:tmpl w:val="15E4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E54C33"/>
    <w:multiLevelType w:val="multilevel"/>
    <w:tmpl w:val="239E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375610">
    <w:abstractNumId w:val="58"/>
  </w:num>
  <w:num w:numId="2" w16cid:durableId="374962600">
    <w:abstractNumId w:val="34"/>
  </w:num>
  <w:num w:numId="3" w16cid:durableId="398288222">
    <w:abstractNumId w:val="34"/>
    <w:lvlOverride w:ilvl="0"/>
    <w:lvlOverride w:ilvl="1"/>
    <w:lvlOverride w:ilvl="2"/>
    <w:lvlOverride w:ilvl="3">
      <w:startOverride w:val="1"/>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 w:numId="4" w16cid:durableId="1976905019">
    <w:abstractNumId w:val="0"/>
  </w:num>
  <w:num w:numId="5" w16cid:durableId="823156529">
    <w:abstractNumId w:val="21"/>
  </w:num>
  <w:num w:numId="6" w16cid:durableId="179973652">
    <w:abstractNumId w:val="36"/>
  </w:num>
  <w:num w:numId="7" w16cid:durableId="1952737080">
    <w:abstractNumId w:val="63"/>
  </w:num>
  <w:num w:numId="8" w16cid:durableId="1520895572">
    <w:abstractNumId w:val="45"/>
  </w:num>
  <w:num w:numId="9" w16cid:durableId="771584995">
    <w:abstractNumId w:val="48"/>
  </w:num>
  <w:num w:numId="10" w16cid:durableId="1067992963">
    <w:abstractNumId w:val="9"/>
  </w:num>
  <w:num w:numId="11" w16cid:durableId="141435225">
    <w:abstractNumId w:val="61"/>
  </w:num>
  <w:num w:numId="12" w16cid:durableId="1786191663">
    <w:abstractNumId w:val="3"/>
  </w:num>
  <w:num w:numId="13" w16cid:durableId="658577167">
    <w:abstractNumId w:val="11"/>
  </w:num>
  <w:num w:numId="14" w16cid:durableId="2016490625">
    <w:abstractNumId w:val="31"/>
  </w:num>
  <w:num w:numId="15" w16cid:durableId="1033926239">
    <w:abstractNumId w:val="64"/>
  </w:num>
  <w:num w:numId="16" w16cid:durableId="1424765894">
    <w:abstractNumId w:val="55"/>
  </w:num>
  <w:num w:numId="17" w16cid:durableId="77488283">
    <w:abstractNumId w:val="2"/>
  </w:num>
  <w:num w:numId="18" w16cid:durableId="748187079">
    <w:abstractNumId w:val="28"/>
  </w:num>
  <w:num w:numId="19" w16cid:durableId="1765298767">
    <w:abstractNumId w:val="20"/>
  </w:num>
  <w:num w:numId="20" w16cid:durableId="2146044081">
    <w:abstractNumId w:val="49"/>
  </w:num>
  <w:num w:numId="21" w16cid:durableId="398600711">
    <w:abstractNumId w:val="62"/>
  </w:num>
  <w:num w:numId="22" w16cid:durableId="540823417">
    <w:abstractNumId w:val="23"/>
  </w:num>
  <w:num w:numId="23" w16cid:durableId="1025256253">
    <w:abstractNumId w:val="16"/>
  </w:num>
  <w:num w:numId="24" w16cid:durableId="217479642">
    <w:abstractNumId w:val="1"/>
  </w:num>
  <w:num w:numId="25" w16cid:durableId="2082944781">
    <w:abstractNumId w:val="30"/>
  </w:num>
  <w:num w:numId="26" w16cid:durableId="942612623">
    <w:abstractNumId w:val="12"/>
  </w:num>
  <w:num w:numId="27" w16cid:durableId="763188519">
    <w:abstractNumId w:val="38"/>
  </w:num>
  <w:num w:numId="28" w16cid:durableId="1400443781">
    <w:abstractNumId w:val="57"/>
  </w:num>
  <w:num w:numId="29" w16cid:durableId="560673205">
    <w:abstractNumId w:val="51"/>
  </w:num>
  <w:num w:numId="30" w16cid:durableId="1204829990">
    <w:abstractNumId w:val="47"/>
  </w:num>
  <w:num w:numId="31" w16cid:durableId="753160733">
    <w:abstractNumId w:val="13"/>
  </w:num>
  <w:num w:numId="32" w16cid:durableId="1512985708">
    <w:abstractNumId w:val="41"/>
  </w:num>
  <w:num w:numId="33" w16cid:durableId="2036274598">
    <w:abstractNumId w:val="44"/>
  </w:num>
  <w:num w:numId="34" w16cid:durableId="1908801969">
    <w:abstractNumId w:val="4"/>
  </w:num>
  <w:num w:numId="35" w16cid:durableId="1780028946">
    <w:abstractNumId w:val="8"/>
  </w:num>
  <w:num w:numId="36" w16cid:durableId="1641612268">
    <w:abstractNumId w:val="56"/>
  </w:num>
  <w:num w:numId="37" w16cid:durableId="852572745">
    <w:abstractNumId w:val="15"/>
  </w:num>
  <w:num w:numId="38" w16cid:durableId="1011689151">
    <w:abstractNumId w:val="33"/>
  </w:num>
  <w:num w:numId="39" w16cid:durableId="627323029">
    <w:abstractNumId w:val="22"/>
  </w:num>
  <w:num w:numId="40" w16cid:durableId="1713924589">
    <w:abstractNumId w:val="46"/>
  </w:num>
  <w:num w:numId="41" w16cid:durableId="720910783">
    <w:abstractNumId w:val="50"/>
  </w:num>
  <w:num w:numId="42" w16cid:durableId="735856082">
    <w:abstractNumId w:val="10"/>
  </w:num>
  <w:num w:numId="43" w16cid:durableId="1437629021">
    <w:abstractNumId w:val="52"/>
  </w:num>
  <w:num w:numId="44" w16cid:durableId="1314137517">
    <w:abstractNumId w:val="66"/>
  </w:num>
  <w:num w:numId="45" w16cid:durableId="1503157444">
    <w:abstractNumId w:val="43"/>
  </w:num>
  <w:num w:numId="46" w16cid:durableId="855195200">
    <w:abstractNumId w:val="17"/>
  </w:num>
  <w:num w:numId="47" w16cid:durableId="1009523198">
    <w:abstractNumId w:val="19"/>
  </w:num>
  <w:num w:numId="48" w16cid:durableId="236400655">
    <w:abstractNumId w:val="14"/>
  </w:num>
  <w:num w:numId="49" w16cid:durableId="2011251956">
    <w:abstractNumId w:val="24"/>
  </w:num>
  <w:num w:numId="50" w16cid:durableId="1798648099">
    <w:abstractNumId w:val="27"/>
  </w:num>
  <w:num w:numId="51" w16cid:durableId="1162620166">
    <w:abstractNumId w:val="53"/>
  </w:num>
  <w:num w:numId="52" w16cid:durableId="1631478363">
    <w:abstractNumId w:val="60"/>
  </w:num>
  <w:num w:numId="53" w16cid:durableId="492184642">
    <w:abstractNumId w:val="59"/>
  </w:num>
  <w:num w:numId="54" w16cid:durableId="232206345">
    <w:abstractNumId w:val="25"/>
  </w:num>
  <w:num w:numId="55" w16cid:durableId="127742816">
    <w:abstractNumId w:val="7"/>
  </w:num>
  <w:num w:numId="56" w16cid:durableId="1068725546">
    <w:abstractNumId w:val="18"/>
  </w:num>
  <w:num w:numId="57" w16cid:durableId="1053576575">
    <w:abstractNumId w:val="39"/>
  </w:num>
  <w:num w:numId="58" w16cid:durableId="512233274">
    <w:abstractNumId w:val="35"/>
  </w:num>
  <w:num w:numId="59" w16cid:durableId="727529932">
    <w:abstractNumId w:val="5"/>
  </w:num>
  <w:num w:numId="60" w16cid:durableId="2089882271">
    <w:abstractNumId w:val="42"/>
  </w:num>
  <w:num w:numId="61" w16cid:durableId="166988386">
    <w:abstractNumId w:val="6"/>
  </w:num>
  <w:num w:numId="62" w16cid:durableId="175536474">
    <w:abstractNumId w:val="32"/>
  </w:num>
  <w:num w:numId="63" w16cid:durableId="106774931">
    <w:abstractNumId w:val="26"/>
  </w:num>
  <w:num w:numId="64" w16cid:durableId="438716085">
    <w:abstractNumId w:val="29"/>
  </w:num>
  <w:num w:numId="65" w16cid:durableId="721976280">
    <w:abstractNumId w:val="37"/>
  </w:num>
  <w:num w:numId="66" w16cid:durableId="1403067875">
    <w:abstractNumId w:val="40"/>
  </w:num>
  <w:num w:numId="67" w16cid:durableId="741559296">
    <w:abstractNumId w:val="65"/>
  </w:num>
  <w:num w:numId="68" w16cid:durableId="641933963">
    <w:abstractNumId w:val="54"/>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no Fumante">
    <w15:presenceInfo w15:providerId="AD" w15:userId="S::Mariano.Fumante@eng.it::4067b7a9-d7ba-4a84-99ea-cb66a8b52585"/>
  </w15:person>
  <w15:person w15:author="Pompeo D'Urso">
    <w15:presenceInfo w15:providerId="AD" w15:userId="S::pompeo.durso@eng.it::b7b246d6-48a9-4263-83f4-cc39097de3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08"/>
  <w:hyphenationZone w:val="283"/>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FBC"/>
    <w:rsid w:val="00004FAE"/>
    <w:rsid w:val="00006D93"/>
    <w:rsid w:val="00010F4C"/>
    <w:rsid w:val="00011056"/>
    <w:rsid w:val="00015FFA"/>
    <w:rsid w:val="0001615C"/>
    <w:rsid w:val="00021382"/>
    <w:rsid w:val="00021D1F"/>
    <w:rsid w:val="00023A51"/>
    <w:rsid w:val="00025BC1"/>
    <w:rsid w:val="000300FF"/>
    <w:rsid w:val="0003159C"/>
    <w:rsid w:val="00033E73"/>
    <w:rsid w:val="00043D5B"/>
    <w:rsid w:val="000455A9"/>
    <w:rsid w:val="000506B8"/>
    <w:rsid w:val="000515D5"/>
    <w:rsid w:val="00051C60"/>
    <w:rsid w:val="00052BAA"/>
    <w:rsid w:val="00055FAB"/>
    <w:rsid w:val="0006080D"/>
    <w:rsid w:val="00065591"/>
    <w:rsid w:val="0006733A"/>
    <w:rsid w:val="000715AC"/>
    <w:rsid w:val="00072796"/>
    <w:rsid w:val="00073DE4"/>
    <w:rsid w:val="0007438D"/>
    <w:rsid w:val="00082992"/>
    <w:rsid w:val="0008321F"/>
    <w:rsid w:val="000859E1"/>
    <w:rsid w:val="00086B96"/>
    <w:rsid w:val="00087485"/>
    <w:rsid w:val="00091F21"/>
    <w:rsid w:val="00092F48"/>
    <w:rsid w:val="00095A3C"/>
    <w:rsid w:val="0009687E"/>
    <w:rsid w:val="0009704A"/>
    <w:rsid w:val="000A0D30"/>
    <w:rsid w:val="000A13FC"/>
    <w:rsid w:val="000A49E6"/>
    <w:rsid w:val="000B1A71"/>
    <w:rsid w:val="000B1DC0"/>
    <w:rsid w:val="000B45AF"/>
    <w:rsid w:val="000B60F7"/>
    <w:rsid w:val="000C11C1"/>
    <w:rsid w:val="000C2A93"/>
    <w:rsid w:val="000C4A94"/>
    <w:rsid w:val="000C4B5A"/>
    <w:rsid w:val="000C4DBC"/>
    <w:rsid w:val="000D2B8A"/>
    <w:rsid w:val="000D30DD"/>
    <w:rsid w:val="000D3D86"/>
    <w:rsid w:val="000D68B4"/>
    <w:rsid w:val="000E1D99"/>
    <w:rsid w:val="000E29F5"/>
    <w:rsid w:val="000E446E"/>
    <w:rsid w:val="000F040E"/>
    <w:rsid w:val="000F4003"/>
    <w:rsid w:val="000F608C"/>
    <w:rsid w:val="00100D4D"/>
    <w:rsid w:val="00101C6D"/>
    <w:rsid w:val="00104EA6"/>
    <w:rsid w:val="001111E8"/>
    <w:rsid w:val="00120193"/>
    <w:rsid w:val="00120503"/>
    <w:rsid w:val="00120993"/>
    <w:rsid w:val="00120EB9"/>
    <w:rsid w:val="0012295D"/>
    <w:rsid w:val="00123376"/>
    <w:rsid w:val="00126162"/>
    <w:rsid w:val="00126CF7"/>
    <w:rsid w:val="00131755"/>
    <w:rsid w:val="0013189A"/>
    <w:rsid w:val="00134AE3"/>
    <w:rsid w:val="00142C57"/>
    <w:rsid w:val="0014318A"/>
    <w:rsid w:val="00146189"/>
    <w:rsid w:val="001472F1"/>
    <w:rsid w:val="00154117"/>
    <w:rsid w:val="0015673F"/>
    <w:rsid w:val="00161AEE"/>
    <w:rsid w:val="0016459E"/>
    <w:rsid w:val="00170E98"/>
    <w:rsid w:val="00171065"/>
    <w:rsid w:val="00174D47"/>
    <w:rsid w:val="001752D1"/>
    <w:rsid w:val="00181E96"/>
    <w:rsid w:val="001820BE"/>
    <w:rsid w:val="001848F6"/>
    <w:rsid w:val="001859D5"/>
    <w:rsid w:val="0018733A"/>
    <w:rsid w:val="00194CE6"/>
    <w:rsid w:val="00194DE1"/>
    <w:rsid w:val="00197EEF"/>
    <w:rsid w:val="001A06E6"/>
    <w:rsid w:val="001A1148"/>
    <w:rsid w:val="001A31CF"/>
    <w:rsid w:val="001A3B37"/>
    <w:rsid w:val="001A7604"/>
    <w:rsid w:val="001B36F3"/>
    <w:rsid w:val="001C3176"/>
    <w:rsid w:val="001C4554"/>
    <w:rsid w:val="001C56AE"/>
    <w:rsid w:val="001C7811"/>
    <w:rsid w:val="001D20EE"/>
    <w:rsid w:val="001D27F1"/>
    <w:rsid w:val="001D28B2"/>
    <w:rsid w:val="001D3967"/>
    <w:rsid w:val="001D39CD"/>
    <w:rsid w:val="001D5DF7"/>
    <w:rsid w:val="001D5E94"/>
    <w:rsid w:val="001D6724"/>
    <w:rsid w:val="001D7FF0"/>
    <w:rsid w:val="001E646A"/>
    <w:rsid w:val="001E6819"/>
    <w:rsid w:val="001E6CD7"/>
    <w:rsid w:val="001E6E3D"/>
    <w:rsid w:val="001F0506"/>
    <w:rsid w:val="001F7710"/>
    <w:rsid w:val="002005EA"/>
    <w:rsid w:val="002013FA"/>
    <w:rsid w:val="00202D59"/>
    <w:rsid w:val="002045A1"/>
    <w:rsid w:val="00205A81"/>
    <w:rsid w:val="00206B80"/>
    <w:rsid w:val="002115B2"/>
    <w:rsid w:val="0021347C"/>
    <w:rsid w:val="00214F90"/>
    <w:rsid w:val="002155CE"/>
    <w:rsid w:val="0022418E"/>
    <w:rsid w:val="00226F08"/>
    <w:rsid w:val="002304A1"/>
    <w:rsid w:val="00231213"/>
    <w:rsid w:val="00234141"/>
    <w:rsid w:val="002342C6"/>
    <w:rsid w:val="00235110"/>
    <w:rsid w:val="00236B19"/>
    <w:rsid w:val="00236CD7"/>
    <w:rsid w:val="00237DD0"/>
    <w:rsid w:val="00243161"/>
    <w:rsid w:val="0024365B"/>
    <w:rsid w:val="00246D28"/>
    <w:rsid w:val="00247289"/>
    <w:rsid w:val="00251BC3"/>
    <w:rsid w:val="00253321"/>
    <w:rsid w:val="002553E1"/>
    <w:rsid w:val="0025587B"/>
    <w:rsid w:val="002605C0"/>
    <w:rsid w:val="00262828"/>
    <w:rsid w:val="00265689"/>
    <w:rsid w:val="0026739C"/>
    <w:rsid w:val="00275474"/>
    <w:rsid w:val="00275493"/>
    <w:rsid w:val="0028455A"/>
    <w:rsid w:val="0028638A"/>
    <w:rsid w:val="002877A5"/>
    <w:rsid w:val="0029051E"/>
    <w:rsid w:val="00294D2B"/>
    <w:rsid w:val="002953DC"/>
    <w:rsid w:val="00296810"/>
    <w:rsid w:val="0029755D"/>
    <w:rsid w:val="002A1E90"/>
    <w:rsid w:val="002A201C"/>
    <w:rsid w:val="002B1607"/>
    <w:rsid w:val="002B4E68"/>
    <w:rsid w:val="002B6EE6"/>
    <w:rsid w:val="002B7597"/>
    <w:rsid w:val="002C6B0A"/>
    <w:rsid w:val="002D1344"/>
    <w:rsid w:val="002D1EE6"/>
    <w:rsid w:val="002D4CDD"/>
    <w:rsid w:val="002E0556"/>
    <w:rsid w:val="002E3E25"/>
    <w:rsid w:val="002F0DAB"/>
    <w:rsid w:val="002F3FC5"/>
    <w:rsid w:val="002F4CD5"/>
    <w:rsid w:val="002F72BB"/>
    <w:rsid w:val="003029F3"/>
    <w:rsid w:val="0030504F"/>
    <w:rsid w:val="003068E0"/>
    <w:rsid w:val="0031034C"/>
    <w:rsid w:val="003150B3"/>
    <w:rsid w:val="003157B0"/>
    <w:rsid w:val="00322AE3"/>
    <w:rsid w:val="00323886"/>
    <w:rsid w:val="00330E5A"/>
    <w:rsid w:val="00331270"/>
    <w:rsid w:val="0034038D"/>
    <w:rsid w:val="00340C7C"/>
    <w:rsid w:val="00346D76"/>
    <w:rsid w:val="00347B70"/>
    <w:rsid w:val="00350747"/>
    <w:rsid w:val="00351FC7"/>
    <w:rsid w:val="003528ED"/>
    <w:rsid w:val="0035298E"/>
    <w:rsid w:val="00355B1F"/>
    <w:rsid w:val="00357581"/>
    <w:rsid w:val="00357D1C"/>
    <w:rsid w:val="00357E80"/>
    <w:rsid w:val="00360664"/>
    <w:rsid w:val="00365556"/>
    <w:rsid w:val="0037192F"/>
    <w:rsid w:val="00372354"/>
    <w:rsid w:val="00372AC5"/>
    <w:rsid w:val="00383C6F"/>
    <w:rsid w:val="00383FA6"/>
    <w:rsid w:val="00391523"/>
    <w:rsid w:val="003A175A"/>
    <w:rsid w:val="003A2899"/>
    <w:rsid w:val="003A37A5"/>
    <w:rsid w:val="003A3C18"/>
    <w:rsid w:val="003A3D46"/>
    <w:rsid w:val="003A67D1"/>
    <w:rsid w:val="003B0ACA"/>
    <w:rsid w:val="003B488F"/>
    <w:rsid w:val="003B491C"/>
    <w:rsid w:val="003B7881"/>
    <w:rsid w:val="003B7CF2"/>
    <w:rsid w:val="003B7E90"/>
    <w:rsid w:val="003C1003"/>
    <w:rsid w:val="003C16D4"/>
    <w:rsid w:val="003C67F8"/>
    <w:rsid w:val="003C79BA"/>
    <w:rsid w:val="003D02B7"/>
    <w:rsid w:val="003D3A51"/>
    <w:rsid w:val="003D785E"/>
    <w:rsid w:val="003E01DB"/>
    <w:rsid w:val="003E16DB"/>
    <w:rsid w:val="003F23A9"/>
    <w:rsid w:val="003F6005"/>
    <w:rsid w:val="003F6075"/>
    <w:rsid w:val="003F75CF"/>
    <w:rsid w:val="00401375"/>
    <w:rsid w:val="00404B6B"/>
    <w:rsid w:val="00404CEC"/>
    <w:rsid w:val="00405AA2"/>
    <w:rsid w:val="00405EB7"/>
    <w:rsid w:val="0040632D"/>
    <w:rsid w:val="004078AE"/>
    <w:rsid w:val="00415C0B"/>
    <w:rsid w:val="00415D42"/>
    <w:rsid w:val="00417AC4"/>
    <w:rsid w:val="0042119A"/>
    <w:rsid w:val="004223E2"/>
    <w:rsid w:val="00423EE4"/>
    <w:rsid w:val="004253D6"/>
    <w:rsid w:val="0042648C"/>
    <w:rsid w:val="0042687E"/>
    <w:rsid w:val="004321DF"/>
    <w:rsid w:val="00434BD2"/>
    <w:rsid w:val="0044024F"/>
    <w:rsid w:val="00440D41"/>
    <w:rsid w:val="00442E4E"/>
    <w:rsid w:val="004454DE"/>
    <w:rsid w:val="00454A29"/>
    <w:rsid w:val="00455BDF"/>
    <w:rsid w:val="00457B99"/>
    <w:rsid w:val="00463517"/>
    <w:rsid w:val="004639B9"/>
    <w:rsid w:val="004640FC"/>
    <w:rsid w:val="0047141F"/>
    <w:rsid w:val="00472C45"/>
    <w:rsid w:val="004735B9"/>
    <w:rsid w:val="00473C14"/>
    <w:rsid w:val="00476E1F"/>
    <w:rsid w:val="00477A5B"/>
    <w:rsid w:val="004821D1"/>
    <w:rsid w:val="0048581A"/>
    <w:rsid w:val="004903DE"/>
    <w:rsid w:val="004929F9"/>
    <w:rsid w:val="00493AA4"/>
    <w:rsid w:val="0049632A"/>
    <w:rsid w:val="004A10E6"/>
    <w:rsid w:val="004B2421"/>
    <w:rsid w:val="004B4F76"/>
    <w:rsid w:val="004C0F30"/>
    <w:rsid w:val="004C1892"/>
    <w:rsid w:val="004C3698"/>
    <w:rsid w:val="004C525B"/>
    <w:rsid w:val="004C67E4"/>
    <w:rsid w:val="004D4330"/>
    <w:rsid w:val="004D54F5"/>
    <w:rsid w:val="004D5763"/>
    <w:rsid w:val="004E653C"/>
    <w:rsid w:val="004E686A"/>
    <w:rsid w:val="004E68BC"/>
    <w:rsid w:val="004F4404"/>
    <w:rsid w:val="0050152A"/>
    <w:rsid w:val="00501710"/>
    <w:rsid w:val="00502048"/>
    <w:rsid w:val="00506653"/>
    <w:rsid w:val="00506EB7"/>
    <w:rsid w:val="00510D61"/>
    <w:rsid w:val="005115D3"/>
    <w:rsid w:val="005123A5"/>
    <w:rsid w:val="005140CD"/>
    <w:rsid w:val="00514D7A"/>
    <w:rsid w:val="00517113"/>
    <w:rsid w:val="00517C0F"/>
    <w:rsid w:val="00517D25"/>
    <w:rsid w:val="00520CC0"/>
    <w:rsid w:val="00524EEC"/>
    <w:rsid w:val="00532218"/>
    <w:rsid w:val="0053701E"/>
    <w:rsid w:val="00537881"/>
    <w:rsid w:val="00546A26"/>
    <w:rsid w:val="0055288B"/>
    <w:rsid w:val="00553211"/>
    <w:rsid w:val="005567FC"/>
    <w:rsid w:val="0056291E"/>
    <w:rsid w:val="00564B5F"/>
    <w:rsid w:val="00572490"/>
    <w:rsid w:val="00573ED3"/>
    <w:rsid w:val="00590A17"/>
    <w:rsid w:val="005935F4"/>
    <w:rsid w:val="0059753F"/>
    <w:rsid w:val="0059795A"/>
    <w:rsid w:val="005A4197"/>
    <w:rsid w:val="005A5380"/>
    <w:rsid w:val="005A6645"/>
    <w:rsid w:val="005B455C"/>
    <w:rsid w:val="005B7CBE"/>
    <w:rsid w:val="005C0616"/>
    <w:rsid w:val="005C317A"/>
    <w:rsid w:val="005C3EBA"/>
    <w:rsid w:val="005C4F57"/>
    <w:rsid w:val="005C6412"/>
    <w:rsid w:val="005C7BCD"/>
    <w:rsid w:val="005D1C63"/>
    <w:rsid w:val="005D2140"/>
    <w:rsid w:val="005D2361"/>
    <w:rsid w:val="005D2E05"/>
    <w:rsid w:val="005D3617"/>
    <w:rsid w:val="005D74DD"/>
    <w:rsid w:val="005E0283"/>
    <w:rsid w:val="005E04B3"/>
    <w:rsid w:val="005E0FBC"/>
    <w:rsid w:val="005E3F33"/>
    <w:rsid w:val="005E4737"/>
    <w:rsid w:val="005E5E21"/>
    <w:rsid w:val="005E62E1"/>
    <w:rsid w:val="005E6BC2"/>
    <w:rsid w:val="005F0DE6"/>
    <w:rsid w:val="005F4F45"/>
    <w:rsid w:val="005F6EE1"/>
    <w:rsid w:val="006033DA"/>
    <w:rsid w:val="0060660A"/>
    <w:rsid w:val="00610A12"/>
    <w:rsid w:val="006117F3"/>
    <w:rsid w:val="00620057"/>
    <w:rsid w:val="006208D9"/>
    <w:rsid w:val="00620FF8"/>
    <w:rsid w:val="00623386"/>
    <w:rsid w:val="006321A1"/>
    <w:rsid w:val="00632CE0"/>
    <w:rsid w:val="006346BB"/>
    <w:rsid w:val="006353C9"/>
    <w:rsid w:val="006517A4"/>
    <w:rsid w:val="00651F7F"/>
    <w:rsid w:val="00662D1D"/>
    <w:rsid w:val="006634C1"/>
    <w:rsid w:val="00665621"/>
    <w:rsid w:val="00665E67"/>
    <w:rsid w:val="00676037"/>
    <w:rsid w:val="00676070"/>
    <w:rsid w:val="00681577"/>
    <w:rsid w:val="00683040"/>
    <w:rsid w:val="00683E19"/>
    <w:rsid w:val="00684D45"/>
    <w:rsid w:val="0069060B"/>
    <w:rsid w:val="00694BC1"/>
    <w:rsid w:val="00694E5C"/>
    <w:rsid w:val="00696F5A"/>
    <w:rsid w:val="006977C6"/>
    <w:rsid w:val="006A1EFE"/>
    <w:rsid w:val="006A3CEB"/>
    <w:rsid w:val="006A7434"/>
    <w:rsid w:val="006B04E1"/>
    <w:rsid w:val="006B0EDC"/>
    <w:rsid w:val="006B243A"/>
    <w:rsid w:val="006B53BE"/>
    <w:rsid w:val="006C00B9"/>
    <w:rsid w:val="006C0221"/>
    <w:rsid w:val="006C28C1"/>
    <w:rsid w:val="006C7A9C"/>
    <w:rsid w:val="006D223D"/>
    <w:rsid w:val="006D3572"/>
    <w:rsid w:val="006D3B7E"/>
    <w:rsid w:val="006D41E6"/>
    <w:rsid w:val="006E1114"/>
    <w:rsid w:val="006F0092"/>
    <w:rsid w:val="006F22CB"/>
    <w:rsid w:val="006F3141"/>
    <w:rsid w:val="006F381C"/>
    <w:rsid w:val="006F3966"/>
    <w:rsid w:val="006F6A13"/>
    <w:rsid w:val="006F6B07"/>
    <w:rsid w:val="007033C6"/>
    <w:rsid w:val="0070462A"/>
    <w:rsid w:val="0071079A"/>
    <w:rsid w:val="00710E08"/>
    <w:rsid w:val="00711933"/>
    <w:rsid w:val="0071222F"/>
    <w:rsid w:val="007128FC"/>
    <w:rsid w:val="007131C8"/>
    <w:rsid w:val="0071489E"/>
    <w:rsid w:val="007169B7"/>
    <w:rsid w:val="007174CE"/>
    <w:rsid w:val="00717CB3"/>
    <w:rsid w:val="007202FD"/>
    <w:rsid w:val="00723632"/>
    <w:rsid w:val="00724058"/>
    <w:rsid w:val="00726E35"/>
    <w:rsid w:val="00727E34"/>
    <w:rsid w:val="00727F7A"/>
    <w:rsid w:val="00735306"/>
    <w:rsid w:val="007469D0"/>
    <w:rsid w:val="00746FDD"/>
    <w:rsid w:val="00751F00"/>
    <w:rsid w:val="007523BF"/>
    <w:rsid w:val="0075364B"/>
    <w:rsid w:val="007541DE"/>
    <w:rsid w:val="007632C4"/>
    <w:rsid w:val="00763438"/>
    <w:rsid w:val="00765BF8"/>
    <w:rsid w:val="00766A49"/>
    <w:rsid w:val="0077627E"/>
    <w:rsid w:val="00782325"/>
    <w:rsid w:val="00782F6D"/>
    <w:rsid w:val="00783E55"/>
    <w:rsid w:val="00786C5C"/>
    <w:rsid w:val="0078759F"/>
    <w:rsid w:val="00794EC7"/>
    <w:rsid w:val="00795D9B"/>
    <w:rsid w:val="00796548"/>
    <w:rsid w:val="007A3B4A"/>
    <w:rsid w:val="007A4BDB"/>
    <w:rsid w:val="007A74C5"/>
    <w:rsid w:val="007B1F83"/>
    <w:rsid w:val="007B70B0"/>
    <w:rsid w:val="007C07A8"/>
    <w:rsid w:val="007C2DAF"/>
    <w:rsid w:val="007D5137"/>
    <w:rsid w:val="007E22BA"/>
    <w:rsid w:val="007E3DD0"/>
    <w:rsid w:val="007E4AD4"/>
    <w:rsid w:val="007E5DB4"/>
    <w:rsid w:val="007E611A"/>
    <w:rsid w:val="007F03C9"/>
    <w:rsid w:val="007F1923"/>
    <w:rsid w:val="007F1CBE"/>
    <w:rsid w:val="007F55E3"/>
    <w:rsid w:val="007F608B"/>
    <w:rsid w:val="007F65B9"/>
    <w:rsid w:val="008044B6"/>
    <w:rsid w:val="008053A9"/>
    <w:rsid w:val="00807750"/>
    <w:rsid w:val="00817F9C"/>
    <w:rsid w:val="0082294B"/>
    <w:rsid w:val="00824D6B"/>
    <w:rsid w:val="00825C26"/>
    <w:rsid w:val="008260AE"/>
    <w:rsid w:val="00827AEA"/>
    <w:rsid w:val="0083079E"/>
    <w:rsid w:val="00832002"/>
    <w:rsid w:val="008323FE"/>
    <w:rsid w:val="00834596"/>
    <w:rsid w:val="008353E3"/>
    <w:rsid w:val="00836290"/>
    <w:rsid w:val="00843360"/>
    <w:rsid w:val="00846F18"/>
    <w:rsid w:val="00857362"/>
    <w:rsid w:val="00857DC7"/>
    <w:rsid w:val="008602E7"/>
    <w:rsid w:val="0086600D"/>
    <w:rsid w:val="00883574"/>
    <w:rsid w:val="00884C98"/>
    <w:rsid w:val="008875A0"/>
    <w:rsid w:val="00890D8C"/>
    <w:rsid w:val="00894F64"/>
    <w:rsid w:val="00895227"/>
    <w:rsid w:val="008952FC"/>
    <w:rsid w:val="008A27B7"/>
    <w:rsid w:val="008A39A2"/>
    <w:rsid w:val="008A6193"/>
    <w:rsid w:val="008A6FA5"/>
    <w:rsid w:val="008B0A3B"/>
    <w:rsid w:val="008B2E12"/>
    <w:rsid w:val="008B627A"/>
    <w:rsid w:val="008D22EE"/>
    <w:rsid w:val="008D3EE4"/>
    <w:rsid w:val="008D79DB"/>
    <w:rsid w:val="008E6662"/>
    <w:rsid w:val="008E7324"/>
    <w:rsid w:val="008E7B7E"/>
    <w:rsid w:val="008F47AE"/>
    <w:rsid w:val="008F6D26"/>
    <w:rsid w:val="008F7B3A"/>
    <w:rsid w:val="009002E1"/>
    <w:rsid w:val="009028A2"/>
    <w:rsid w:val="009045BB"/>
    <w:rsid w:val="009071B0"/>
    <w:rsid w:val="00907E3D"/>
    <w:rsid w:val="00910072"/>
    <w:rsid w:val="009114C3"/>
    <w:rsid w:val="0091787C"/>
    <w:rsid w:val="00923422"/>
    <w:rsid w:val="00923C1E"/>
    <w:rsid w:val="00926CDB"/>
    <w:rsid w:val="00935764"/>
    <w:rsid w:val="009368D3"/>
    <w:rsid w:val="00940BCD"/>
    <w:rsid w:val="009465C1"/>
    <w:rsid w:val="00947006"/>
    <w:rsid w:val="0095150B"/>
    <w:rsid w:val="009521C8"/>
    <w:rsid w:val="009538FE"/>
    <w:rsid w:val="00953E9B"/>
    <w:rsid w:val="009555AC"/>
    <w:rsid w:val="00961396"/>
    <w:rsid w:val="00963971"/>
    <w:rsid w:val="00966FE2"/>
    <w:rsid w:val="009725AA"/>
    <w:rsid w:val="00972722"/>
    <w:rsid w:val="009750DE"/>
    <w:rsid w:val="0097603B"/>
    <w:rsid w:val="00976E2E"/>
    <w:rsid w:val="00977669"/>
    <w:rsid w:val="00977B6D"/>
    <w:rsid w:val="009863C5"/>
    <w:rsid w:val="00990A6B"/>
    <w:rsid w:val="00993137"/>
    <w:rsid w:val="00997190"/>
    <w:rsid w:val="009A1C34"/>
    <w:rsid w:val="009A30D5"/>
    <w:rsid w:val="009A7F47"/>
    <w:rsid w:val="009B00A0"/>
    <w:rsid w:val="009B0620"/>
    <w:rsid w:val="009B0A5A"/>
    <w:rsid w:val="009B1985"/>
    <w:rsid w:val="009B5124"/>
    <w:rsid w:val="009B7569"/>
    <w:rsid w:val="009C56F6"/>
    <w:rsid w:val="009D24C3"/>
    <w:rsid w:val="009D5706"/>
    <w:rsid w:val="009D6543"/>
    <w:rsid w:val="009E1D0E"/>
    <w:rsid w:val="009F0725"/>
    <w:rsid w:val="009F266F"/>
    <w:rsid w:val="009F487A"/>
    <w:rsid w:val="009F64F4"/>
    <w:rsid w:val="009F713C"/>
    <w:rsid w:val="00A031DC"/>
    <w:rsid w:val="00A12A57"/>
    <w:rsid w:val="00A2337D"/>
    <w:rsid w:val="00A314A7"/>
    <w:rsid w:val="00A3370C"/>
    <w:rsid w:val="00A342B3"/>
    <w:rsid w:val="00A3485D"/>
    <w:rsid w:val="00A4151E"/>
    <w:rsid w:val="00A44462"/>
    <w:rsid w:val="00A44A58"/>
    <w:rsid w:val="00A5023C"/>
    <w:rsid w:val="00A548CD"/>
    <w:rsid w:val="00A5604D"/>
    <w:rsid w:val="00A57784"/>
    <w:rsid w:val="00A6025D"/>
    <w:rsid w:val="00A64481"/>
    <w:rsid w:val="00A6540E"/>
    <w:rsid w:val="00A663C0"/>
    <w:rsid w:val="00A70CE5"/>
    <w:rsid w:val="00A771D3"/>
    <w:rsid w:val="00A7750F"/>
    <w:rsid w:val="00A8391A"/>
    <w:rsid w:val="00A83D27"/>
    <w:rsid w:val="00A84238"/>
    <w:rsid w:val="00A92CB7"/>
    <w:rsid w:val="00A94292"/>
    <w:rsid w:val="00A96E2B"/>
    <w:rsid w:val="00A979E7"/>
    <w:rsid w:val="00AA2965"/>
    <w:rsid w:val="00AB141D"/>
    <w:rsid w:val="00AB15E7"/>
    <w:rsid w:val="00AB1F2B"/>
    <w:rsid w:val="00AB2590"/>
    <w:rsid w:val="00AB2A4E"/>
    <w:rsid w:val="00AB3540"/>
    <w:rsid w:val="00AB568D"/>
    <w:rsid w:val="00AC0DB5"/>
    <w:rsid w:val="00AC1EFC"/>
    <w:rsid w:val="00AC4050"/>
    <w:rsid w:val="00AC438C"/>
    <w:rsid w:val="00AC5962"/>
    <w:rsid w:val="00AC686A"/>
    <w:rsid w:val="00AD0B83"/>
    <w:rsid w:val="00AD4A62"/>
    <w:rsid w:val="00AD54F6"/>
    <w:rsid w:val="00AD76E2"/>
    <w:rsid w:val="00AE3D90"/>
    <w:rsid w:val="00AE705C"/>
    <w:rsid w:val="00AF2BC6"/>
    <w:rsid w:val="00AF33F9"/>
    <w:rsid w:val="00B00BDB"/>
    <w:rsid w:val="00B01D75"/>
    <w:rsid w:val="00B04918"/>
    <w:rsid w:val="00B069F9"/>
    <w:rsid w:val="00B06AC8"/>
    <w:rsid w:val="00B11E74"/>
    <w:rsid w:val="00B1280E"/>
    <w:rsid w:val="00B14D86"/>
    <w:rsid w:val="00B16F78"/>
    <w:rsid w:val="00B179F4"/>
    <w:rsid w:val="00B21AE9"/>
    <w:rsid w:val="00B276EE"/>
    <w:rsid w:val="00B348B4"/>
    <w:rsid w:val="00B37B36"/>
    <w:rsid w:val="00B46A2A"/>
    <w:rsid w:val="00B46EF7"/>
    <w:rsid w:val="00B47241"/>
    <w:rsid w:val="00B47341"/>
    <w:rsid w:val="00B51252"/>
    <w:rsid w:val="00B52DCC"/>
    <w:rsid w:val="00B55C98"/>
    <w:rsid w:val="00B65688"/>
    <w:rsid w:val="00B67F5E"/>
    <w:rsid w:val="00B73E6E"/>
    <w:rsid w:val="00B75977"/>
    <w:rsid w:val="00B7662D"/>
    <w:rsid w:val="00B80BDE"/>
    <w:rsid w:val="00B811FC"/>
    <w:rsid w:val="00B86418"/>
    <w:rsid w:val="00B9103F"/>
    <w:rsid w:val="00B94A48"/>
    <w:rsid w:val="00BA1782"/>
    <w:rsid w:val="00BB1F0D"/>
    <w:rsid w:val="00BB3425"/>
    <w:rsid w:val="00BB38FC"/>
    <w:rsid w:val="00BB569F"/>
    <w:rsid w:val="00BC057D"/>
    <w:rsid w:val="00BC20B0"/>
    <w:rsid w:val="00BC2499"/>
    <w:rsid w:val="00BC2DE1"/>
    <w:rsid w:val="00BC2E46"/>
    <w:rsid w:val="00BC37CB"/>
    <w:rsid w:val="00BD289A"/>
    <w:rsid w:val="00BD3DA6"/>
    <w:rsid w:val="00BD4090"/>
    <w:rsid w:val="00BD648D"/>
    <w:rsid w:val="00BE0647"/>
    <w:rsid w:val="00BE0D87"/>
    <w:rsid w:val="00BE28F1"/>
    <w:rsid w:val="00BE63A2"/>
    <w:rsid w:val="00BE7922"/>
    <w:rsid w:val="00BF386D"/>
    <w:rsid w:val="00BF4798"/>
    <w:rsid w:val="00BF4AA0"/>
    <w:rsid w:val="00BF62FB"/>
    <w:rsid w:val="00BF78BD"/>
    <w:rsid w:val="00C03384"/>
    <w:rsid w:val="00C118D2"/>
    <w:rsid w:val="00C151D4"/>
    <w:rsid w:val="00C1610D"/>
    <w:rsid w:val="00C165CB"/>
    <w:rsid w:val="00C20C1F"/>
    <w:rsid w:val="00C21038"/>
    <w:rsid w:val="00C22624"/>
    <w:rsid w:val="00C2364A"/>
    <w:rsid w:val="00C25363"/>
    <w:rsid w:val="00C2673C"/>
    <w:rsid w:val="00C34053"/>
    <w:rsid w:val="00C35956"/>
    <w:rsid w:val="00C35FB4"/>
    <w:rsid w:val="00C36D08"/>
    <w:rsid w:val="00C37012"/>
    <w:rsid w:val="00C40A04"/>
    <w:rsid w:val="00C40D1B"/>
    <w:rsid w:val="00C41D77"/>
    <w:rsid w:val="00C44F7C"/>
    <w:rsid w:val="00C453B9"/>
    <w:rsid w:val="00C4767B"/>
    <w:rsid w:val="00C47E39"/>
    <w:rsid w:val="00C53325"/>
    <w:rsid w:val="00C53530"/>
    <w:rsid w:val="00C60785"/>
    <w:rsid w:val="00C61924"/>
    <w:rsid w:val="00C66B07"/>
    <w:rsid w:val="00C723A5"/>
    <w:rsid w:val="00C723D6"/>
    <w:rsid w:val="00C7417E"/>
    <w:rsid w:val="00C7457D"/>
    <w:rsid w:val="00C75404"/>
    <w:rsid w:val="00C84628"/>
    <w:rsid w:val="00C85EF9"/>
    <w:rsid w:val="00C863CD"/>
    <w:rsid w:val="00C90CB2"/>
    <w:rsid w:val="00C927D0"/>
    <w:rsid w:val="00CA4C2B"/>
    <w:rsid w:val="00CA789E"/>
    <w:rsid w:val="00CA7ABF"/>
    <w:rsid w:val="00CC0947"/>
    <w:rsid w:val="00CC39B8"/>
    <w:rsid w:val="00CC7E0C"/>
    <w:rsid w:val="00CD4F64"/>
    <w:rsid w:val="00CE015E"/>
    <w:rsid w:val="00CE459C"/>
    <w:rsid w:val="00CE70F0"/>
    <w:rsid w:val="00CF41E7"/>
    <w:rsid w:val="00CF4F54"/>
    <w:rsid w:val="00CF553A"/>
    <w:rsid w:val="00CF56A5"/>
    <w:rsid w:val="00D0073A"/>
    <w:rsid w:val="00D01B58"/>
    <w:rsid w:val="00D056C9"/>
    <w:rsid w:val="00D07833"/>
    <w:rsid w:val="00D1205D"/>
    <w:rsid w:val="00D13C50"/>
    <w:rsid w:val="00D16C39"/>
    <w:rsid w:val="00D170B6"/>
    <w:rsid w:val="00D17658"/>
    <w:rsid w:val="00D17A40"/>
    <w:rsid w:val="00D22B1C"/>
    <w:rsid w:val="00D22F32"/>
    <w:rsid w:val="00D308E7"/>
    <w:rsid w:val="00D32728"/>
    <w:rsid w:val="00D33280"/>
    <w:rsid w:val="00D33A51"/>
    <w:rsid w:val="00D37D8E"/>
    <w:rsid w:val="00D41C1F"/>
    <w:rsid w:val="00D42A31"/>
    <w:rsid w:val="00D43941"/>
    <w:rsid w:val="00D43EE9"/>
    <w:rsid w:val="00D45900"/>
    <w:rsid w:val="00D521A8"/>
    <w:rsid w:val="00D54AED"/>
    <w:rsid w:val="00D55C9B"/>
    <w:rsid w:val="00D56FAD"/>
    <w:rsid w:val="00D6026B"/>
    <w:rsid w:val="00D60F4D"/>
    <w:rsid w:val="00D62594"/>
    <w:rsid w:val="00D62FAA"/>
    <w:rsid w:val="00D641DB"/>
    <w:rsid w:val="00D66789"/>
    <w:rsid w:val="00D705BE"/>
    <w:rsid w:val="00D70FD6"/>
    <w:rsid w:val="00D7228C"/>
    <w:rsid w:val="00D75E7E"/>
    <w:rsid w:val="00D765D4"/>
    <w:rsid w:val="00D76C69"/>
    <w:rsid w:val="00D83A9B"/>
    <w:rsid w:val="00D8522C"/>
    <w:rsid w:val="00D85890"/>
    <w:rsid w:val="00D87781"/>
    <w:rsid w:val="00D93B26"/>
    <w:rsid w:val="00DA22DA"/>
    <w:rsid w:val="00DA32F9"/>
    <w:rsid w:val="00DA4B8A"/>
    <w:rsid w:val="00DA6632"/>
    <w:rsid w:val="00DB23C3"/>
    <w:rsid w:val="00DB30E7"/>
    <w:rsid w:val="00DB5459"/>
    <w:rsid w:val="00DB6BD3"/>
    <w:rsid w:val="00DC2B79"/>
    <w:rsid w:val="00DC5E56"/>
    <w:rsid w:val="00DC62AF"/>
    <w:rsid w:val="00DC639D"/>
    <w:rsid w:val="00DC6D33"/>
    <w:rsid w:val="00DD0DA3"/>
    <w:rsid w:val="00DD0ED5"/>
    <w:rsid w:val="00DE16BB"/>
    <w:rsid w:val="00DE3F68"/>
    <w:rsid w:val="00DE5FDE"/>
    <w:rsid w:val="00DE743F"/>
    <w:rsid w:val="00DF04BC"/>
    <w:rsid w:val="00E002BC"/>
    <w:rsid w:val="00E0073E"/>
    <w:rsid w:val="00E00AA2"/>
    <w:rsid w:val="00E0183E"/>
    <w:rsid w:val="00E03313"/>
    <w:rsid w:val="00E03722"/>
    <w:rsid w:val="00E076CE"/>
    <w:rsid w:val="00E10EEA"/>
    <w:rsid w:val="00E15684"/>
    <w:rsid w:val="00E15968"/>
    <w:rsid w:val="00E16A68"/>
    <w:rsid w:val="00E2071E"/>
    <w:rsid w:val="00E20757"/>
    <w:rsid w:val="00E21AC4"/>
    <w:rsid w:val="00E24022"/>
    <w:rsid w:val="00E25A5B"/>
    <w:rsid w:val="00E26336"/>
    <w:rsid w:val="00E30744"/>
    <w:rsid w:val="00E325CE"/>
    <w:rsid w:val="00E35138"/>
    <w:rsid w:val="00E3522C"/>
    <w:rsid w:val="00E401BE"/>
    <w:rsid w:val="00E44267"/>
    <w:rsid w:val="00E45FD6"/>
    <w:rsid w:val="00E503A4"/>
    <w:rsid w:val="00E52DE0"/>
    <w:rsid w:val="00E55375"/>
    <w:rsid w:val="00E62FA8"/>
    <w:rsid w:val="00E65FD9"/>
    <w:rsid w:val="00E70BC7"/>
    <w:rsid w:val="00E72A73"/>
    <w:rsid w:val="00E77670"/>
    <w:rsid w:val="00E81FBA"/>
    <w:rsid w:val="00E85051"/>
    <w:rsid w:val="00E855F5"/>
    <w:rsid w:val="00E86A00"/>
    <w:rsid w:val="00E90842"/>
    <w:rsid w:val="00E90C12"/>
    <w:rsid w:val="00E913DD"/>
    <w:rsid w:val="00E92651"/>
    <w:rsid w:val="00E944BF"/>
    <w:rsid w:val="00E9678B"/>
    <w:rsid w:val="00E96F12"/>
    <w:rsid w:val="00E97A42"/>
    <w:rsid w:val="00EA44ED"/>
    <w:rsid w:val="00EA5269"/>
    <w:rsid w:val="00EB2B24"/>
    <w:rsid w:val="00EB542D"/>
    <w:rsid w:val="00EB6C2B"/>
    <w:rsid w:val="00EB70A1"/>
    <w:rsid w:val="00EC3D4F"/>
    <w:rsid w:val="00EC4726"/>
    <w:rsid w:val="00ED03BD"/>
    <w:rsid w:val="00ED2D5B"/>
    <w:rsid w:val="00EE08E8"/>
    <w:rsid w:val="00EE2B4B"/>
    <w:rsid w:val="00EE2EE9"/>
    <w:rsid w:val="00EE5FA7"/>
    <w:rsid w:val="00EF047E"/>
    <w:rsid w:val="00F016CB"/>
    <w:rsid w:val="00F0416F"/>
    <w:rsid w:val="00F0518D"/>
    <w:rsid w:val="00F053D6"/>
    <w:rsid w:val="00F05C41"/>
    <w:rsid w:val="00F05F66"/>
    <w:rsid w:val="00F066DB"/>
    <w:rsid w:val="00F06BE6"/>
    <w:rsid w:val="00F07C10"/>
    <w:rsid w:val="00F10095"/>
    <w:rsid w:val="00F114F9"/>
    <w:rsid w:val="00F11BA9"/>
    <w:rsid w:val="00F12EDB"/>
    <w:rsid w:val="00F163C5"/>
    <w:rsid w:val="00F25B92"/>
    <w:rsid w:val="00F25D38"/>
    <w:rsid w:val="00F25D58"/>
    <w:rsid w:val="00F30ED5"/>
    <w:rsid w:val="00F32A09"/>
    <w:rsid w:val="00F3742B"/>
    <w:rsid w:val="00F44129"/>
    <w:rsid w:val="00F46BF9"/>
    <w:rsid w:val="00F512AF"/>
    <w:rsid w:val="00F54624"/>
    <w:rsid w:val="00F54DA4"/>
    <w:rsid w:val="00F56C27"/>
    <w:rsid w:val="00F6077A"/>
    <w:rsid w:val="00F64C33"/>
    <w:rsid w:val="00F65BB6"/>
    <w:rsid w:val="00F71564"/>
    <w:rsid w:val="00F7333C"/>
    <w:rsid w:val="00F736C3"/>
    <w:rsid w:val="00F73C0D"/>
    <w:rsid w:val="00F77F5B"/>
    <w:rsid w:val="00F818BC"/>
    <w:rsid w:val="00F82E71"/>
    <w:rsid w:val="00F90175"/>
    <w:rsid w:val="00F90ABA"/>
    <w:rsid w:val="00F918D3"/>
    <w:rsid w:val="00F9400B"/>
    <w:rsid w:val="00F945B6"/>
    <w:rsid w:val="00F958A2"/>
    <w:rsid w:val="00F96480"/>
    <w:rsid w:val="00FA21C8"/>
    <w:rsid w:val="00FA2B0D"/>
    <w:rsid w:val="00FA2F84"/>
    <w:rsid w:val="00FA7CEE"/>
    <w:rsid w:val="00FB60E4"/>
    <w:rsid w:val="00FB767D"/>
    <w:rsid w:val="00FC121E"/>
    <w:rsid w:val="00FC5E49"/>
    <w:rsid w:val="00FC71EB"/>
    <w:rsid w:val="00FC758F"/>
    <w:rsid w:val="00FD22F5"/>
    <w:rsid w:val="00FD34C2"/>
    <w:rsid w:val="00FD4E06"/>
    <w:rsid w:val="00FE0E7A"/>
    <w:rsid w:val="00FE162E"/>
    <w:rsid w:val="00FE1888"/>
    <w:rsid w:val="00FE2231"/>
    <w:rsid w:val="00FE2E80"/>
    <w:rsid w:val="00FE5FF2"/>
    <w:rsid w:val="00FF015C"/>
    <w:rsid w:val="00FF056D"/>
    <w:rsid w:val="00FF0827"/>
    <w:rsid w:val="00FF412B"/>
    <w:rsid w:val="00FF44EE"/>
    <w:rsid w:val="00FF6FE6"/>
    <w:rsid w:val="0D1786A6"/>
    <w:rsid w:val="113E272E"/>
    <w:rsid w:val="787BCC0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061FF"/>
  <w15:chartTrackingRefBased/>
  <w15:docId w15:val="{C46209B6-898B-4C2B-8845-34B133F29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it-IT"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B7E90"/>
    <w:pPr>
      <w:spacing w:before="240"/>
      <w:jc w:val="left"/>
    </w:pPr>
    <w:rPr>
      <w:sz w:val="18"/>
    </w:rPr>
  </w:style>
  <w:style w:type="paragraph" w:styleId="Titolo1">
    <w:name w:val="heading 1"/>
    <w:aliases w:val="t1,level 1,Level 1 Head,H1,heading 1,Titolo 1.gf,T1,Header1,h1,Part,toc 1,ITT t1,PA Chapter,Livello 1,TE,Title1,Capitolo,SAHeading 1,Titolo1,Sezione,fjb1,1,rlhead1,II+,I,H11,H12,H13,H14,H15,H16,H17,H18,H111,H121,H131,H141,H151,H161,H171,H19"/>
    <w:basedOn w:val="Normale"/>
    <w:next w:val="Normale"/>
    <w:link w:val="Titolo1Carattere"/>
    <w:autoRedefine/>
    <w:qFormat/>
    <w:rsid w:val="009D24C3"/>
    <w:pPr>
      <w:keepNext/>
      <w:numPr>
        <w:numId w:val="1"/>
      </w:numPr>
      <w:pBdr>
        <w:bottom w:val="single" w:sz="2" w:space="1" w:color="BFBFBF" w:themeColor="background1" w:themeShade="BF"/>
      </w:pBdr>
      <w:spacing w:before="300" w:after="40"/>
      <w:outlineLvl w:val="0"/>
    </w:pPr>
    <w:rPr>
      <w:b/>
      <w:caps/>
      <w:color w:val="C51B88" w:themeColor="accent1"/>
      <w:spacing w:val="5"/>
      <w:sz w:val="24"/>
      <w:szCs w:val="32"/>
    </w:rPr>
  </w:style>
  <w:style w:type="paragraph" w:styleId="Titolo2">
    <w:name w:val="heading 2"/>
    <w:aliases w:val="Attribute Heading 2,h2,2,Header 2,l2,Level 2 Head,H2,heading 2,Titolo 2.gf,2 Heading,2ndOrd (A.),Appendix Title,ah1,A1,Main Hd,Second-Order Heading,tITOLO 2,T2,ITT t2,PA Major Section,Livello 2,R2,H21,TE Heading 2,2nd level,título 2,Title2,(1."/>
    <w:basedOn w:val="Normale"/>
    <w:next w:val="Normale"/>
    <w:link w:val="Titolo2Carattere"/>
    <w:uiPriority w:val="9"/>
    <w:unhideWhenUsed/>
    <w:qFormat/>
    <w:rsid w:val="00BE0D87"/>
    <w:pPr>
      <w:numPr>
        <w:ilvl w:val="1"/>
        <w:numId w:val="1"/>
      </w:numPr>
      <w:spacing w:after="80"/>
      <w:outlineLvl w:val="1"/>
    </w:pPr>
    <w:rPr>
      <w:rFonts w:eastAsia="Times New Roman" w:cstheme="minorHAnsi"/>
      <w:b/>
      <w:caps/>
      <w:spacing w:val="5"/>
      <w:sz w:val="22"/>
      <w:szCs w:val="28"/>
      <w:shd w:val="clear" w:color="auto" w:fill="FFFFFF"/>
      <w:lang w:val="en-US" w:eastAsia="it-IT"/>
    </w:rPr>
  </w:style>
  <w:style w:type="paragraph" w:styleId="Titolo3">
    <w:name w:val="heading 3"/>
    <w:aliases w:val="Livello 3,heading 3,ITT t3,PA Minor Section,TE Heading,H3,Title3,Headline,Prophead 3,h3,HHHeading,H31,H32,H33,H311,H321,Level 3 Topic Heading,3 Heading,3rdOrd (1.),Unnumbered Head,uh,UH,Third-Order Heading,Org Heading 1,§,§§,N3,Paragrafo,y"/>
    <w:basedOn w:val="Normale"/>
    <w:next w:val="Normale"/>
    <w:link w:val="Titolo3Carattere"/>
    <w:unhideWhenUsed/>
    <w:qFormat/>
    <w:rsid w:val="00BE0D87"/>
    <w:pPr>
      <w:numPr>
        <w:ilvl w:val="2"/>
        <w:numId w:val="1"/>
      </w:numPr>
      <w:spacing w:after="0"/>
      <w:outlineLvl w:val="2"/>
    </w:pPr>
    <w:rPr>
      <w:rFonts w:asciiTheme="majorHAnsi" w:eastAsia="Times New Roman" w:hAnsiTheme="majorHAnsi" w:cstheme="majorHAnsi"/>
      <w:caps/>
      <w:spacing w:val="5"/>
      <w:sz w:val="20"/>
      <w:szCs w:val="24"/>
      <w:shd w:val="clear" w:color="auto" w:fill="FFFFFF"/>
      <w:lang w:eastAsia="it-IT"/>
    </w:rPr>
  </w:style>
  <w:style w:type="paragraph" w:styleId="Titolo4">
    <w:name w:val="heading 4"/>
    <w:aliases w:val="ITT t4,PA Micro Section,4,TE Heading 4,H4"/>
    <w:basedOn w:val="Normale"/>
    <w:next w:val="Normale"/>
    <w:link w:val="Titolo4Carattere"/>
    <w:unhideWhenUsed/>
    <w:qFormat/>
    <w:rsid w:val="00D521A8"/>
    <w:pPr>
      <w:numPr>
        <w:ilvl w:val="3"/>
        <w:numId w:val="1"/>
      </w:numPr>
      <w:spacing w:after="0"/>
      <w:outlineLvl w:val="3"/>
    </w:pPr>
    <w:rPr>
      <w:rFonts w:asciiTheme="majorHAnsi" w:hAnsiTheme="majorHAnsi" w:cstheme="majorHAnsi"/>
      <w:caps/>
      <w:spacing w:val="10"/>
      <w:szCs w:val="22"/>
      <w:lang w:val="en-US"/>
    </w:rPr>
  </w:style>
  <w:style w:type="paragraph" w:styleId="Titolo5">
    <w:name w:val="heading 5"/>
    <w:basedOn w:val="Normale"/>
    <w:next w:val="Normale"/>
    <w:link w:val="Titolo5Carattere"/>
    <w:autoRedefine/>
    <w:uiPriority w:val="9"/>
    <w:unhideWhenUsed/>
    <w:qFormat/>
    <w:rsid w:val="00A979E7"/>
    <w:pPr>
      <w:numPr>
        <w:ilvl w:val="4"/>
        <w:numId w:val="1"/>
      </w:numPr>
      <w:spacing w:before="200" w:after="0"/>
      <w:outlineLvl w:val="4"/>
    </w:pPr>
    <w:rPr>
      <w:caps/>
      <w:color w:val="C51B88" w:themeColor="accent1"/>
      <w:spacing w:val="10"/>
      <w:szCs w:val="26"/>
    </w:rPr>
  </w:style>
  <w:style w:type="paragraph" w:styleId="Titolo6">
    <w:name w:val="heading 6"/>
    <w:aliases w:val="ITT t6,PA Appendix,H6,Appendix 2,Ref Heading 3,rh3,h6,Third Subheading,Ref Heading 31,rh31,Ref Heading 32,rh32,h61,Third Subheading1,Ref Heading 33,rh33,Ref Heading 34,rh34,h62,Third Subheading2,Ref Heading 35,rh35,Ref Heading 36,rh36,rh37"/>
    <w:basedOn w:val="Normale"/>
    <w:next w:val="Normale"/>
    <w:link w:val="Titolo6Carattere"/>
    <w:autoRedefine/>
    <w:unhideWhenUsed/>
    <w:qFormat/>
    <w:rsid w:val="00A979E7"/>
    <w:pPr>
      <w:numPr>
        <w:ilvl w:val="5"/>
        <w:numId w:val="1"/>
      </w:numPr>
      <w:spacing w:after="0"/>
      <w:outlineLvl w:val="5"/>
    </w:pPr>
    <w:rPr>
      <w:smallCaps/>
      <w:color w:val="C51B88" w:themeColor="accent1"/>
      <w:spacing w:val="5"/>
      <w:sz w:val="22"/>
    </w:rPr>
  </w:style>
  <w:style w:type="paragraph" w:styleId="Titolo7">
    <w:name w:val="heading 7"/>
    <w:aliases w:val="ITT t7,PA Appendix Major,Appendix,App Heading1"/>
    <w:basedOn w:val="Normale"/>
    <w:next w:val="Normale"/>
    <w:link w:val="Titolo7Carattere"/>
    <w:unhideWhenUsed/>
    <w:qFormat/>
    <w:rsid w:val="00104EA6"/>
    <w:pPr>
      <w:numPr>
        <w:ilvl w:val="6"/>
        <w:numId w:val="1"/>
      </w:numPr>
      <w:spacing w:after="0"/>
      <w:outlineLvl w:val="6"/>
    </w:pPr>
    <w:rPr>
      <w:b/>
      <w:smallCaps/>
      <w:color w:val="2EDCE6" w:themeColor="accent2"/>
      <w:spacing w:val="10"/>
    </w:rPr>
  </w:style>
  <w:style w:type="paragraph" w:styleId="Titolo8">
    <w:name w:val="heading 8"/>
    <w:aliases w:val="ITT t8,PA Appendix Minor"/>
    <w:basedOn w:val="Normale"/>
    <w:next w:val="Normale"/>
    <w:link w:val="Titolo8Carattere"/>
    <w:unhideWhenUsed/>
    <w:qFormat/>
    <w:rsid w:val="00104EA6"/>
    <w:pPr>
      <w:numPr>
        <w:ilvl w:val="7"/>
        <w:numId w:val="1"/>
      </w:numPr>
      <w:spacing w:after="0"/>
      <w:outlineLvl w:val="7"/>
    </w:pPr>
    <w:rPr>
      <w:b/>
      <w:i/>
      <w:smallCaps/>
      <w:color w:val="16AFB8" w:themeColor="accent2" w:themeShade="BF"/>
    </w:rPr>
  </w:style>
  <w:style w:type="paragraph" w:styleId="Titolo9">
    <w:name w:val="heading 9"/>
    <w:aliases w:val="ITT t9,App Heading,App Heading2,App Heading3,App Heading4,App Heading5,App Heading6"/>
    <w:basedOn w:val="Normale"/>
    <w:next w:val="Normale"/>
    <w:link w:val="Titolo9Carattere"/>
    <w:unhideWhenUsed/>
    <w:qFormat/>
    <w:rsid w:val="00104EA6"/>
    <w:pPr>
      <w:numPr>
        <w:ilvl w:val="8"/>
        <w:numId w:val="1"/>
      </w:numPr>
      <w:spacing w:after="0"/>
      <w:outlineLvl w:val="8"/>
    </w:pPr>
    <w:rPr>
      <w:b/>
      <w:i/>
      <w:smallCaps/>
      <w:color w:val="0E747A" w:themeColor="accent2" w:themeShade="7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basedOn w:val="Normale"/>
    <w:link w:val="NessunaspaziaturaCarattere"/>
    <w:uiPriority w:val="1"/>
    <w:rsid w:val="00104EA6"/>
    <w:pPr>
      <w:spacing w:after="0" w:line="240" w:lineRule="auto"/>
    </w:pPr>
  </w:style>
  <w:style w:type="character" w:customStyle="1" w:styleId="NessunaspaziaturaCarattere">
    <w:name w:val="Nessuna spaziatura Carattere"/>
    <w:basedOn w:val="Carpredefinitoparagrafo"/>
    <w:link w:val="Nessunaspaziatura"/>
    <w:uiPriority w:val="1"/>
    <w:rsid w:val="00104EA6"/>
  </w:style>
  <w:style w:type="paragraph" w:styleId="Intestazione">
    <w:name w:val="header"/>
    <w:basedOn w:val="Normale"/>
    <w:link w:val="IntestazioneCarattere"/>
    <w:uiPriority w:val="99"/>
    <w:unhideWhenUsed/>
    <w:rsid w:val="00A96E2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96E2B"/>
  </w:style>
  <w:style w:type="paragraph" w:styleId="Pidipagina">
    <w:name w:val="footer"/>
    <w:basedOn w:val="Normale"/>
    <w:link w:val="PidipaginaCarattere"/>
    <w:uiPriority w:val="99"/>
    <w:unhideWhenUsed/>
    <w:rsid w:val="00A96E2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96E2B"/>
  </w:style>
  <w:style w:type="character" w:styleId="Testosegnaposto">
    <w:name w:val="Placeholder Text"/>
    <w:basedOn w:val="Carpredefinitoparagrafo"/>
    <w:uiPriority w:val="99"/>
    <w:semiHidden/>
    <w:rsid w:val="008B627A"/>
    <w:rPr>
      <w:color w:val="808080"/>
    </w:rPr>
  </w:style>
  <w:style w:type="character" w:customStyle="1" w:styleId="Titolo1Carattere">
    <w:name w:val="Titolo 1 Carattere"/>
    <w:aliases w:val="t1 Carattere,level 1 Carattere,Level 1 Head Carattere,H1 Carattere,heading 1 Carattere,Titolo 1.gf Carattere,T1 Carattere,Header1 Carattere,h1 Carattere,Part Carattere,toc 1 Carattere,ITT t1 Carattere,PA Chapter Carattere,TE Carattere"/>
    <w:basedOn w:val="Carpredefinitoparagrafo"/>
    <w:link w:val="Titolo1"/>
    <w:rsid w:val="009D24C3"/>
    <w:rPr>
      <w:b/>
      <w:caps/>
      <w:color w:val="C51B88" w:themeColor="accent1"/>
      <w:spacing w:val="5"/>
      <w:sz w:val="24"/>
      <w:szCs w:val="32"/>
    </w:rPr>
  </w:style>
  <w:style w:type="character" w:customStyle="1" w:styleId="Titolo2Carattere">
    <w:name w:val="Titolo 2 Carattere"/>
    <w:aliases w:val="Attribute Heading 2 Carattere,h2 Carattere,2 Carattere,Header 2 Carattere,l2 Carattere,Level 2 Head Carattere,H2 Carattere,heading 2 Carattere,Titolo 2.gf Carattere,2 Heading Carattere,2ndOrd (A.) Carattere,Appendix Title Carattere"/>
    <w:basedOn w:val="Carpredefinitoparagrafo"/>
    <w:link w:val="Titolo2"/>
    <w:uiPriority w:val="9"/>
    <w:rsid w:val="00BE0D87"/>
    <w:rPr>
      <w:rFonts w:eastAsia="Times New Roman" w:cstheme="minorHAnsi"/>
      <w:b/>
      <w:caps/>
      <w:spacing w:val="5"/>
      <w:sz w:val="22"/>
      <w:szCs w:val="28"/>
      <w:lang w:val="en-US" w:eastAsia="it-IT"/>
    </w:rPr>
  </w:style>
  <w:style w:type="character" w:customStyle="1" w:styleId="Titolo3Carattere">
    <w:name w:val="Titolo 3 Carattere"/>
    <w:aliases w:val="Livello 3 Carattere,heading 3 Carattere,ITT t3 Carattere,PA Minor Section Carattere,TE Heading Carattere,H3 Carattere,Title3 Carattere,Headline Carattere,Prophead 3 Carattere,h3 Carattere,HHHeading Carattere,H31 Carattere,uh Carattere"/>
    <w:basedOn w:val="Carpredefinitoparagrafo"/>
    <w:link w:val="Titolo3"/>
    <w:rsid w:val="00BE0D87"/>
    <w:rPr>
      <w:rFonts w:asciiTheme="majorHAnsi" w:eastAsia="Times New Roman" w:hAnsiTheme="majorHAnsi" w:cstheme="majorHAnsi"/>
      <w:caps/>
      <w:spacing w:val="5"/>
      <w:szCs w:val="24"/>
      <w:lang w:eastAsia="it-IT"/>
    </w:rPr>
  </w:style>
  <w:style w:type="character" w:customStyle="1" w:styleId="Titolo4Carattere">
    <w:name w:val="Titolo 4 Carattere"/>
    <w:aliases w:val="ITT t4 Carattere,PA Micro Section Carattere,4 Carattere,TE Heading 4 Carattere,H4 Carattere"/>
    <w:basedOn w:val="Carpredefinitoparagrafo"/>
    <w:link w:val="Titolo4"/>
    <w:rsid w:val="00D521A8"/>
    <w:rPr>
      <w:rFonts w:asciiTheme="majorHAnsi" w:hAnsiTheme="majorHAnsi" w:cstheme="majorHAnsi"/>
      <w:caps/>
      <w:spacing w:val="10"/>
      <w:sz w:val="18"/>
      <w:szCs w:val="22"/>
      <w:lang w:val="en-US"/>
    </w:rPr>
  </w:style>
  <w:style w:type="character" w:customStyle="1" w:styleId="Titolo5Carattere">
    <w:name w:val="Titolo 5 Carattere"/>
    <w:basedOn w:val="Carpredefinitoparagrafo"/>
    <w:link w:val="Titolo5"/>
    <w:uiPriority w:val="9"/>
    <w:rsid w:val="00A979E7"/>
    <w:rPr>
      <w:caps/>
      <w:color w:val="C51B88" w:themeColor="accent1"/>
      <w:spacing w:val="10"/>
      <w:sz w:val="18"/>
      <w:szCs w:val="26"/>
    </w:rPr>
  </w:style>
  <w:style w:type="character" w:customStyle="1" w:styleId="Titolo6Carattere">
    <w:name w:val="Titolo 6 Carattere"/>
    <w:aliases w:val="ITT t6 Carattere,PA Appendix Carattere,H6 Carattere,Appendix 2 Carattere,Ref Heading 3 Carattere,rh3 Carattere,h6 Carattere,Third Subheading Carattere,Ref Heading 31 Carattere,rh31 Carattere,Ref Heading 32 Carattere,rh32 Carattere"/>
    <w:basedOn w:val="Carpredefinitoparagrafo"/>
    <w:link w:val="Titolo6"/>
    <w:rsid w:val="00A979E7"/>
    <w:rPr>
      <w:smallCaps/>
      <w:color w:val="C51B88" w:themeColor="accent1"/>
      <w:spacing w:val="5"/>
      <w:sz w:val="22"/>
    </w:rPr>
  </w:style>
  <w:style w:type="character" w:customStyle="1" w:styleId="Titolo7Carattere">
    <w:name w:val="Titolo 7 Carattere"/>
    <w:aliases w:val="ITT t7 Carattere,PA Appendix Major Carattere,Appendix Carattere,App Heading1 Carattere"/>
    <w:basedOn w:val="Carpredefinitoparagrafo"/>
    <w:link w:val="Titolo7"/>
    <w:rsid w:val="00104EA6"/>
    <w:rPr>
      <w:b/>
      <w:smallCaps/>
      <w:color w:val="2EDCE6" w:themeColor="accent2"/>
      <w:spacing w:val="10"/>
      <w:sz w:val="18"/>
    </w:rPr>
  </w:style>
  <w:style w:type="character" w:customStyle="1" w:styleId="Titolo8Carattere">
    <w:name w:val="Titolo 8 Carattere"/>
    <w:aliases w:val="ITT t8 Carattere,PA Appendix Minor Carattere"/>
    <w:basedOn w:val="Carpredefinitoparagrafo"/>
    <w:link w:val="Titolo8"/>
    <w:rsid w:val="00104EA6"/>
    <w:rPr>
      <w:b/>
      <w:i/>
      <w:smallCaps/>
      <w:color w:val="16AFB8" w:themeColor="accent2" w:themeShade="BF"/>
      <w:sz w:val="18"/>
    </w:rPr>
  </w:style>
  <w:style w:type="character" w:customStyle="1" w:styleId="Titolo9Carattere">
    <w:name w:val="Titolo 9 Carattere"/>
    <w:aliases w:val="ITT t9 Carattere,App Heading Carattere,App Heading2 Carattere,App Heading3 Carattere,App Heading4 Carattere,App Heading5 Carattere,App Heading6 Carattere"/>
    <w:basedOn w:val="Carpredefinitoparagrafo"/>
    <w:link w:val="Titolo9"/>
    <w:rsid w:val="00104EA6"/>
    <w:rPr>
      <w:b/>
      <w:i/>
      <w:smallCaps/>
      <w:color w:val="0E747A" w:themeColor="accent2" w:themeShade="7F"/>
      <w:sz w:val="18"/>
    </w:rPr>
  </w:style>
  <w:style w:type="paragraph" w:styleId="Didascalia">
    <w:name w:val="caption"/>
    <w:basedOn w:val="Normale"/>
    <w:next w:val="Normale"/>
    <w:uiPriority w:val="35"/>
    <w:semiHidden/>
    <w:unhideWhenUsed/>
    <w:qFormat/>
    <w:rsid w:val="00104EA6"/>
    <w:rPr>
      <w:b/>
      <w:bCs/>
      <w:caps/>
      <w:sz w:val="16"/>
      <w:szCs w:val="18"/>
    </w:rPr>
  </w:style>
  <w:style w:type="paragraph" w:styleId="Titolo">
    <w:name w:val="Title"/>
    <w:basedOn w:val="Normale"/>
    <w:next w:val="Normale"/>
    <w:link w:val="TitoloCarattere"/>
    <w:uiPriority w:val="10"/>
    <w:qFormat/>
    <w:rsid w:val="00104EA6"/>
    <w:pPr>
      <w:pBdr>
        <w:top w:val="single" w:sz="12" w:space="1" w:color="2EDCE6" w:themeColor="accent2"/>
      </w:pBdr>
      <w:spacing w:line="240" w:lineRule="auto"/>
      <w:jc w:val="right"/>
    </w:pPr>
    <w:rPr>
      <w:smallCaps/>
      <w:sz w:val="48"/>
      <w:szCs w:val="48"/>
    </w:rPr>
  </w:style>
  <w:style w:type="character" w:customStyle="1" w:styleId="TitoloCarattere">
    <w:name w:val="Titolo Carattere"/>
    <w:basedOn w:val="Carpredefinitoparagrafo"/>
    <w:link w:val="Titolo"/>
    <w:uiPriority w:val="10"/>
    <w:rsid w:val="00104EA6"/>
    <w:rPr>
      <w:smallCaps/>
      <w:sz w:val="48"/>
      <w:szCs w:val="48"/>
    </w:rPr>
  </w:style>
  <w:style w:type="paragraph" w:styleId="Sottotitolo">
    <w:name w:val="Subtitle"/>
    <w:basedOn w:val="Normale"/>
    <w:next w:val="Normale"/>
    <w:link w:val="SottotitoloCarattere"/>
    <w:uiPriority w:val="11"/>
    <w:qFormat/>
    <w:rsid w:val="00A3485D"/>
    <w:pPr>
      <w:spacing w:after="720" w:line="240" w:lineRule="auto"/>
      <w:jc w:val="right"/>
    </w:pPr>
    <w:rPr>
      <w:rFonts w:asciiTheme="majorHAnsi" w:eastAsiaTheme="majorEastAsia" w:hAnsiTheme="majorHAnsi" w:cstheme="majorBidi"/>
      <w:szCs w:val="22"/>
    </w:rPr>
  </w:style>
  <w:style w:type="character" w:customStyle="1" w:styleId="SottotitoloCarattere">
    <w:name w:val="Sottotitolo Carattere"/>
    <w:basedOn w:val="Carpredefinitoparagrafo"/>
    <w:link w:val="Sottotitolo"/>
    <w:uiPriority w:val="11"/>
    <w:rsid w:val="00A3485D"/>
    <w:rPr>
      <w:rFonts w:asciiTheme="majorHAnsi" w:eastAsiaTheme="majorEastAsia" w:hAnsiTheme="majorHAnsi" w:cstheme="majorBidi"/>
      <w:szCs w:val="22"/>
    </w:rPr>
  </w:style>
  <w:style w:type="character" w:styleId="Enfasigrassetto">
    <w:name w:val="Strong"/>
    <w:uiPriority w:val="22"/>
    <w:qFormat/>
    <w:rsid w:val="000C4A94"/>
    <w:rPr>
      <w:rFonts w:asciiTheme="minorHAnsi" w:hAnsiTheme="minorHAnsi"/>
      <w:b/>
      <w:color w:val="C51B88" w:themeColor="accent1"/>
    </w:rPr>
  </w:style>
  <w:style w:type="character" w:styleId="Enfasicorsivo">
    <w:name w:val="Emphasis"/>
    <w:uiPriority w:val="20"/>
    <w:qFormat/>
    <w:rsid w:val="00104EA6"/>
    <w:rPr>
      <w:b/>
      <w:i/>
      <w:spacing w:val="10"/>
    </w:rPr>
  </w:style>
  <w:style w:type="paragraph" w:styleId="Paragrafoelenco">
    <w:name w:val="List Paragraph"/>
    <w:aliases w:val="Numeri tabella,Paragrafo elenco 2,Elenco numerato,Paragrafo indentato,Bullet edison,Bullet List,FooterText,numbered,Paragraphe de liste1,Bulletr List Paragraph,列出段落,列出段落1,List Paragraph21,Listeafsnit1,Parágrafo da Lista1,lp1,Liste GS"/>
    <w:basedOn w:val="Normale"/>
    <w:link w:val="ParagrafoelencoCarattere"/>
    <w:uiPriority w:val="34"/>
    <w:qFormat/>
    <w:rsid w:val="00104EA6"/>
    <w:pPr>
      <w:ind w:left="720"/>
      <w:contextualSpacing/>
    </w:pPr>
  </w:style>
  <w:style w:type="paragraph" w:styleId="Citazione">
    <w:name w:val="Quote"/>
    <w:basedOn w:val="Normale"/>
    <w:next w:val="Normale"/>
    <w:link w:val="CitazioneCarattere"/>
    <w:uiPriority w:val="29"/>
    <w:qFormat/>
    <w:rsid w:val="00104EA6"/>
    <w:rPr>
      <w:i/>
    </w:rPr>
  </w:style>
  <w:style w:type="character" w:customStyle="1" w:styleId="CitazioneCarattere">
    <w:name w:val="Citazione Carattere"/>
    <w:basedOn w:val="Carpredefinitoparagrafo"/>
    <w:link w:val="Citazione"/>
    <w:uiPriority w:val="29"/>
    <w:rsid w:val="00104EA6"/>
    <w:rPr>
      <w:i/>
    </w:rPr>
  </w:style>
  <w:style w:type="paragraph" w:styleId="Citazioneintensa">
    <w:name w:val="Intense Quote"/>
    <w:basedOn w:val="Normale"/>
    <w:next w:val="Normale"/>
    <w:link w:val="CitazioneintensaCarattere"/>
    <w:autoRedefine/>
    <w:uiPriority w:val="30"/>
    <w:qFormat/>
    <w:rsid w:val="000C4A94"/>
    <w:pPr>
      <w:framePr w:wrap="notBeside" w:vAnchor="text" w:hAnchor="text" w:y="1"/>
      <w:pBdr>
        <w:top w:val="single" w:sz="2" w:space="10" w:color="BFBFBF" w:themeColor="background1" w:themeShade="BF"/>
        <w:bottom w:val="single" w:sz="2" w:space="10" w:color="BFBFBF" w:themeColor="background1" w:themeShade="BF"/>
      </w:pBdr>
      <w:spacing w:before="0" w:after="0" w:line="240" w:lineRule="auto"/>
      <w:ind w:left="567" w:right="567"/>
      <w:jc w:val="both"/>
    </w:pPr>
    <w:rPr>
      <w:caps/>
      <w:color w:val="C51B88" w:themeColor="accent1"/>
    </w:rPr>
  </w:style>
  <w:style w:type="character" w:customStyle="1" w:styleId="CitazioneintensaCarattere">
    <w:name w:val="Citazione intensa Carattere"/>
    <w:basedOn w:val="Carpredefinitoparagrafo"/>
    <w:link w:val="Citazioneintensa"/>
    <w:uiPriority w:val="30"/>
    <w:rsid w:val="000C4A94"/>
    <w:rPr>
      <w:caps/>
      <w:color w:val="C51B88" w:themeColor="accent1"/>
      <w:sz w:val="18"/>
    </w:rPr>
  </w:style>
  <w:style w:type="character" w:styleId="Enfasidelicata">
    <w:name w:val="Subtle Emphasis"/>
    <w:uiPriority w:val="19"/>
    <w:qFormat/>
    <w:rsid w:val="00104EA6"/>
    <w:rPr>
      <w:i/>
    </w:rPr>
  </w:style>
  <w:style w:type="character" w:styleId="Enfasiintensa">
    <w:name w:val="Intense Emphasis"/>
    <w:uiPriority w:val="21"/>
    <w:qFormat/>
    <w:rsid w:val="00A979E7"/>
    <w:rPr>
      <w:b/>
      <w:i/>
      <w:color w:val="C51B88" w:themeColor="accent1"/>
      <w:spacing w:val="10"/>
    </w:rPr>
  </w:style>
  <w:style w:type="character" w:styleId="Riferimentodelicato">
    <w:name w:val="Subtle Reference"/>
    <w:uiPriority w:val="31"/>
    <w:qFormat/>
    <w:rsid w:val="00104EA6"/>
    <w:rPr>
      <w:b/>
    </w:rPr>
  </w:style>
  <w:style w:type="character" w:styleId="Riferimentointenso">
    <w:name w:val="Intense Reference"/>
    <w:uiPriority w:val="32"/>
    <w:qFormat/>
    <w:rsid w:val="00104EA6"/>
    <w:rPr>
      <w:b/>
      <w:bCs/>
      <w:smallCaps/>
      <w:spacing w:val="5"/>
      <w:sz w:val="22"/>
      <w:szCs w:val="22"/>
      <w:u w:val="single"/>
    </w:rPr>
  </w:style>
  <w:style w:type="character" w:styleId="Titolodellibro">
    <w:name w:val="Book Title"/>
    <w:uiPriority w:val="33"/>
    <w:qFormat/>
    <w:rsid w:val="00104EA6"/>
    <w:rPr>
      <w:rFonts w:asciiTheme="majorHAnsi" w:eastAsiaTheme="majorEastAsia" w:hAnsiTheme="majorHAnsi" w:cstheme="majorBidi"/>
      <w:i/>
      <w:iCs/>
      <w:sz w:val="20"/>
      <w:szCs w:val="20"/>
    </w:rPr>
  </w:style>
  <w:style w:type="paragraph" w:styleId="Titolosommario">
    <w:name w:val="TOC Heading"/>
    <w:next w:val="Normale"/>
    <w:uiPriority w:val="39"/>
    <w:unhideWhenUsed/>
    <w:qFormat/>
    <w:rsid w:val="00FE162E"/>
    <w:rPr>
      <w:caps/>
      <w:spacing w:val="5"/>
      <w:sz w:val="24"/>
      <w:szCs w:val="32"/>
    </w:rPr>
  </w:style>
  <w:style w:type="character" w:styleId="Numeropagina">
    <w:name w:val="page number"/>
    <w:basedOn w:val="Carpredefinitoparagrafo"/>
    <w:uiPriority w:val="99"/>
    <w:semiHidden/>
    <w:unhideWhenUsed/>
    <w:rsid w:val="00104EA6"/>
  </w:style>
  <w:style w:type="paragraph" w:styleId="Sommario1">
    <w:name w:val="toc 1"/>
    <w:basedOn w:val="Normale"/>
    <w:next w:val="Normale"/>
    <w:autoRedefine/>
    <w:uiPriority w:val="39"/>
    <w:unhideWhenUsed/>
    <w:rsid w:val="000C4A94"/>
    <w:pPr>
      <w:spacing w:before="0" w:after="0"/>
    </w:pPr>
    <w:rPr>
      <w:rFonts w:cstheme="minorHAnsi"/>
      <w:b/>
      <w:bCs/>
      <w:caps/>
      <w:color w:val="C51B88" w:themeColor="accent1"/>
    </w:rPr>
  </w:style>
  <w:style w:type="paragraph" w:styleId="Sommario2">
    <w:name w:val="toc 2"/>
    <w:basedOn w:val="Normale"/>
    <w:next w:val="Normale"/>
    <w:autoRedefine/>
    <w:uiPriority w:val="39"/>
    <w:unhideWhenUsed/>
    <w:rsid w:val="000C4A94"/>
    <w:pPr>
      <w:spacing w:before="0" w:after="0"/>
    </w:pPr>
    <w:rPr>
      <w:rFonts w:cstheme="minorHAnsi"/>
      <w:b/>
      <w:caps/>
    </w:rPr>
  </w:style>
  <w:style w:type="paragraph" w:styleId="Sommario3">
    <w:name w:val="toc 3"/>
    <w:basedOn w:val="Normale"/>
    <w:next w:val="Normale"/>
    <w:autoRedefine/>
    <w:uiPriority w:val="39"/>
    <w:unhideWhenUsed/>
    <w:rsid w:val="000C4A94"/>
    <w:pPr>
      <w:tabs>
        <w:tab w:val="left" w:pos="1200"/>
        <w:tab w:val="right" w:leader="dot" w:pos="9968"/>
      </w:tabs>
      <w:spacing w:before="0" w:after="0"/>
    </w:pPr>
    <w:rPr>
      <w:rFonts w:cs="Times New Roman (Corpo CS)"/>
      <w:caps/>
      <w:noProof/>
    </w:rPr>
  </w:style>
  <w:style w:type="paragraph" w:styleId="Sommario4">
    <w:name w:val="toc 4"/>
    <w:basedOn w:val="Normale"/>
    <w:next w:val="Normale"/>
    <w:autoRedefine/>
    <w:uiPriority w:val="39"/>
    <w:unhideWhenUsed/>
    <w:rsid w:val="000C4A94"/>
    <w:pPr>
      <w:tabs>
        <w:tab w:val="left" w:pos="1400"/>
        <w:tab w:val="right" w:leader="dot" w:pos="9968"/>
      </w:tabs>
      <w:spacing w:before="0" w:after="0"/>
    </w:pPr>
    <w:rPr>
      <w:rFonts w:cstheme="minorHAnsi"/>
      <w:caps/>
      <w:color w:val="C51B88" w:themeColor="accent1"/>
      <w:szCs w:val="18"/>
    </w:rPr>
  </w:style>
  <w:style w:type="paragraph" w:styleId="Sommario5">
    <w:name w:val="toc 5"/>
    <w:basedOn w:val="Normale"/>
    <w:next w:val="Normale"/>
    <w:autoRedefine/>
    <w:uiPriority w:val="39"/>
    <w:unhideWhenUsed/>
    <w:rsid w:val="00D17A40"/>
    <w:pPr>
      <w:spacing w:after="0"/>
      <w:ind w:left="800"/>
    </w:pPr>
    <w:rPr>
      <w:rFonts w:cstheme="minorHAnsi"/>
      <w:szCs w:val="18"/>
    </w:rPr>
  </w:style>
  <w:style w:type="paragraph" w:styleId="Sommario6">
    <w:name w:val="toc 6"/>
    <w:basedOn w:val="Normale"/>
    <w:next w:val="Normale"/>
    <w:autoRedefine/>
    <w:uiPriority w:val="39"/>
    <w:unhideWhenUsed/>
    <w:rsid w:val="00D17A40"/>
    <w:pPr>
      <w:spacing w:after="0"/>
      <w:ind w:left="1000"/>
    </w:pPr>
    <w:rPr>
      <w:rFonts w:cstheme="minorHAnsi"/>
      <w:szCs w:val="18"/>
    </w:rPr>
  </w:style>
  <w:style w:type="paragraph" w:styleId="Sommario7">
    <w:name w:val="toc 7"/>
    <w:basedOn w:val="Normale"/>
    <w:next w:val="Normale"/>
    <w:autoRedefine/>
    <w:uiPriority w:val="39"/>
    <w:unhideWhenUsed/>
    <w:rsid w:val="00D17A40"/>
    <w:pPr>
      <w:spacing w:after="0"/>
      <w:ind w:left="1200"/>
    </w:pPr>
    <w:rPr>
      <w:rFonts w:cstheme="minorHAnsi"/>
      <w:szCs w:val="18"/>
    </w:rPr>
  </w:style>
  <w:style w:type="paragraph" w:styleId="Sommario8">
    <w:name w:val="toc 8"/>
    <w:basedOn w:val="Normale"/>
    <w:next w:val="Normale"/>
    <w:autoRedefine/>
    <w:uiPriority w:val="39"/>
    <w:unhideWhenUsed/>
    <w:rsid w:val="00D17A40"/>
    <w:pPr>
      <w:spacing w:after="0"/>
      <w:ind w:left="1400"/>
    </w:pPr>
    <w:rPr>
      <w:rFonts w:cstheme="minorHAnsi"/>
      <w:szCs w:val="18"/>
    </w:rPr>
  </w:style>
  <w:style w:type="paragraph" w:styleId="Sommario9">
    <w:name w:val="toc 9"/>
    <w:basedOn w:val="Normale"/>
    <w:next w:val="Normale"/>
    <w:autoRedefine/>
    <w:uiPriority w:val="39"/>
    <w:unhideWhenUsed/>
    <w:rsid w:val="00D17A40"/>
    <w:pPr>
      <w:spacing w:after="0"/>
      <w:ind w:left="1600"/>
    </w:pPr>
    <w:rPr>
      <w:rFonts w:cstheme="minorHAnsi"/>
      <w:szCs w:val="18"/>
    </w:rPr>
  </w:style>
  <w:style w:type="character" w:styleId="Collegamentoipertestuale">
    <w:name w:val="Hyperlink"/>
    <w:basedOn w:val="Carpredefinitoparagrafo"/>
    <w:uiPriority w:val="99"/>
    <w:unhideWhenUsed/>
    <w:rsid w:val="000C4A94"/>
    <w:rPr>
      <w:rFonts w:asciiTheme="minorHAnsi" w:hAnsiTheme="minorHAnsi"/>
      <w:color w:val="1CB9E0" w:themeColor="hyperlink"/>
      <w:u w:val="single"/>
    </w:rPr>
  </w:style>
  <w:style w:type="table" w:styleId="Grigliatabella">
    <w:name w:val="Table Grid"/>
    <w:basedOn w:val="Tabellanormale"/>
    <w:uiPriority w:val="59"/>
    <w:rsid w:val="00083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3">
    <w:name w:val="Plain Table 3"/>
    <w:basedOn w:val="Tabellanormale"/>
    <w:uiPriority w:val="43"/>
    <w:rsid w:val="000832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asemplice4">
    <w:name w:val="Plain Table 4"/>
    <w:basedOn w:val="Tabellanormale"/>
    <w:uiPriority w:val="44"/>
    <w:rsid w:val="0008321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lasemplice-1">
    <w:name w:val="Plain Table 1"/>
    <w:basedOn w:val="Tabellanormale"/>
    <w:uiPriority w:val="41"/>
    <w:rsid w:val="0008321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gliatabellachiara">
    <w:name w:val="Grid Table Light"/>
    <w:basedOn w:val="Tabellanormale"/>
    <w:uiPriority w:val="40"/>
    <w:rsid w:val="000832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agriglia2-colore3">
    <w:name w:val="Grid Table 2 Accent 3"/>
    <w:basedOn w:val="Tabellanormale"/>
    <w:uiPriority w:val="47"/>
    <w:rsid w:val="0008321F"/>
    <w:pPr>
      <w:spacing w:after="0" w:line="240" w:lineRule="auto"/>
    </w:pPr>
    <w:tblPr>
      <w:tblStyleRowBandSize w:val="1"/>
      <w:tblStyleColBandSize w:val="1"/>
      <w:tblBorders>
        <w:top w:val="single" w:sz="2" w:space="0" w:color="AEB0DA" w:themeColor="accent3" w:themeTint="99"/>
        <w:bottom w:val="single" w:sz="2" w:space="0" w:color="AEB0DA" w:themeColor="accent3" w:themeTint="99"/>
        <w:insideH w:val="single" w:sz="2" w:space="0" w:color="AEB0DA" w:themeColor="accent3" w:themeTint="99"/>
        <w:insideV w:val="single" w:sz="2" w:space="0" w:color="AEB0DA" w:themeColor="accent3" w:themeTint="99"/>
      </w:tblBorders>
    </w:tblPr>
    <w:tblStylePr w:type="firstRow">
      <w:rPr>
        <w:b/>
        <w:bCs/>
      </w:rPr>
      <w:tblPr/>
      <w:tcPr>
        <w:tcBorders>
          <w:top w:val="nil"/>
          <w:bottom w:val="single" w:sz="12" w:space="0" w:color="AEB0DA" w:themeColor="accent3" w:themeTint="99"/>
          <w:insideH w:val="nil"/>
          <w:insideV w:val="nil"/>
        </w:tcBorders>
        <w:shd w:val="clear" w:color="auto" w:fill="FFFFFF" w:themeFill="background1"/>
      </w:tcPr>
    </w:tblStylePr>
    <w:tblStylePr w:type="lastRow">
      <w:rPr>
        <w:b/>
        <w:bCs/>
      </w:rPr>
      <w:tblPr/>
      <w:tcPr>
        <w:tcBorders>
          <w:top w:val="double" w:sz="2" w:space="0" w:color="AEB0D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4F2" w:themeFill="accent3" w:themeFillTint="33"/>
      </w:tcPr>
    </w:tblStylePr>
    <w:tblStylePr w:type="band1Horz">
      <w:tblPr/>
      <w:tcPr>
        <w:shd w:val="clear" w:color="auto" w:fill="E4E4F2" w:themeFill="accent3" w:themeFillTint="33"/>
      </w:tcPr>
    </w:tblStylePr>
  </w:style>
  <w:style w:type="table" w:styleId="Grigliatab4">
    <w:name w:val="Grid Table 4"/>
    <w:basedOn w:val="Tabellanormale"/>
    <w:uiPriority w:val="49"/>
    <w:rsid w:val="0008321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4-colore1">
    <w:name w:val="Grid Table 4 Accent 1"/>
    <w:basedOn w:val="Tabellanormale"/>
    <w:uiPriority w:val="49"/>
    <w:rsid w:val="0008321F"/>
    <w:pPr>
      <w:spacing w:after="0" w:line="240" w:lineRule="auto"/>
    </w:pPr>
    <w:tblPr>
      <w:tblStyleRowBandSize w:val="1"/>
      <w:tblStyleColBandSize w:val="1"/>
      <w:tblBorders>
        <w:top w:val="single" w:sz="4" w:space="0" w:color="EA68BB" w:themeColor="accent1" w:themeTint="99"/>
        <w:left w:val="single" w:sz="4" w:space="0" w:color="EA68BB" w:themeColor="accent1" w:themeTint="99"/>
        <w:bottom w:val="single" w:sz="4" w:space="0" w:color="EA68BB" w:themeColor="accent1" w:themeTint="99"/>
        <w:right w:val="single" w:sz="4" w:space="0" w:color="EA68BB" w:themeColor="accent1" w:themeTint="99"/>
        <w:insideH w:val="single" w:sz="4" w:space="0" w:color="EA68BB" w:themeColor="accent1" w:themeTint="99"/>
        <w:insideV w:val="single" w:sz="4" w:space="0" w:color="EA68BB" w:themeColor="accent1" w:themeTint="99"/>
      </w:tblBorders>
    </w:tblPr>
    <w:tblStylePr w:type="firstRow">
      <w:rPr>
        <w:b/>
        <w:bCs/>
        <w:color w:val="FFFFFF" w:themeColor="background1"/>
      </w:rPr>
      <w:tblPr/>
      <w:tcPr>
        <w:tcBorders>
          <w:top w:val="single" w:sz="4" w:space="0" w:color="C51B88" w:themeColor="accent1"/>
          <w:left w:val="single" w:sz="4" w:space="0" w:color="C51B88" w:themeColor="accent1"/>
          <w:bottom w:val="single" w:sz="4" w:space="0" w:color="C51B88" w:themeColor="accent1"/>
          <w:right w:val="single" w:sz="4" w:space="0" w:color="C51B88" w:themeColor="accent1"/>
          <w:insideH w:val="nil"/>
          <w:insideV w:val="nil"/>
        </w:tcBorders>
        <w:shd w:val="clear" w:color="auto" w:fill="C51B88" w:themeFill="accent1"/>
      </w:tcPr>
    </w:tblStylePr>
    <w:tblStylePr w:type="lastRow">
      <w:rPr>
        <w:b/>
        <w:bCs/>
      </w:rPr>
      <w:tblPr/>
      <w:tcPr>
        <w:tcBorders>
          <w:top w:val="double" w:sz="4" w:space="0" w:color="C51B88" w:themeColor="accent1"/>
        </w:tcBorders>
      </w:tcPr>
    </w:tblStylePr>
    <w:tblStylePr w:type="firstCol">
      <w:rPr>
        <w:b/>
        <w:bCs/>
      </w:rPr>
    </w:tblStylePr>
    <w:tblStylePr w:type="lastCol">
      <w:rPr>
        <w:b/>
        <w:bCs/>
      </w:rPr>
    </w:tblStylePr>
    <w:tblStylePr w:type="band1Vert">
      <w:tblPr/>
      <w:tcPr>
        <w:shd w:val="clear" w:color="auto" w:fill="F8CCE8" w:themeFill="accent1" w:themeFillTint="33"/>
      </w:tcPr>
    </w:tblStylePr>
    <w:tblStylePr w:type="band1Horz">
      <w:tblPr/>
      <w:tcPr>
        <w:shd w:val="clear" w:color="auto" w:fill="F8CCE8" w:themeFill="accent1" w:themeFillTint="33"/>
      </w:tcPr>
    </w:tblStylePr>
  </w:style>
  <w:style w:type="table" w:styleId="Tabellagriglia1chiara">
    <w:name w:val="Grid Table 1 Light"/>
    <w:basedOn w:val="Tabellanormale"/>
    <w:uiPriority w:val="46"/>
    <w:rsid w:val="0008321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lagriglia1chiara-colore1">
    <w:name w:val="Grid Table 1 Light Accent 1"/>
    <w:basedOn w:val="Tabellanormale"/>
    <w:uiPriority w:val="46"/>
    <w:rsid w:val="0008321F"/>
    <w:pPr>
      <w:spacing w:after="0" w:line="240" w:lineRule="auto"/>
    </w:pPr>
    <w:tblPr>
      <w:tblStyleRowBandSize w:val="1"/>
      <w:tblStyleColBandSize w:val="1"/>
      <w:tblBorders>
        <w:top w:val="single" w:sz="4" w:space="0" w:color="F19AD1" w:themeColor="accent1" w:themeTint="66"/>
        <w:left w:val="single" w:sz="4" w:space="0" w:color="F19AD1" w:themeColor="accent1" w:themeTint="66"/>
        <w:bottom w:val="single" w:sz="4" w:space="0" w:color="F19AD1" w:themeColor="accent1" w:themeTint="66"/>
        <w:right w:val="single" w:sz="4" w:space="0" w:color="F19AD1" w:themeColor="accent1" w:themeTint="66"/>
        <w:insideH w:val="single" w:sz="4" w:space="0" w:color="F19AD1" w:themeColor="accent1" w:themeTint="66"/>
        <w:insideV w:val="single" w:sz="4" w:space="0" w:color="F19AD1" w:themeColor="accent1" w:themeTint="66"/>
      </w:tblBorders>
    </w:tblPr>
    <w:tblStylePr w:type="firstRow">
      <w:rPr>
        <w:b/>
        <w:bCs/>
      </w:rPr>
      <w:tblPr/>
      <w:tcPr>
        <w:tcBorders>
          <w:bottom w:val="single" w:sz="12" w:space="0" w:color="EA68BB" w:themeColor="accent1" w:themeTint="99"/>
        </w:tcBorders>
      </w:tcPr>
    </w:tblStylePr>
    <w:tblStylePr w:type="lastRow">
      <w:rPr>
        <w:b/>
        <w:bCs/>
      </w:rPr>
      <w:tblPr/>
      <w:tcPr>
        <w:tcBorders>
          <w:top w:val="double" w:sz="2" w:space="0" w:color="EA68BB" w:themeColor="accent1" w:themeTint="99"/>
        </w:tcBorders>
      </w:tcPr>
    </w:tblStylePr>
    <w:tblStylePr w:type="firstCol">
      <w:rPr>
        <w:b/>
        <w:bCs/>
      </w:rPr>
    </w:tblStylePr>
    <w:tblStylePr w:type="lastCol">
      <w:rPr>
        <w:b/>
        <w:bCs/>
      </w:rPr>
    </w:tblStylePr>
  </w:style>
  <w:style w:type="table" w:styleId="Tabellagriglia1chiara-colore2">
    <w:name w:val="Grid Table 1 Light Accent 2"/>
    <w:basedOn w:val="Tabellanormale"/>
    <w:uiPriority w:val="46"/>
    <w:rsid w:val="0008321F"/>
    <w:pPr>
      <w:spacing w:after="0" w:line="240" w:lineRule="auto"/>
    </w:pPr>
    <w:tblPr>
      <w:tblStyleRowBandSize w:val="1"/>
      <w:tblStyleColBandSize w:val="1"/>
      <w:tblBorders>
        <w:top w:val="single" w:sz="4" w:space="0" w:color="ABF0F5" w:themeColor="accent2" w:themeTint="66"/>
        <w:left w:val="single" w:sz="4" w:space="0" w:color="ABF0F5" w:themeColor="accent2" w:themeTint="66"/>
        <w:bottom w:val="single" w:sz="4" w:space="0" w:color="ABF0F5" w:themeColor="accent2" w:themeTint="66"/>
        <w:right w:val="single" w:sz="4" w:space="0" w:color="ABF0F5" w:themeColor="accent2" w:themeTint="66"/>
        <w:insideH w:val="single" w:sz="4" w:space="0" w:color="ABF0F5" w:themeColor="accent2" w:themeTint="66"/>
        <w:insideV w:val="single" w:sz="4" w:space="0" w:color="ABF0F5" w:themeColor="accent2" w:themeTint="66"/>
      </w:tblBorders>
    </w:tblPr>
    <w:tblStylePr w:type="firstRow">
      <w:rPr>
        <w:b/>
        <w:bCs/>
      </w:rPr>
      <w:tblPr/>
      <w:tcPr>
        <w:tcBorders>
          <w:bottom w:val="single" w:sz="12" w:space="0" w:color="81E9F0" w:themeColor="accent2" w:themeTint="99"/>
        </w:tcBorders>
      </w:tcPr>
    </w:tblStylePr>
    <w:tblStylePr w:type="lastRow">
      <w:rPr>
        <w:b/>
        <w:bCs/>
      </w:rPr>
      <w:tblPr/>
      <w:tcPr>
        <w:tcBorders>
          <w:top w:val="double" w:sz="2" w:space="0" w:color="81E9F0" w:themeColor="accent2" w:themeTint="99"/>
        </w:tcBorders>
      </w:tcPr>
    </w:tblStylePr>
    <w:tblStylePr w:type="firstCol">
      <w:rPr>
        <w:b/>
        <w:bCs/>
      </w:rPr>
    </w:tblStylePr>
    <w:tblStylePr w:type="lastCol">
      <w:rPr>
        <w:b/>
        <w:bCs/>
      </w:rPr>
    </w:tblStylePr>
  </w:style>
  <w:style w:type="table" w:styleId="Tabellagriglia1chiara-colore3">
    <w:name w:val="Grid Table 1 Light Accent 3"/>
    <w:basedOn w:val="Tabellanormale"/>
    <w:uiPriority w:val="46"/>
    <w:rsid w:val="0008321F"/>
    <w:pPr>
      <w:spacing w:after="0" w:line="240" w:lineRule="auto"/>
    </w:pPr>
    <w:tblPr>
      <w:tblStyleRowBandSize w:val="1"/>
      <w:tblStyleColBandSize w:val="1"/>
      <w:tblBorders>
        <w:top w:val="single" w:sz="4" w:space="0" w:color="C9CAE6" w:themeColor="accent3" w:themeTint="66"/>
        <w:left w:val="single" w:sz="4" w:space="0" w:color="C9CAE6" w:themeColor="accent3" w:themeTint="66"/>
        <w:bottom w:val="single" w:sz="4" w:space="0" w:color="C9CAE6" w:themeColor="accent3" w:themeTint="66"/>
        <w:right w:val="single" w:sz="4" w:space="0" w:color="C9CAE6" w:themeColor="accent3" w:themeTint="66"/>
        <w:insideH w:val="single" w:sz="4" w:space="0" w:color="C9CAE6" w:themeColor="accent3" w:themeTint="66"/>
        <w:insideV w:val="single" w:sz="4" w:space="0" w:color="C9CAE6" w:themeColor="accent3" w:themeTint="66"/>
      </w:tblBorders>
    </w:tblPr>
    <w:tblStylePr w:type="firstRow">
      <w:rPr>
        <w:b/>
        <w:bCs/>
      </w:rPr>
      <w:tblPr/>
      <w:tcPr>
        <w:tcBorders>
          <w:bottom w:val="single" w:sz="12" w:space="0" w:color="AEB0DA" w:themeColor="accent3" w:themeTint="99"/>
        </w:tcBorders>
      </w:tcPr>
    </w:tblStylePr>
    <w:tblStylePr w:type="lastRow">
      <w:rPr>
        <w:b/>
        <w:bCs/>
      </w:rPr>
      <w:tblPr/>
      <w:tcPr>
        <w:tcBorders>
          <w:top w:val="double" w:sz="2" w:space="0" w:color="AEB0DA" w:themeColor="accent3" w:themeTint="99"/>
        </w:tcBorders>
      </w:tcPr>
    </w:tblStylePr>
    <w:tblStylePr w:type="firstCol">
      <w:rPr>
        <w:b/>
        <w:bCs/>
      </w:rPr>
    </w:tblStylePr>
    <w:tblStylePr w:type="lastCol">
      <w:rPr>
        <w:b/>
        <w:bCs/>
      </w:rPr>
    </w:tblStylePr>
  </w:style>
  <w:style w:type="table" w:styleId="Tabellagriglia1chiara-colore4">
    <w:name w:val="Grid Table 1 Light Accent 4"/>
    <w:basedOn w:val="Tabellanormale"/>
    <w:uiPriority w:val="46"/>
    <w:rsid w:val="0008321F"/>
    <w:pPr>
      <w:spacing w:after="0" w:line="240" w:lineRule="auto"/>
    </w:pPr>
    <w:tblPr>
      <w:tblStyleRowBandSize w:val="1"/>
      <w:tblStyleColBandSize w:val="1"/>
      <w:tblBorders>
        <w:top w:val="single" w:sz="4" w:space="0" w:color="FEE595" w:themeColor="accent4" w:themeTint="66"/>
        <w:left w:val="single" w:sz="4" w:space="0" w:color="FEE595" w:themeColor="accent4" w:themeTint="66"/>
        <w:bottom w:val="single" w:sz="4" w:space="0" w:color="FEE595" w:themeColor="accent4" w:themeTint="66"/>
        <w:right w:val="single" w:sz="4" w:space="0" w:color="FEE595" w:themeColor="accent4" w:themeTint="66"/>
        <w:insideH w:val="single" w:sz="4" w:space="0" w:color="FEE595" w:themeColor="accent4" w:themeTint="66"/>
        <w:insideV w:val="single" w:sz="4" w:space="0" w:color="FEE595" w:themeColor="accent4" w:themeTint="66"/>
      </w:tblBorders>
    </w:tblPr>
    <w:tblStylePr w:type="firstRow">
      <w:rPr>
        <w:b/>
        <w:bCs/>
      </w:rPr>
      <w:tblPr/>
      <w:tcPr>
        <w:tcBorders>
          <w:bottom w:val="single" w:sz="12" w:space="0" w:color="FDD860" w:themeColor="accent4" w:themeTint="99"/>
        </w:tcBorders>
      </w:tcPr>
    </w:tblStylePr>
    <w:tblStylePr w:type="lastRow">
      <w:rPr>
        <w:b/>
        <w:bCs/>
      </w:rPr>
      <w:tblPr/>
      <w:tcPr>
        <w:tcBorders>
          <w:top w:val="double" w:sz="2" w:space="0" w:color="FDD860" w:themeColor="accent4" w:themeTint="99"/>
        </w:tcBorders>
      </w:tcPr>
    </w:tblStylePr>
    <w:tblStylePr w:type="firstCol">
      <w:rPr>
        <w:b/>
        <w:bCs/>
      </w:rPr>
    </w:tblStylePr>
    <w:tblStylePr w:type="lastCol">
      <w:rPr>
        <w:b/>
        <w:bCs/>
      </w:rPr>
    </w:tblStylePr>
  </w:style>
  <w:style w:type="table" w:styleId="Tabellagriglia2">
    <w:name w:val="Grid Table 2"/>
    <w:basedOn w:val="Tabellanormale"/>
    <w:uiPriority w:val="47"/>
    <w:rsid w:val="0008321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semplice-2">
    <w:name w:val="Plain Table 2"/>
    <w:basedOn w:val="Tabellanormale"/>
    <w:uiPriority w:val="42"/>
    <w:rsid w:val="0008321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lagriglia2-colore1">
    <w:name w:val="Grid Table 2 Accent 1"/>
    <w:basedOn w:val="Tabellanormale"/>
    <w:uiPriority w:val="47"/>
    <w:rsid w:val="0008321F"/>
    <w:pPr>
      <w:spacing w:after="0" w:line="240" w:lineRule="auto"/>
    </w:pPr>
    <w:tblPr>
      <w:tblStyleRowBandSize w:val="1"/>
      <w:tblStyleColBandSize w:val="1"/>
      <w:tblBorders>
        <w:top w:val="single" w:sz="2" w:space="0" w:color="EA68BB" w:themeColor="accent1" w:themeTint="99"/>
        <w:bottom w:val="single" w:sz="2" w:space="0" w:color="EA68BB" w:themeColor="accent1" w:themeTint="99"/>
        <w:insideH w:val="single" w:sz="2" w:space="0" w:color="EA68BB" w:themeColor="accent1" w:themeTint="99"/>
        <w:insideV w:val="single" w:sz="2" w:space="0" w:color="EA68BB" w:themeColor="accent1" w:themeTint="99"/>
      </w:tblBorders>
    </w:tblPr>
    <w:tblStylePr w:type="firstRow">
      <w:rPr>
        <w:b/>
        <w:bCs/>
      </w:rPr>
      <w:tblPr/>
      <w:tcPr>
        <w:tcBorders>
          <w:top w:val="nil"/>
          <w:bottom w:val="single" w:sz="12" w:space="0" w:color="EA68BB" w:themeColor="accent1" w:themeTint="99"/>
          <w:insideH w:val="nil"/>
          <w:insideV w:val="nil"/>
        </w:tcBorders>
        <w:shd w:val="clear" w:color="auto" w:fill="FFFFFF" w:themeFill="background1"/>
      </w:tcPr>
    </w:tblStylePr>
    <w:tblStylePr w:type="lastRow">
      <w:rPr>
        <w:b/>
        <w:bCs/>
      </w:rPr>
      <w:tblPr/>
      <w:tcPr>
        <w:tcBorders>
          <w:top w:val="double" w:sz="2" w:space="0" w:color="EA68B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CCE8" w:themeFill="accent1" w:themeFillTint="33"/>
      </w:tcPr>
    </w:tblStylePr>
    <w:tblStylePr w:type="band1Horz">
      <w:tblPr/>
      <w:tcPr>
        <w:shd w:val="clear" w:color="auto" w:fill="F8CCE8" w:themeFill="accent1" w:themeFillTint="33"/>
      </w:tcPr>
    </w:tblStylePr>
  </w:style>
  <w:style w:type="table" w:styleId="Tabellagriglia2-colore2">
    <w:name w:val="Grid Table 2 Accent 2"/>
    <w:basedOn w:val="Tabellanormale"/>
    <w:uiPriority w:val="47"/>
    <w:rsid w:val="0008321F"/>
    <w:pPr>
      <w:spacing w:after="0" w:line="240" w:lineRule="auto"/>
    </w:pPr>
    <w:tblPr>
      <w:tblStyleRowBandSize w:val="1"/>
      <w:tblStyleColBandSize w:val="1"/>
      <w:tblBorders>
        <w:top w:val="single" w:sz="2" w:space="0" w:color="81E9F0" w:themeColor="accent2" w:themeTint="99"/>
        <w:bottom w:val="single" w:sz="2" w:space="0" w:color="81E9F0" w:themeColor="accent2" w:themeTint="99"/>
        <w:insideH w:val="single" w:sz="2" w:space="0" w:color="81E9F0" w:themeColor="accent2" w:themeTint="99"/>
        <w:insideV w:val="single" w:sz="2" w:space="0" w:color="81E9F0" w:themeColor="accent2" w:themeTint="99"/>
      </w:tblBorders>
    </w:tblPr>
    <w:tblStylePr w:type="firstRow">
      <w:rPr>
        <w:b/>
        <w:bCs/>
      </w:rPr>
      <w:tblPr/>
      <w:tcPr>
        <w:tcBorders>
          <w:top w:val="nil"/>
          <w:bottom w:val="single" w:sz="12" w:space="0" w:color="81E9F0" w:themeColor="accent2" w:themeTint="99"/>
          <w:insideH w:val="nil"/>
          <w:insideV w:val="nil"/>
        </w:tcBorders>
        <w:shd w:val="clear" w:color="auto" w:fill="FFFFFF" w:themeFill="background1"/>
      </w:tcPr>
    </w:tblStylePr>
    <w:tblStylePr w:type="lastRow">
      <w:rPr>
        <w:b/>
        <w:bCs/>
      </w:rPr>
      <w:tblPr/>
      <w:tcPr>
        <w:tcBorders>
          <w:top w:val="double" w:sz="2" w:space="0" w:color="81E9F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F7FA" w:themeFill="accent2" w:themeFillTint="33"/>
      </w:tcPr>
    </w:tblStylePr>
    <w:tblStylePr w:type="band1Horz">
      <w:tblPr/>
      <w:tcPr>
        <w:shd w:val="clear" w:color="auto" w:fill="D5F7FA" w:themeFill="accent2" w:themeFillTint="33"/>
      </w:tcPr>
    </w:tblStylePr>
  </w:style>
  <w:style w:type="table" w:styleId="Tabellaelenco3-colore2">
    <w:name w:val="List Table 3 Accent 2"/>
    <w:basedOn w:val="Tabellanormale"/>
    <w:uiPriority w:val="48"/>
    <w:rsid w:val="006F3141"/>
    <w:pPr>
      <w:spacing w:after="0" w:line="240" w:lineRule="auto"/>
    </w:pPr>
    <w:tblPr>
      <w:tblStyleRowBandSize w:val="1"/>
      <w:tblStyleColBandSize w:val="1"/>
      <w:tblBorders>
        <w:top w:val="single" w:sz="4" w:space="0" w:color="2EDCE6" w:themeColor="accent2"/>
        <w:left w:val="single" w:sz="4" w:space="0" w:color="2EDCE6" w:themeColor="accent2"/>
        <w:bottom w:val="single" w:sz="4" w:space="0" w:color="2EDCE6" w:themeColor="accent2"/>
        <w:right w:val="single" w:sz="4" w:space="0" w:color="2EDCE6" w:themeColor="accent2"/>
      </w:tblBorders>
    </w:tblPr>
    <w:tblStylePr w:type="firstRow">
      <w:rPr>
        <w:b/>
        <w:bCs/>
        <w:color w:val="FFFFFF" w:themeColor="background1"/>
      </w:rPr>
      <w:tblPr/>
      <w:tcPr>
        <w:shd w:val="clear" w:color="auto" w:fill="2EDCE6" w:themeFill="accent2"/>
      </w:tcPr>
    </w:tblStylePr>
    <w:tblStylePr w:type="lastRow">
      <w:rPr>
        <w:b/>
        <w:bCs/>
      </w:rPr>
      <w:tblPr/>
      <w:tcPr>
        <w:tcBorders>
          <w:top w:val="double" w:sz="4" w:space="0" w:color="2EDCE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EDCE6" w:themeColor="accent2"/>
          <w:right w:val="single" w:sz="4" w:space="0" w:color="2EDCE6" w:themeColor="accent2"/>
        </w:tcBorders>
      </w:tcPr>
    </w:tblStylePr>
    <w:tblStylePr w:type="band1Horz">
      <w:tblPr/>
      <w:tcPr>
        <w:tcBorders>
          <w:top w:val="single" w:sz="4" w:space="0" w:color="2EDCE6" w:themeColor="accent2"/>
          <w:bottom w:val="single" w:sz="4" w:space="0" w:color="2EDCE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EDCE6" w:themeColor="accent2"/>
          <w:left w:val="nil"/>
        </w:tcBorders>
      </w:tcPr>
    </w:tblStylePr>
    <w:tblStylePr w:type="swCell">
      <w:tblPr/>
      <w:tcPr>
        <w:tcBorders>
          <w:top w:val="double" w:sz="4" w:space="0" w:color="2EDCE6" w:themeColor="accent2"/>
          <w:right w:val="nil"/>
        </w:tcBorders>
      </w:tcPr>
    </w:tblStylePr>
  </w:style>
  <w:style w:type="table" w:styleId="Elencotab4">
    <w:name w:val="List Table 4"/>
    <w:basedOn w:val="Tabellanormale"/>
    <w:uiPriority w:val="49"/>
    <w:rsid w:val="006F314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elenco3-colore6">
    <w:name w:val="List Table 3 Accent 6"/>
    <w:basedOn w:val="Tabellanormale"/>
    <w:uiPriority w:val="48"/>
    <w:rsid w:val="006F3141"/>
    <w:pPr>
      <w:spacing w:after="0" w:line="240" w:lineRule="auto"/>
    </w:pPr>
    <w:tblPr>
      <w:tblStyleRowBandSize w:val="1"/>
      <w:tblStyleColBandSize w:val="1"/>
      <w:tblBorders>
        <w:top w:val="single" w:sz="4" w:space="0" w:color="8793A6" w:themeColor="accent6"/>
        <w:left w:val="single" w:sz="4" w:space="0" w:color="8793A6" w:themeColor="accent6"/>
        <w:bottom w:val="single" w:sz="4" w:space="0" w:color="8793A6" w:themeColor="accent6"/>
        <w:right w:val="single" w:sz="4" w:space="0" w:color="8793A6" w:themeColor="accent6"/>
      </w:tblBorders>
    </w:tblPr>
    <w:tblStylePr w:type="firstRow">
      <w:rPr>
        <w:b/>
        <w:bCs/>
        <w:color w:val="FFFFFF" w:themeColor="background1"/>
      </w:rPr>
      <w:tblPr/>
      <w:tcPr>
        <w:shd w:val="clear" w:color="auto" w:fill="8793A6" w:themeFill="accent6"/>
      </w:tcPr>
    </w:tblStylePr>
    <w:tblStylePr w:type="lastRow">
      <w:rPr>
        <w:b/>
        <w:bCs/>
      </w:rPr>
      <w:tblPr/>
      <w:tcPr>
        <w:tcBorders>
          <w:top w:val="double" w:sz="4" w:space="0" w:color="8793A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793A6" w:themeColor="accent6"/>
          <w:right w:val="single" w:sz="4" w:space="0" w:color="8793A6" w:themeColor="accent6"/>
        </w:tcBorders>
      </w:tcPr>
    </w:tblStylePr>
    <w:tblStylePr w:type="band1Horz">
      <w:tblPr/>
      <w:tcPr>
        <w:tcBorders>
          <w:top w:val="single" w:sz="4" w:space="0" w:color="8793A6" w:themeColor="accent6"/>
          <w:bottom w:val="single" w:sz="4" w:space="0" w:color="8793A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793A6" w:themeColor="accent6"/>
          <w:left w:val="nil"/>
        </w:tcBorders>
      </w:tcPr>
    </w:tblStylePr>
    <w:tblStylePr w:type="swCell">
      <w:tblPr/>
      <w:tcPr>
        <w:tcBorders>
          <w:top w:val="double" w:sz="4" w:space="0" w:color="8793A6" w:themeColor="accent6"/>
          <w:right w:val="nil"/>
        </w:tcBorders>
      </w:tcPr>
    </w:tblStylePr>
  </w:style>
  <w:style w:type="table" w:styleId="Tabellaelenco3-colore5">
    <w:name w:val="List Table 3 Accent 5"/>
    <w:basedOn w:val="Tabellanormale"/>
    <w:uiPriority w:val="48"/>
    <w:rsid w:val="006F3141"/>
    <w:pPr>
      <w:spacing w:after="0" w:line="240" w:lineRule="auto"/>
    </w:pPr>
    <w:tblPr>
      <w:tblStyleRowBandSize w:val="1"/>
      <w:tblStyleColBandSize w:val="1"/>
      <w:tblBorders>
        <w:top w:val="single" w:sz="4" w:space="0" w:color="E76B1E" w:themeColor="accent5"/>
        <w:left w:val="single" w:sz="4" w:space="0" w:color="E76B1E" w:themeColor="accent5"/>
        <w:bottom w:val="single" w:sz="4" w:space="0" w:color="E76B1E" w:themeColor="accent5"/>
        <w:right w:val="single" w:sz="4" w:space="0" w:color="E76B1E" w:themeColor="accent5"/>
      </w:tblBorders>
    </w:tblPr>
    <w:tblStylePr w:type="firstRow">
      <w:rPr>
        <w:b/>
        <w:bCs/>
        <w:color w:val="FFFFFF" w:themeColor="background1"/>
      </w:rPr>
      <w:tblPr/>
      <w:tcPr>
        <w:shd w:val="clear" w:color="auto" w:fill="E76B1E" w:themeFill="accent5"/>
      </w:tcPr>
    </w:tblStylePr>
    <w:tblStylePr w:type="lastRow">
      <w:rPr>
        <w:b/>
        <w:bCs/>
      </w:rPr>
      <w:tblPr/>
      <w:tcPr>
        <w:tcBorders>
          <w:top w:val="double" w:sz="4" w:space="0" w:color="E76B1E"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76B1E" w:themeColor="accent5"/>
          <w:right w:val="single" w:sz="4" w:space="0" w:color="E76B1E" w:themeColor="accent5"/>
        </w:tcBorders>
      </w:tcPr>
    </w:tblStylePr>
    <w:tblStylePr w:type="band1Horz">
      <w:tblPr/>
      <w:tcPr>
        <w:tcBorders>
          <w:top w:val="single" w:sz="4" w:space="0" w:color="E76B1E" w:themeColor="accent5"/>
          <w:bottom w:val="single" w:sz="4" w:space="0" w:color="E76B1E"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76B1E" w:themeColor="accent5"/>
          <w:left w:val="nil"/>
        </w:tcBorders>
      </w:tcPr>
    </w:tblStylePr>
    <w:tblStylePr w:type="swCell">
      <w:tblPr/>
      <w:tcPr>
        <w:tcBorders>
          <w:top w:val="double" w:sz="4" w:space="0" w:color="E76B1E" w:themeColor="accent5"/>
          <w:right w:val="nil"/>
        </w:tcBorders>
      </w:tcPr>
    </w:tblStylePr>
  </w:style>
  <w:style w:type="table" w:styleId="Tabellaelenco4-colore4">
    <w:name w:val="List Table 4 Accent 4"/>
    <w:basedOn w:val="Tabellanormale"/>
    <w:uiPriority w:val="49"/>
    <w:rsid w:val="006F3141"/>
    <w:pPr>
      <w:spacing w:after="0" w:line="240" w:lineRule="auto"/>
    </w:pPr>
    <w:tblPr>
      <w:tblStyleRowBandSize w:val="1"/>
      <w:tblStyleColBandSize w:val="1"/>
      <w:tblBorders>
        <w:top w:val="single" w:sz="4" w:space="0" w:color="FDD860" w:themeColor="accent4" w:themeTint="99"/>
        <w:left w:val="single" w:sz="4" w:space="0" w:color="FDD860" w:themeColor="accent4" w:themeTint="99"/>
        <w:bottom w:val="single" w:sz="4" w:space="0" w:color="FDD860" w:themeColor="accent4" w:themeTint="99"/>
        <w:right w:val="single" w:sz="4" w:space="0" w:color="FDD860" w:themeColor="accent4" w:themeTint="99"/>
        <w:insideH w:val="single" w:sz="4" w:space="0" w:color="FDD860" w:themeColor="accent4" w:themeTint="99"/>
      </w:tblBorders>
    </w:tblPr>
    <w:tblStylePr w:type="firstRow">
      <w:rPr>
        <w:b/>
        <w:bCs/>
        <w:color w:val="FFFFFF" w:themeColor="background1"/>
      </w:rPr>
      <w:tblPr/>
      <w:tcPr>
        <w:tcBorders>
          <w:top w:val="single" w:sz="4" w:space="0" w:color="F2B902" w:themeColor="accent4"/>
          <w:left w:val="single" w:sz="4" w:space="0" w:color="F2B902" w:themeColor="accent4"/>
          <w:bottom w:val="single" w:sz="4" w:space="0" w:color="F2B902" w:themeColor="accent4"/>
          <w:right w:val="single" w:sz="4" w:space="0" w:color="F2B902" w:themeColor="accent4"/>
          <w:insideH w:val="nil"/>
        </w:tcBorders>
        <w:shd w:val="clear" w:color="auto" w:fill="F2B902" w:themeFill="accent4"/>
      </w:tcPr>
    </w:tblStylePr>
    <w:tblStylePr w:type="lastRow">
      <w:rPr>
        <w:b/>
        <w:bCs/>
      </w:rPr>
      <w:tblPr/>
      <w:tcPr>
        <w:tcBorders>
          <w:top w:val="double" w:sz="4" w:space="0" w:color="FDD860" w:themeColor="accent4" w:themeTint="99"/>
        </w:tcBorders>
      </w:tcPr>
    </w:tblStylePr>
    <w:tblStylePr w:type="firstCol">
      <w:rPr>
        <w:b/>
        <w:bCs/>
      </w:rPr>
    </w:tblStylePr>
    <w:tblStylePr w:type="lastCol">
      <w:rPr>
        <w:b/>
        <w:bCs/>
      </w:rPr>
    </w:tblStylePr>
    <w:tblStylePr w:type="band1Vert">
      <w:tblPr/>
      <w:tcPr>
        <w:shd w:val="clear" w:color="auto" w:fill="FEF2CA" w:themeFill="accent4" w:themeFillTint="33"/>
      </w:tcPr>
    </w:tblStylePr>
    <w:tblStylePr w:type="band1Horz">
      <w:tblPr/>
      <w:tcPr>
        <w:shd w:val="clear" w:color="auto" w:fill="FEF2CA" w:themeFill="accent4" w:themeFillTint="33"/>
      </w:tcPr>
    </w:tblStylePr>
  </w:style>
  <w:style w:type="table" w:styleId="Tabellaelenco6acolori-colore3">
    <w:name w:val="List Table 6 Colorful Accent 3"/>
    <w:basedOn w:val="Tabellanormale"/>
    <w:uiPriority w:val="51"/>
    <w:rsid w:val="006F3141"/>
    <w:pPr>
      <w:spacing w:after="0" w:line="240" w:lineRule="auto"/>
    </w:pPr>
    <w:rPr>
      <w:color w:val="494DA1" w:themeColor="accent3" w:themeShade="BF"/>
    </w:rPr>
    <w:tblPr>
      <w:tblStyleRowBandSize w:val="1"/>
      <w:tblStyleColBandSize w:val="1"/>
      <w:tblBorders>
        <w:top w:val="single" w:sz="4" w:space="0" w:color="797CC2" w:themeColor="accent3"/>
        <w:bottom w:val="single" w:sz="4" w:space="0" w:color="797CC2" w:themeColor="accent3"/>
      </w:tblBorders>
    </w:tblPr>
    <w:tblStylePr w:type="firstRow">
      <w:rPr>
        <w:b/>
        <w:bCs/>
      </w:rPr>
      <w:tblPr/>
      <w:tcPr>
        <w:tcBorders>
          <w:bottom w:val="single" w:sz="4" w:space="0" w:color="797CC2" w:themeColor="accent3"/>
        </w:tcBorders>
      </w:tcPr>
    </w:tblStylePr>
    <w:tblStylePr w:type="lastRow">
      <w:rPr>
        <w:b/>
        <w:bCs/>
      </w:rPr>
      <w:tblPr/>
      <w:tcPr>
        <w:tcBorders>
          <w:top w:val="double" w:sz="4" w:space="0" w:color="797CC2" w:themeColor="accent3"/>
        </w:tcBorders>
      </w:tcPr>
    </w:tblStylePr>
    <w:tblStylePr w:type="firstCol">
      <w:rPr>
        <w:b/>
        <w:bCs/>
      </w:rPr>
    </w:tblStylePr>
    <w:tblStylePr w:type="lastCol">
      <w:rPr>
        <w:b/>
        <w:bCs/>
      </w:rPr>
    </w:tblStylePr>
    <w:tblStylePr w:type="band1Vert">
      <w:tblPr/>
      <w:tcPr>
        <w:shd w:val="clear" w:color="auto" w:fill="E4E4F2" w:themeFill="accent3" w:themeFillTint="33"/>
      </w:tcPr>
    </w:tblStylePr>
    <w:tblStylePr w:type="band1Horz">
      <w:tblPr/>
      <w:tcPr>
        <w:shd w:val="clear" w:color="auto" w:fill="E4E4F2" w:themeFill="accent3" w:themeFillTint="33"/>
      </w:tcPr>
    </w:tblStylePr>
  </w:style>
  <w:style w:type="table" w:styleId="Tabellaelenco6acolori">
    <w:name w:val="List Table 6 Colorful"/>
    <w:basedOn w:val="Tabellanormale"/>
    <w:uiPriority w:val="51"/>
    <w:rsid w:val="006321A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semplice5">
    <w:name w:val="Plain Table 5"/>
    <w:basedOn w:val="Tabellanormale"/>
    <w:uiPriority w:val="45"/>
    <w:rsid w:val="00FC71E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griglia2-colore4">
    <w:name w:val="Grid Table 2 Accent 4"/>
    <w:basedOn w:val="Tabellanormale"/>
    <w:uiPriority w:val="47"/>
    <w:rsid w:val="00FC71EB"/>
    <w:pPr>
      <w:spacing w:after="0" w:line="240" w:lineRule="auto"/>
    </w:pPr>
    <w:tblPr>
      <w:tblStyleRowBandSize w:val="1"/>
      <w:tblStyleColBandSize w:val="1"/>
      <w:tblBorders>
        <w:top w:val="single" w:sz="2" w:space="0" w:color="FDD860" w:themeColor="accent4" w:themeTint="99"/>
        <w:bottom w:val="single" w:sz="2" w:space="0" w:color="FDD860" w:themeColor="accent4" w:themeTint="99"/>
        <w:insideH w:val="single" w:sz="2" w:space="0" w:color="FDD860" w:themeColor="accent4" w:themeTint="99"/>
        <w:insideV w:val="single" w:sz="2" w:space="0" w:color="FDD860" w:themeColor="accent4" w:themeTint="99"/>
      </w:tblBorders>
    </w:tblPr>
    <w:tblStylePr w:type="firstRow">
      <w:rPr>
        <w:b/>
        <w:bCs/>
      </w:rPr>
      <w:tblPr/>
      <w:tcPr>
        <w:tcBorders>
          <w:top w:val="nil"/>
          <w:bottom w:val="single" w:sz="12" w:space="0" w:color="FDD860" w:themeColor="accent4" w:themeTint="99"/>
          <w:insideH w:val="nil"/>
          <w:insideV w:val="nil"/>
        </w:tcBorders>
        <w:shd w:val="clear" w:color="auto" w:fill="FFFFFF" w:themeFill="background1"/>
      </w:tcPr>
    </w:tblStylePr>
    <w:tblStylePr w:type="lastRow">
      <w:rPr>
        <w:b/>
        <w:bCs/>
      </w:rPr>
      <w:tblPr/>
      <w:tcPr>
        <w:tcBorders>
          <w:top w:val="double" w:sz="2" w:space="0" w:color="FDD8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2CA" w:themeFill="accent4" w:themeFillTint="33"/>
      </w:tcPr>
    </w:tblStylePr>
    <w:tblStylePr w:type="band1Horz">
      <w:tblPr/>
      <w:tcPr>
        <w:shd w:val="clear" w:color="auto" w:fill="FEF2CA" w:themeFill="accent4" w:themeFillTint="33"/>
      </w:tcPr>
    </w:tblStylePr>
  </w:style>
  <w:style w:type="table" w:styleId="Tabellagriglia2-colore5">
    <w:name w:val="Grid Table 2 Accent 5"/>
    <w:basedOn w:val="Tabellanormale"/>
    <w:uiPriority w:val="47"/>
    <w:rsid w:val="00FC71EB"/>
    <w:pPr>
      <w:spacing w:after="0" w:line="240" w:lineRule="auto"/>
    </w:pPr>
    <w:tblPr>
      <w:tblStyleRowBandSize w:val="1"/>
      <w:tblStyleColBandSize w:val="1"/>
      <w:tblBorders>
        <w:top w:val="single" w:sz="2" w:space="0" w:color="F0A577" w:themeColor="accent5" w:themeTint="99"/>
        <w:bottom w:val="single" w:sz="2" w:space="0" w:color="F0A577" w:themeColor="accent5" w:themeTint="99"/>
        <w:insideH w:val="single" w:sz="2" w:space="0" w:color="F0A577" w:themeColor="accent5" w:themeTint="99"/>
        <w:insideV w:val="single" w:sz="2" w:space="0" w:color="F0A577" w:themeColor="accent5" w:themeTint="99"/>
      </w:tblBorders>
    </w:tblPr>
    <w:tblStylePr w:type="firstRow">
      <w:rPr>
        <w:b/>
        <w:bCs/>
      </w:rPr>
      <w:tblPr/>
      <w:tcPr>
        <w:tcBorders>
          <w:top w:val="nil"/>
          <w:bottom w:val="single" w:sz="12" w:space="0" w:color="F0A577" w:themeColor="accent5" w:themeTint="99"/>
          <w:insideH w:val="nil"/>
          <w:insideV w:val="nil"/>
        </w:tcBorders>
        <w:shd w:val="clear" w:color="auto" w:fill="FFFFFF" w:themeFill="background1"/>
      </w:tcPr>
    </w:tblStylePr>
    <w:tblStylePr w:type="lastRow">
      <w:rPr>
        <w:b/>
        <w:bCs/>
      </w:rPr>
      <w:tblPr/>
      <w:tcPr>
        <w:tcBorders>
          <w:top w:val="double" w:sz="2" w:space="0" w:color="F0A577"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1D1" w:themeFill="accent5" w:themeFillTint="33"/>
      </w:tcPr>
    </w:tblStylePr>
    <w:tblStylePr w:type="band1Horz">
      <w:tblPr/>
      <w:tcPr>
        <w:shd w:val="clear" w:color="auto" w:fill="FAE1D1" w:themeFill="accent5" w:themeFillTint="33"/>
      </w:tcPr>
    </w:tblStylePr>
  </w:style>
  <w:style w:type="table" w:styleId="Tabellagriglia2-colore6">
    <w:name w:val="Grid Table 2 Accent 6"/>
    <w:basedOn w:val="Tabellanormale"/>
    <w:uiPriority w:val="47"/>
    <w:rsid w:val="00FC71EB"/>
    <w:pPr>
      <w:spacing w:after="0" w:line="240" w:lineRule="auto"/>
    </w:pPr>
    <w:tblPr>
      <w:tblStyleRowBandSize w:val="1"/>
      <w:tblStyleColBandSize w:val="1"/>
      <w:tblBorders>
        <w:top w:val="single" w:sz="2" w:space="0" w:color="B6BEC9" w:themeColor="accent6" w:themeTint="99"/>
        <w:bottom w:val="single" w:sz="2" w:space="0" w:color="B6BEC9" w:themeColor="accent6" w:themeTint="99"/>
        <w:insideH w:val="single" w:sz="2" w:space="0" w:color="B6BEC9" w:themeColor="accent6" w:themeTint="99"/>
        <w:insideV w:val="single" w:sz="2" w:space="0" w:color="B6BEC9" w:themeColor="accent6" w:themeTint="99"/>
      </w:tblBorders>
    </w:tblPr>
    <w:tblStylePr w:type="firstRow">
      <w:rPr>
        <w:b/>
        <w:bCs/>
      </w:rPr>
      <w:tblPr/>
      <w:tcPr>
        <w:tcBorders>
          <w:top w:val="nil"/>
          <w:bottom w:val="single" w:sz="12" w:space="0" w:color="B6BEC9" w:themeColor="accent6" w:themeTint="99"/>
          <w:insideH w:val="nil"/>
          <w:insideV w:val="nil"/>
        </w:tcBorders>
        <w:shd w:val="clear" w:color="auto" w:fill="FFFFFF" w:themeFill="background1"/>
      </w:tcPr>
    </w:tblStylePr>
    <w:tblStylePr w:type="lastRow">
      <w:rPr>
        <w:b/>
        <w:bCs/>
      </w:rPr>
      <w:tblPr/>
      <w:tcPr>
        <w:tcBorders>
          <w:top w:val="double" w:sz="2" w:space="0" w:color="B6BEC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9ED" w:themeFill="accent6" w:themeFillTint="33"/>
      </w:tcPr>
    </w:tblStylePr>
    <w:tblStylePr w:type="band1Horz">
      <w:tblPr/>
      <w:tcPr>
        <w:shd w:val="clear" w:color="auto" w:fill="E6E9ED" w:themeFill="accent6" w:themeFillTint="33"/>
      </w:tcPr>
    </w:tblStylePr>
  </w:style>
  <w:style w:type="table" w:styleId="Tabellagriglia3-colore2">
    <w:name w:val="Grid Table 3 Accent 2"/>
    <w:basedOn w:val="Tabellanormale"/>
    <w:uiPriority w:val="48"/>
    <w:rsid w:val="00FC71EB"/>
    <w:pPr>
      <w:spacing w:after="0" w:line="240" w:lineRule="auto"/>
    </w:pPr>
    <w:tblPr>
      <w:tblStyleRowBandSize w:val="1"/>
      <w:tblStyleColBandSize w:val="1"/>
      <w:tblBorders>
        <w:top w:val="single" w:sz="4" w:space="0" w:color="81E9F0" w:themeColor="accent2" w:themeTint="99"/>
        <w:left w:val="single" w:sz="4" w:space="0" w:color="81E9F0" w:themeColor="accent2" w:themeTint="99"/>
        <w:bottom w:val="single" w:sz="4" w:space="0" w:color="81E9F0" w:themeColor="accent2" w:themeTint="99"/>
        <w:right w:val="single" w:sz="4" w:space="0" w:color="81E9F0" w:themeColor="accent2" w:themeTint="99"/>
        <w:insideH w:val="single" w:sz="4" w:space="0" w:color="81E9F0" w:themeColor="accent2" w:themeTint="99"/>
        <w:insideV w:val="single" w:sz="4" w:space="0" w:color="81E9F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F7FA" w:themeFill="accent2" w:themeFillTint="33"/>
      </w:tcPr>
    </w:tblStylePr>
    <w:tblStylePr w:type="band1Horz">
      <w:tblPr/>
      <w:tcPr>
        <w:shd w:val="clear" w:color="auto" w:fill="D5F7FA" w:themeFill="accent2" w:themeFillTint="33"/>
      </w:tcPr>
    </w:tblStylePr>
    <w:tblStylePr w:type="neCell">
      <w:tblPr/>
      <w:tcPr>
        <w:tcBorders>
          <w:bottom w:val="single" w:sz="4" w:space="0" w:color="81E9F0" w:themeColor="accent2" w:themeTint="99"/>
        </w:tcBorders>
      </w:tcPr>
    </w:tblStylePr>
    <w:tblStylePr w:type="nwCell">
      <w:tblPr/>
      <w:tcPr>
        <w:tcBorders>
          <w:bottom w:val="single" w:sz="4" w:space="0" w:color="81E9F0" w:themeColor="accent2" w:themeTint="99"/>
        </w:tcBorders>
      </w:tcPr>
    </w:tblStylePr>
    <w:tblStylePr w:type="seCell">
      <w:tblPr/>
      <w:tcPr>
        <w:tcBorders>
          <w:top w:val="single" w:sz="4" w:space="0" w:color="81E9F0" w:themeColor="accent2" w:themeTint="99"/>
        </w:tcBorders>
      </w:tcPr>
    </w:tblStylePr>
    <w:tblStylePr w:type="swCell">
      <w:tblPr/>
      <w:tcPr>
        <w:tcBorders>
          <w:top w:val="single" w:sz="4" w:space="0" w:color="81E9F0" w:themeColor="accent2" w:themeTint="99"/>
        </w:tcBorders>
      </w:tcPr>
    </w:tblStylePr>
  </w:style>
  <w:style w:type="table" w:styleId="Grigliatab3">
    <w:name w:val="Grid Table 3"/>
    <w:basedOn w:val="Tabellanormale"/>
    <w:uiPriority w:val="48"/>
    <w:rsid w:val="00FC71E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lagriglia3-colore6">
    <w:name w:val="Grid Table 3 Accent 6"/>
    <w:basedOn w:val="Tabellanormale"/>
    <w:uiPriority w:val="48"/>
    <w:rsid w:val="00FC71EB"/>
    <w:pPr>
      <w:spacing w:after="0" w:line="240" w:lineRule="auto"/>
    </w:pPr>
    <w:tblPr>
      <w:tblStyleRowBandSize w:val="1"/>
      <w:tblStyleColBandSize w:val="1"/>
      <w:tblBorders>
        <w:top w:val="single" w:sz="4" w:space="0" w:color="B6BEC9" w:themeColor="accent6" w:themeTint="99"/>
        <w:left w:val="single" w:sz="4" w:space="0" w:color="B6BEC9" w:themeColor="accent6" w:themeTint="99"/>
        <w:bottom w:val="single" w:sz="4" w:space="0" w:color="B6BEC9" w:themeColor="accent6" w:themeTint="99"/>
        <w:right w:val="single" w:sz="4" w:space="0" w:color="B6BEC9" w:themeColor="accent6" w:themeTint="99"/>
        <w:insideH w:val="single" w:sz="4" w:space="0" w:color="B6BEC9" w:themeColor="accent6" w:themeTint="99"/>
        <w:insideV w:val="single" w:sz="4" w:space="0" w:color="B6BE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9ED" w:themeFill="accent6" w:themeFillTint="33"/>
      </w:tcPr>
    </w:tblStylePr>
    <w:tblStylePr w:type="band1Horz">
      <w:tblPr/>
      <w:tcPr>
        <w:shd w:val="clear" w:color="auto" w:fill="E6E9ED" w:themeFill="accent6" w:themeFillTint="33"/>
      </w:tcPr>
    </w:tblStylePr>
    <w:tblStylePr w:type="neCell">
      <w:tblPr/>
      <w:tcPr>
        <w:tcBorders>
          <w:bottom w:val="single" w:sz="4" w:space="0" w:color="B6BEC9" w:themeColor="accent6" w:themeTint="99"/>
        </w:tcBorders>
      </w:tcPr>
    </w:tblStylePr>
    <w:tblStylePr w:type="nwCell">
      <w:tblPr/>
      <w:tcPr>
        <w:tcBorders>
          <w:bottom w:val="single" w:sz="4" w:space="0" w:color="B6BEC9" w:themeColor="accent6" w:themeTint="99"/>
        </w:tcBorders>
      </w:tcPr>
    </w:tblStylePr>
    <w:tblStylePr w:type="seCell">
      <w:tblPr/>
      <w:tcPr>
        <w:tcBorders>
          <w:top w:val="single" w:sz="4" w:space="0" w:color="B6BEC9" w:themeColor="accent6" w:themeTint="99"/>
        </w:tcBorders>
      </w:tcPr>
    </w:tblStylePr>
    <w:tblStylePr w:type="swCell">
      <w:tblPr/>
      <w:tcPr>
        <w:tcBorders>
          <w:top w:val="single" w:sz="4" w:space="0" w:color="B6BEC9" w:themeColor="accent6" w:themeTint="99"/>
        </w:tcBorders>
      </w:tcPr>
    </w:tblStylePr>
  </w:style>
  <w:style w:type="table" w:styleId="Tabellagriglia5scura-colore4">
    <w:name w:val="Grid Table 5 Dark Accent 4"/>
    <w:basedOn w:val="Tabellanormale"/>
    <w:uiPriority w:val="50"/>
    <w:rsid w:val="00FC71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2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2B90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2B90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2B90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2B902" w:themeFill="accent4"/>
      </w:tcPr>
    </w:tblStylePr>
    <w:tblStylePr w:type="band1Vert">
      <w:tblPr/>
      <w:tcPr>
        <w:shd w:val="clear" w:color="auto" w:fill="FEE595" w:themeFill="accent4" w:themeFillTint="66"/>
      </w:tcPr>
    </w:tblStylePr>
    <w:tblStylePr w:type="band1Horz">
      <w:tblPr/>
      <w:tcPr>
        <w:shd w:val="clear" w:color="auto" w:fill="FEE595" w:themeFill="accent4" w:themeFillTint="66"/>
      </w:tcPr>
    </w:tblStylePr>
  </w:style>
  <w:style w:type="table" w:styleId="Tabellagriglia5scura-colore5">
    <w:name w:val="Grid Table 5 Dark Accent 5"/>
    <w:basedOn w:val="Tabellanormale"/>
    <w:uiPriority w:val="50"/>
    <w:rsid w:val="00FC71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1D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76B1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76B1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76B1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76B1E" w:themeFill="accent5"/>
      </w:tcPr>
    </w:tblStylePr>
    <w:tblStylePr w:type="band1Vert">
      <w:tblPr/>
      <w:tcPr>
        <w:shd w:val="clear" w:color="auto" w:fill="F5C3A4" w:themeFill="accent5" w:themeFillTint="66"/>
      </w:tcPr>
    </w:tblStylePr>
    <w:tblStylePr w:type="band1Horz">
      <w:tblPr/>
      <w:tcPr>
        <w:shd w:val="clear" w:color="auto" w:fill="F5C3A4" w:themeFill="accent5" w:themeFillTint="66"/>
      </w:tcPr>
    </w:tblStylePr>
  </w:style>
  <w:style w:type="table" w:styleId="Tabellagriglia5scura-colore6">
    <w:name w:val="Grid Table 5 Dark Accent 6"/>
    <w:basedOn w:val="Tabellanormale"/>
    <w:uiPriority w:val="50"/>
    <w:rsid w:val="00FC71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9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793A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793A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793A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793A6" w:themeFill="accent6"/>
      </w:tcPr>
    </w:tblStylePr>
    <w:tblStylePr w:type="band1Vert">
      <w:tblPr/>
      <w:tcPr>
        <w:shd w:val="clear" w:color="auto" w:fill="CED3DB" w:themeFill="accent6" w:themeFillTint="66"/>
      </w:tcPr>
    </w:tblStylePr>
    <w:tblStylePr w:type="band1Horz">
      <w:tblPr/>
      <w:tcPr>
        <w:shd w:val="clear" w:color="auto" w:fill="CED3DB" w:themeFill="accent6" w:themeFillTint="66"/>
      </w:tcPr>
    </w:tblStylePr>
  </w:style>
  <w:style w:type="table" w:styleId="Tabellagriglia6acolori-colore4">
    <w:name w:val="Grid Table 6 Colorful Accent 4"/>
    <w:basedOn w:val="Tabellanormale"/>
    <w:uiPriority w:val="51"/>
    <w:rsid w:val="00FC71EB"/>
    <w:pPr>
      <w:spacing w:after="0" w:line="240" w:lineRule="auto"/>
    </w:pPr>
    <w:rPr>
      <w:color w:val="B58A01" w:themeColor="accent4" w:themeShade="BF"/>
    </w:rPr>
    <w:tblPr>
      <w:tblStyleRowBandSize w:val="1"/>
      <w:tblStyleColBandSize w:val="1"/>
      <w:tblBorders>
        <w:top w:val="single" w:sz="4" w:space="0" w:color="FDD860" w:themeColor="accent4" w:themeTint="99"/>
        <w:left w:val="single" w:sz="4" w:space="0" w:color="FDD860" w:themeColor="accent4" w:themeTint="99"/>
        <w:bottom w:val="single" w:sz="4" w:space="0" w:color="FDD860" w:themeColor="accent4" w:themeTint="99"/>
        <w:right w:val="single" w:sz="4" w:space="0" w:color="FDD860" w:themeColor="accent4" w:themeTint="99"/>
        <w:insideH w:val="single" w:sz="4" w:space="0" w:color="FDD860" w:themeColor="accent4" w:themeTint="99"/>
        <w:insideV w:val="single" w:sz="4" w:space="0" w:color="FDD860" w:themeColor="accent4" w:themeTint="99"/>
      </w:tblBorders>
    </w:tblPr>
    <w:tblStylePr w:type="firstRow">
      <w:rPr>
        <w:b/>
        <w:bCs/>
      </w:rPr>
      <w:tblPr/>
      <w:tcPr>
        <w:tcBorders>
          <w:bottom w:val="single" w:sz="12" w:space="0" w:color="FDD860" w:themeColor="accent4" w:themeTint="99"/>
        </w:tcBorders>
      </w:tcPr>
    </w:tblStylePr>
    <w:tblStylePr w:type="lastRow">
      <w:rPr>
        <w:b/>
        <w:bCs/>
      </w:rPr>
      <w:tblPr/>
      <w:tcPr>
        <w:tcBorders>
          <w:top w:val="double" w:sz="4" w:space="0" w:color="FDD860" w:themeColor="accent4" w:themeTint="99"/>
        </w:tcBorders>
      </w:tcPr>
    </w:tblStylePr>
    <w:tblStylePr w:type="firstCol">
      <w:rPr>
        <w:b/>
        <w:bCs/>
      </w:rPr>
    </w:tblStylePr>
    <w:tblStylePr w:type="lastCol">
      <w:rPr>
        <w:b/>
        <w:bCs/>
      </w:rPr>
    </w:tblStylePr>
    <w:tblStylePr w:type="band1Vert">
      <w:tblPr/>
      <w:tcPr>
        <w:shd w:val="clear" w:color="auto" w:fill="FEF2CA" w:themeFill="accent4" w:themeFillTint="33"/>
      </w:tcPr>
    </w:tblStylePr>
    <w:tblStylePr w:type="band1Horz">
      <w:tblPr/>
      <w:tcPr>
        <w:shd w:val="clear" w:color="auto" w:fill="FEF2CA" w:themeFill="accent4" w:themeFillTint="33"/>
      </w:tcPr>
    </w:tblStylePr>
  </w:style>
  <w:style w:type="table" w:styleId="Tabellagriglia6acolori-colore5">
    <w:name w:val="Grid Table 6 Colorful Accent 5"/>
    <w:basedOn w:val="Tabellanormale"/>
    <w:uiPriority w:val="51"/>
    <w:rsid w:val="00FC71EB"/>
    <w:pPr>
      <w:spacing w:after="0" w:line="240" w:lineRule="auto"/>
    </w:pPr>
    <w:rPr>
      <w:color w:val="B04E12" w:themeColor="accent5" w:themeShade="BF"/>
    </w:rPr>
    <w:tblPr>
      <w:tblStyleRowBandSize w:val="1"/>
      <w:tblStyleColBandSize w:val="1"/>
      <w:tblBorders>
        <w:top w:val="single" w:sz="4" w:space="0" w:color="F0A577" w:themeColor="accent5" w:themeTint="99"/>
        <w:left w:val="single" w:sz="4" w:space="0" w:color="F0A577" w:themeColor="accent5" w:themeTint="99"/>
        <w:bottom w:val="single" w:sz="4" w:space="0" w:color="F0A577" w:themeColor="accent5" w:themeTint="99"/>
        <w:right w:val="single" w:sz="4" w:space="0" w:color="F0A577" w:themeColor="accent5" w:themeTint="99"/>
        <w:insideH w:val="single" w:sz="4" w:space="0" w:color="F0A577" w:themeColor="accent5" w:themeTint="99"/>
        <w:insideV w:val="single" w:sz="4" w:space="0" w:color="F0A577" w:themeColor="accent5" w:themeTint="99"/>
      </w:tblBorders>
    </w:tblPr>
    <w:tblStylePr w:type="firstRow">
      <w:rPr>
        <w:b/>
        <w:bCs/>
      </w:rPr>
      <w:tblPr/>
      <w:tcPr>
        <w:tcBorders>
          <w:bottom w:val="single" w:sz="12" w:space="0" w:color="F0A577" w:themeColor="accent5" w:themeTint="99"/>
        </w:tcBorders>
      </w:tcPr>
    </w:tblStylePr>
    <w:tblStylePr w:type="lastRow">
      <w:rPr>
        <w:b/>
        <w:bCs/>
      </w:rPr>
      <w:tblPr/>
      <w:tcPr>
        <w:tcBorders>
          <w:top w:val="double" w:sz="4" w:space="0" w:color="F0A577" w:themeColor="accent5" w:themeTint="99"/>
        </w:tcBorders>
      </w:tcPr>
    </w:tblStylePr>
    <w:tblStylePr w:type="firstCol">
      <w:rPr>
        <w:b/>
        <w:bCs/>
      </w:rPr>
    </w:tblStylePr>
    <w:tblStylePr w:type="lastCol">
      <w:rPr>
        <w:b/>
        <w:bCs/>
      </w:rPr>
    </w:tblStylePr>
    <w:tblStylePr w:type="band1Vert">
      <w:tblPr/>
      <w:tcPr>
        <w:shd w:val="clear" w:color="auto" w:fill="FAE1D1" w:themeFill="accent5" w:themeFillTint="33"/>
      </w:tcPr>
    </w:tblStylePr>
    <w:tblStylePr w:type="band1Horz">
      <w:tblPr/>
      <w:tcPr>
        <w:shd w:val="clear" w:color="auto" w:fill="FAE1D1" w:themeFill="accent5" w:themeFillTint="33"/>
      </w:tcPr>
    </w:tblStylePr>
  </w:style>
  <w:style w:type="table" w:styleId="Tabellagriglia6acolori">
    <w:name w:val="Grid Table 6 Colorful"/>
    <w:basedOn w:val="Tabellanormale"/>
    <w:uiPriority w:val="51"/>
    <w:rsid w:val="00FC71E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7acolori-colore3">
    <w:name w:val="Grid Table 7 Colorful Accent 3"/>
    <w:basedOn w:val="Tabellanormale"/>
    <w:uiPriority w:val="52"/>
    <w:rsid w:val="00FC71EB"/>
    <w:pPr>
      <w:spacing w:after="0" w:line="240" w:lineRule="auto"/>
    </w:pPr>
    <w:rPr>
      <w:color w:val="494DA1" w:themeColor="accent3" w:themeShade="BF"/>
    </w:rPr>
    <w:tblPr>
      <w:tblStyleRowBandSize w:val="1"/>
      <w:tblStyleColBandSize w:val="1"/>
      <w:tblBorders>
        <w:top w:val="single" w:sz="4" w:space="0" w:color="AEB0DA" w:themeColor="accent3" w:themeTint="99"/>
        <w:left w:val="single" w:sz="4" w:space="0" w:color="AEB0DA" w:themeColor="accent3" w:themeTint="99"/>
        <w:bottom w:val="single" w:sz="4" w:space="0" w:color="AEB0DA" w:themeColor="accent3" w:themeTint="99"/>
        <w:right w:val="single" w:sz="4" w:space="0" w:color="AEB0DA" w:themeColor="accent3" w:themeTint="99"/>
        <w:insideH w:val="single" w:sz="4" w:space="0" w:color="AEB0DA" w:themeColor="accent3" w:themeTint="99"/>
        <w:insideV w:val="single" w:sz="4" w:space="0" w:color="AEB0D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4F2" w:themeFill="accent3" w:themeFillTint="33"/>
      </w:tcPr>
    </w:tblStylePr>
    <w:tblStylePr w:type="band1Horz">
      <w:tblPr/>
      <w:tcPr>
        <w:shd w:val="clear" w:color="auto" w:fill="E4E4F2" w:themeFill="accent3" w:themeFillTint="33"/>
      </w:tcPr>
    </w:tblStylePr>
    <w:tblStylePr w:type="neCell">
      <w:tblPr/>
      <w:tcPr>
        <w:tcBorders>
          <w:bottom w:val="single" w:sz="4" w:space="0" w:color="AEB0DA" w:themeColor="accent3" w:themeTint="99"/>
        </w:tcBorders>
      </w:tcPr>
    </w:tblStylePr>
    <w:tblStylePr w:type="nwCell">
      <w:tblPr/>
      <w:tcPr>
        <w:tcBorders>
          <w:bottom w:val="single" w:sz="4" w:space="0" w:color="AEB0DA" w:themeColor="accent3" w:themeTint="99"/>
        </w:tcBorders>
      </w:tcPr>
    </w:tblStylePr>
    <w:tblStylePr w:type="seCell">
      <w:tblPr/>
      <w:tcPr>
        <w:tcBorders>
          <w:top w:val="single" w:sz="4" w:space="0" w:color="AEB0DA" w:themeColor="accent3" w:themeTint="99"/>
        </w:tcBorders>
      </w:tcPr>
    </w:tblStylePr>
    <w:tblStylePr w:type="swCell">
      <w:tblPr/>
      <w:tcPr>
        <w:tcBorders>
          <w:top w:val="single" w:sz="4" w:space="0" w:color="AEB0DA" w:themeColor="accent3" w:themeTint="99"/>
        </w:tcBorders>
      </w:tcPr>
    </w:tblStylePr>
  </w:style>
  <w:style w:type="table" w:styleId="Tabellagriglia7acolori-colore1">
    <w:name w:val="Grid Table 7 Colorful Accent 1"/>
    <w:basedOn w:val="Tabellanormale"/>
    <w:uiPriority w:val="52"/>
    <w:rsid w:val="00FC71EB"/>
    <w:pPr>
      <w:spacing w:after="0" w:line="240" w:lineRule="auto"/>
    </w:pPr>
    <w:rPr>
      <w:color w:val="931465" w:themeColor="accent1" w:themeShade="BF"/>
    </w:rPr>
    <w:tblPr>
      <w:tblStyleRowBandSize w:val="1"/>
      <w:tblStyleColBandSize w:val="1"/>
      <w:tblBorders>
        <w:top w:val="single" w:sz="4" w:space="0" w:color="EA68BB" w:themeColor="accent1" w:themeTint="99"/>
        <w:left w:val="single" w:sz="4" w:space="0" w:color="EA68BB" w:themeColor="accent1" w:themeTint="99"/>
        <w:bottom w:val="single" w:sz="4" w:space="0" w:color="EA68BB" w:themeColor="accent1" w:themeTint="99"/>
        <w:right w:val="single" w:sz="4" w:space="0" w:color="EA68BB" w:themeColor="accent1" w:themeTint="99"/>
        <w:insideH w:val="single" w:sz="4" w:space="0" w:color="EA68BB" w:themeColor="accent1" w:themeTint="99"/>
        <w:insideV w:val="single" w:sz="4" w:space="0" w:color="EA68B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CCE8" w:themeFill="accent1" w:themeFillTint="33"/>
      </w:tcPr>
    </w:tblStylePr>
    <w:tblStylePr w:type="band1Horz">
      <w:tblPr/>
      <w:tcPr>
        <w:shd w:val="clear" w:color="auto" w:fill="F8CCE8" w:themeFill="accent1" w:themeFillTint="33"/>
      </w:tcPr>
    </w:tblStylePr>
    <w:tblStylePr w:type="neCell">
      <w:tblPr/>
      <w:tcPr>
        <w:tcBorders>
          <w:bottom w:val="single" w:sz="4" w:space="0" w:color="EA68BB" w:themeColor="accent1" w:themeTint="99"/>
        </w:tcBorders>
      </w:tcPr>
    </w:tblStylePr>
    <w:tblStylePr w:type="nwCell">
      <w:tblPr/>
      <w:tcPr>
        <w:tcBorders>
          <w:bottom w:val="single" w:sz="4" w:space="0" w:color="EA68BB" w:themeColor="accent1" w:themeTint="99"/>
        </w:tcBorders>
      </w:tcPr>
    </w:tblStylePr>
    <w:tblStylePr w:type="seCell">
      <w:tblPr/>
      <w:tcPr>
        <w:tcBorders>
          <w:top w:val="single" w:sz="4" w:space="0" w:color="EA68BB" w:themeColor="accent1" w:themeTint="99"/>
        </w:tcBorders>
      </w:tcPr>
    </w:tblStylePr>
    <w:tblStylePr w:type="swCell">
      <w:tblPr/>
      <w:tcPr>
        <w:tcBorders>
          <w:top w:val="single" w:sz="4" w:space="0" w:color="EA68BB" w:themeColor="accent1" w:themeTint="99"/>
        </w:tcBorders>
      </w:tcPr>
    </w:tblStylePr>
  </w:style>
  <w:style w:type="table" w:styleId="Tabellagriglia7acolori">
    <w:name w:val="Grid Table 7 Colorful"/>
    <w:basedOn w:val="Tabellanormale"/>
    <w:uiPriority w:val="52"/>
    <w:rsid w:val="00FC71E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Rimandocommento">
    <w:name w:val="annotation reference"/>
    <w:basedOn w:val="Carpredefinitoparagrafo"/>
    <w:uiPriority w:val="99"/>
    <w:semiHidden/>
    <w:unhideWhenUsed/>
    <w:rsid w:val="00A6540E"/>
    <w:rPr>
      <w:sz w:val="16"/>
      <w:szCs w:val="16"/>
    </w:rPr>
  </w:style>
  <w:style w:type="paragraph" w:styleId="Testocommento">
    <w:name w:val="annotation text"/>
    <w:basedOn w:val="Normale"/>
    <w:link w:val="TestocommentoCarattere"/>
    <w:uiPriority w:val="99"/>
    <w:unhideWhenUsed/>
    <w:rsid w:val="00A6540E"/>
    <w:pPr>
      <w:spacing w:line="240" w:lineRule="auto"/>
    </w:pPr>
  </w:style>
  <w:style w:type="character" w:customStyle="1" w:styleId="TestocommentoCarattere">
    <w:name w:val="Testo commento Carattere"/>
    <w:basedOn w:val="Carpredefinitoparagrafo"/>
    <w:link w:val="Testocommento"/>
    <w:uiPriority w:val="99"/>
    <w:rsid w:val="00A6540E"/>
  </w:style>
  <w:style w:type="paragraph" w:styleId="Soggettocommento">
    <w:name w:val="annotation subject"/>
    <w:basedOn w:val="Testocommento"/>
    <w:next w:val="Testocommento"/>
    <w:link w:val="SoggettocommentoCarattere"/>
    <w:uiPriority w:val="99"/>
    <w:semiHidden/>
    <w:unhideWhenUsed/>
    <w:rsid w:val="00A6540E"/>
    <w:rPr>
      <w:b/>
      <w:bCs/>
    </w:rPr>
  </w:style>
  <w:style w:type="character" w:customStyle="1" w:styleId="SoggettocommentoCarattere">
    <w:name w:val="Soggetto commento Carattere"/>
    <w:basedOn w:val="TestocommentoCarattere"/>
    <w:link w:val="Soggettocommento"/>
    <w:uiPriority w:val="99"/>
    <w:semiHidden/>
    <w:rsid w:val="00A6540E"/>
    <w:rPr>
      <w:b/>
      <w:bCs/>
    </w:rPr>
  </w:style>
  <w:style w:type="paragraph" w:styleId="Testofumetto">
    <w:name w:val="Balloon Text"/>
    <w:basedOn w:val="Normale"/>
    <w:link w:val="TestofumettoCarattere"/>
    <w:uiPriority w:val="99"/>
    <w:semiHidden/>
    <w:unhideWhenUsed/>
    <w:rsid w:val="00A6540E"/>
    <w:pPr>
      <w:spacing w:after="0" w:line="240" w:lineRule="auto"/>
    </w:pPr>
    <w:rPr>
      <w:rFonts w:ascii="Times New Roman" w:hAnsi="Times New Roman" w:cs="Times New Roman"/>
      <w:szCs w:val="18"/>
    </w:rPr>
  </w:style>
  <w:style w:type="character" w:customStyle="1" w:styleId="TestofumettoCarattere">
    <w:name w:val="Testo fumetto Carattere"/>
    <w:basedOn w:val="Carpredefinitoparagrafo"/>
    <w:link w:val="Testofumetto"/>
    <w:uiPriority w:val="99"/>
    <w:semiHidden/>
    <w:rsid w:val="00A6540E"/>
    <w:rPr>
      <w:rFonts w:ascii="Times New Roman" w:hAnsi="Times New Roman" w:cs="Times New Roman"/>
      <w:sz w:val="18"/>
      <w:szCs w:val="18"/>
    </w:rPr>
  </w:style>
  <w:style w:type="paragraph" w:styleId="Revisione">
    <w:name w:val="Revision"/>
    <w:hidden/>
    <w:uiPriority w:val="99"/>
    <w:semiHidden/>
    <w:rsid w:val="00E70BC7"/>
    <w:pPr>
      <w:spacing w:after="0" w:line="240" w:lineRule="auto"/>
      <w:jc w:val="left"/>
    </w:pPr>
  </w:style>
  <w:style w:type="character" w:styleId="Collegamentovisitato">
    <w:name w:val="FollowedHyperlink"/>
    <w:basedOn w:val="Carpredefinitoparagrafo"/>
    <w:uiPriority w:val="99"/>
    <w:semiHidden/>
    <w:unhideWhenUsed/>
    <w:rsid w:val="00E2071E"/>
    <w:rPr>
      <w:color w:val="1CB9E0" w:themeColor="followedHyperlink"/>
      <w:u w:val="single"/>
    </w:rPr>
  </w:style>
  <w:style w:type="paragraph" w:customStyle="1" w:styleId="TitoloGrafico">
    <w:name w:val="Titolo Grafico"/>
    <w:basedOn w:val="Normale"/>
    <w:link w:val="TitoloGraficoCarattere"/>
    <w:rsid w:val="007D5137"/>
    <w:rPr>
      <w:noProof/>
      <w:lang w:val="en-US"/>
    </w:rPr>
  </w:style>
  <w:style w:type="character" w:customStyle="1" w:styleId="TitoloGraficoCarattere">
    <w:name w:val="Titolo Grafico Carattere"/>
    <w:basedOn w:val="Carpredefinitoparagrafo"/>
    <w:link w:val="TitoloGrafico"/>
    <w:rsid w:val="007D5137"/>
    <w:rPr>
      <w:noProof/>
      <w:sz w:val="18"/>
      <w:lang w:val="en-US"/>
    </w:rPr>
  </w:style>
  <w:style w:type="paragraph" w:customStyle="1" w:styleId="Elencopuntatodi2livello">
    <w:name w:val="Elenco puntato di 2 livello"/>
    <w:basedOn w:val="Elencopuntatoprimolivello"/>
    <w:qFormat/>
    <w:rsid w:val="00D41C1F"/>
    <w:pPr>
      <w:numPr>
        <w:ilvl w:val="1"/>
        <w:numId w:val="3"/>
      </w:numPr>
      <w:tabs>
        <w:tab w:val="num" w:pos="360"/>
        <w:tab w:val="left" w:pos="720"/>
      </w:tabs>
    </w:pPr>
  </w:style>
  <w:style w:type="paragraph" w:customStyle="1" w:styleId="Elencopuntatoprimolivello">
    <w:name w:val="Elenco puntato primo livello"/>
    <w:basedOn w:val="Normale"/>
    <w:link w:val="ElencopuntatoprimolivelloCarattere"/>
    <w:qFormat/>
    <w:rsid w:val="008B0A3B"/>
    <w:pPr>
      <w:numPr>
        <w:numId w:val="2"/>
      </w:numPr>
      <w:tabs>
        <w:tab w:val="clear" w:pos="284"/>
      </w:tabs>
      <w:spacing w:before="120" w:after="120" w:line="260" w:lineRule="exact"/>
      <w:ind w:left="567"/>
      <w:contextualSpacing/>
      <w:jc w:val="both"/>
    </w:pPr>
    <w:rPr>
      <w:rFonts w:asciiTheme="majorHAnsi" w:eastAsia="Times New Roman" w:hAnsiTheme="majorHAnsi" w:cs="Times New Roman"/>
      <w:szCs w:val="24"/>
      <w:lang w:val="x-none" w:eastAsia="x-none"/>
    </w:rPr>
  </w:style>
  <w:style w:type="character" w:customStyle="1" w:styleId="ElencopuntatoprimolivelloCarattere">
    <w:name w:val="Elenco puntato primo livello Carattere"/>
    <w:link w:val="Elencopuntatoprimolivello"/>
    <w:rsid w:val="008B0A3B"/>
    <w:rPr>
      <w:rFonts w:asciiTheme="majorHAnsi" w:eastAsia="Times New Roman" w:hAnsiTheme="majorHAnsi" w:cs="Times New Roman"/>
      <w:sz w:val="18"/>
      <w:szCs w:val="24"/>
      <w:lang w:val="x-none" w:eastAsia="x-none"/>
    </w:rPr>
  </w:style>
  <w:style w:type="paragraph" w:styleId="Puntoelenco">
    <w:name w:val="List Bullet"/>
    <w:basedOn w:val="Normale"/>
    <w:uiPriority w:val="99"/>
    <w:unhideWhenUsed/>
    <w:rsid w:val="008B0A3B"/>
    <w:pPr>
      <w:numPr>
        <w:numId w:val="4"/>
      </w:numPr>
      <w:tabs>
        <w:tab w:val="clear" w:pos="360"/>
      </w:tabs>
      <w:spacing w:before="0"/>
      <w:ind w:left="0" w:firstLine="0"/>
      <w:contextualSpacing/>
    </w:pPr>
    <w:rPr>
      <w:rFonts w:ascii="Arial" w:eastAsia="Arial" w:hAnsi="Arial"/>
      <w:sz w:val="20"/>
      <w:szCs w:val="22"/>
      <w:lang w:val="en-US"/>
    </w:rPr>
  </w:style>
  <w:style w:type="paragraph" w:styleId="Testonotaapidipagina">
    <w:name w:val="footnote text"/>
    <w:basedOn w:val="Normale"/>
    <w:link w:val="TestonotaapidipaginaCarattere"/>
    <w:uiPriority w:val="99"/>
    <w:semiHidden/>
    <w:unhideWhenUsed/>
    <w:rsid w:val="00AC1EFC"/>
    <w:pPr>
      <w:spacing w:before="0" w:after="0" w:line="240" w:lineRule="auto"/>
    </w:pPr>
    <w:rPr>
      <w:sz w:val="20"/>
    </w:rPr>
  </w:style>
  <w:style w:type="character" w:customStyle="1" w:styleId="TestonotaapidipaginaCarattere">
    <w:name w:val="Testo nota a piè di pagina Carattere"/>
    <w:basedOn w:val="Carpredefinitoparagrafo"/>
    <w:link w:val="Testonotaapidipagina"/>
    <w:uiPriority w:val="99"/>
    <w:semiHidden/>
    <w:rsid w:val="00AC1EFC"/>
  </w:style>
  <w:style w:type="character" w:styleId="Rimandonotaapidipagina">
    <w:name w:val="footnote reference"/>
    <w:basedOn w:val="Carpredefinitoparagrafo"/>
    <w:uiPriority w:val="99"/>
    <w:semiHidden/>
    <w:unhideWhenUsed/>
    <w:rsid w:val="00AC1EFC"/>
    <w:rPr>
      <w:vertAlign w:val="superscript"/>
    </w:rPr>
  </w:style>
  <w:style w:type="character" w:customStyle="1" w:styleId="ParagrafoelencoCarattere">
    <w:name w:val="Paragrafo elenco Carattere"/>
    <w:aliases w:val="Numeri tabella Carattere,Paragrafo elenco 2 Carattere,Elenco numerato Carattere,Paragrafo indentato Carattere,Bullet edison Carattere,Bullet List Carattere,FooterText Carattere,numbered Carattere,Paragraphe de liste1 Carattere"/>
    <w:link w:val="Paragrafoelenco"/>
    <w:uiPriority w:val="34"/>
    <w:qFormat/>
    <w:rsid w:val="00684D45"/>
    <w:rPr>
      <w:sz w:val="18"/>
    </w:rPr>
  </w:style>
  <w:style w:type="character" w:styleId="Menzionenonrisolta">
    <w:name w:val="Unresolved Mention"/>
    <w:basedOn w:val="Carpredefinitoparagrafo"/>
    <w:uiPriority w:val="99"/>
    <w:semiHidden/>
    <w:unhideWhenUsed/>
    <w:rsid w:val="0083079E"/>
    <w:rPr>
      <w:color w:val="605E5C"/>
      <w:shd w:val="clear" w:color="auto" w:fill="E1DFDD"/>
    </w:rPr>
  </w:style>
  <w:style w:type="paragraph" w:styleId="NormaleWeb">
    <w:name w:val="Normal (Web)"/>
    <w:basedOn w:val="Normale"/>
    <w:uiPriority w:val="99"/>
    <w:semiHidden/>
    <w:unhideWhenUsed/>
    <w:rsid w:val="00226F08"/>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CodiceHTML">
    <w:name w:val="HTML Code"/>
    <w:basedOn w:val="Carpredefinitoparagrafo"/>
    <w:uiPriority w:val="99"/>
    <w:semiHidden/>
    <w:unhideWhenUsed/>
    <w:rsid w:val="00194DE1"/>
    <w:rPr>
      <w:rFonts w:ascii="Courier New" w:eastAsia="Times New Roman" w:hAnsi="Courier New" w:cs="Courier New"/>
      <w:sz w:val="20"/>
      <w:szCs w:val="20"/>
    </w:rPr>
  </w:style>
  <w:style w:type="character" w:customStyle="1" w:styleId="a59b088f8e6213ea">
    <w:name w:val="a59b088f8e6213ea"/>
    <w:basedOn w:val="Carpredefinitoparagrafo"/>
    <w:rsid w:val="0077627E"/>
  </w:style>
  <w:style w:type="character" w:customStyle="1" w:styleId="xxxjie0">
    <w:name w:val="___xxxjie0"/>
    <w:basedOn w:val="Carpredefinitoparagrafo"/>
    <w:rsid w:val="00DC2B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97678">
      <w:bodyDiv w:val="1"/>
      <w:marLeft w:val="0"/>
      <w:marRight w:val="0"/>
      <w:marTop w:val="0"/>
      <w:marBottom w:val="0"/>
      <w:divBdr>
        <w:top w:val="none" w:sz="0" w:space="0" w:color="auto"/>
        <w:left w:val="none" w:sz="0" w:space="0" w:color="auto"/>
        <w:bottom w:val="none" w:sz="0" w:space="0" w:color="auto"/>
        <w:right w:val="none" w:sz="0" w:space="0" w:color="auto"/>
      </w:divBdr>
    </w:div>
    <w:div w:id="446388189">
      <w:bodyDiv w:val="1"/>
      <w:marLeft w:val="0"/>
      <w:marRight w:val="0"/>
      <w:marTop w:val="0"/>
      <w:marBottom w:val="0"/>
      <w:divBdr>
        <w:top w:val="none" w:sz="0" w:space="0" w:color="auto"/>
        <w:left w:val="none" w:sz="0" w:space="0" w:color="auto"/>
        <w:bottom w:val="none" w:sz="0" w:space="0" w:color="auto"/>
        <w:right w:val="none" w:sz="0" w:space="0" w:color="auto"/>
      </w:divBdr>
    </w:div>
    <w:div w:id="501895027">
      <w:bodyDiv w:val="1"/>
      <w:marLeft w:val="0"/>
      <w:marRight w:val="0"/>
      <w:marTop w:val="0"/>
      <w:marBottom w:val="0"/>
      <w:divBdr>
        <w:top w:val="none" w:sz="0" w:space="0" w:color="auto"/>
        <w:left w:val="none" w:sz="0" w:space="0" w:color="auto"/>
        <w:bottom w:val="none" w:sz="0" w:space="0" w:color="auto"/>
        <w:right w:val="none" w:sz="0" w:space="0" w:color="auto"/>
      </w:divBdr>
    </w:div>
    <w:div w:id="664363529">
      <w:bodyDiv w:val="1"/>
      <w:marLeft w:val="0"/>
      <w:marRight w:val="0"/>
      <w:marTop w:val="0"/>
      <w:marBottom w:val="0"/>
      <w:divBdr>
        <w:top w:val="none" w:sz="0" w:space="0" w:color="auto"/>
        <w:left w:val="none" w:sz="0" w:space="0" w:color="auto"/>
        <w:bottom w:val="none" w:sz="0" w:space="0" w:color="auto"/>
        <w:right w:val="none" w:sz="0" w:space="0" w:color="auto"/>
      </w:divBdr>
    </w:div>
    <w:div w:id="701592104">
      <w:bodyDiv w:val="1"/>
      <w:marLeft w:val="0"/>
      <w:marRight w:val="0"/>
      <w:marTop w:val="0"/>
      <w:marBottom w:val="0"/>
      <w:divBdr>
        <w:top w:val="none" w:sz="0" w:space="0" w:color="auto"/>
        <w:left w:val="none" w:sz="0" w:space="0" w:color="auto"/>
        <w:bottom w:val="none" w:sz="0" w:space="0" w:color="auto"/>
        <w:right w:val="none" w:sz="0" w:space="0" w:color="auto"/>
      </w:divBdr>
    </w:div>
    <w:div w:id="1201013578">
      <w:bodyDiv w:val="1"/>
      <w:marLeft w:val="0"/>
      <w:marRight w:val="0"/>
      <w:marTop w:val="0"/>
      <w:marBottom w:val="0"/>
      <w:divBdr>
        <w:top w:val="none" w:sz="0" w:space="0" w:color="auto"/>
        <w:left w:val="none" w:sz="0" w:space="0" w:color="auto"/>
        <w:bottom w:val="none" w:sz="0" w:space="0" w:color="auto"/>
        <w:right w:val="none" w:sz="0" w:space="0" w:color="auto"/>
      </w:divBdr>
    </w:div>
    <w:div w:id="1347320704">
      <w:bodyDiv w:val="1"/>
      <w:marLeft w:val="0"/>
      <w:marRight w:val="0"/>
      <w:marTop w:val="0"/>
      <w:marBottom w:val="0"/>
      <w:divBdr>
        <w:top w:val="none" w:sz="0" w:space="0" w:color="auto"/>
        <w:left w:val="none" w:sz="0" w:space="0" w:color="auto"/>
        <w:bottom w:val="none" w:sz="0" w:space="0" w:color="auto"/>
        <w:right w:val="none" w:sz="0" w:space="0" w:color="auto"/>
      </w:divBdr>
    </w:div>
    <w:div w:id="1442217227">
      <w:bodyDiv w:val="1"/>
      <w:marLeft w:val="0"/>
      <w:marRight w:val="0"/>
      <w:marTop w:val="0"/>
      <w:marBottom w:val="0"/>
      <w:divBdr>
        <w:top w:val="none" w:sz="0" w:space="0" w:color="auto"/>
        <w:left w:val="none" w:sz="0" w:space="0" w:color="auto"/>
        <w:bottom w:val="none" w:sz="0" w:space="0" w:color="auto"/>
        <w:right w:val="none" w:sz="0" w:space="0" w:color="auto"/>
      </w:divBdr>
      <w:divsChild>
        <w:div w:id="187569977">
          <w:marLeft w:val="403"/>
          <w:marRight w:val="0"/>
          <w:marTop w:val="120"/>
          <w:marBottom w:val="0"/>
          <w:divBdr>
            <w:top w:val="none" w:sz="0" w:space="0" w:color="auto"/>
            <w:left w:val="none" w:sz="0" w:space="0" w:color="auto"/>
            <w:bottom w:val="none" w:sz="0" w:space="0" w:color="auto"/>
            <w:right w:val="none" w:sz="0" w:space="0" w:color="auto"/>
          </w:divBdr>
        </w:div>
        <w:div w:id="360476140">
          <w:marLeft w:val="2261"/>
          <w:marRight w:val="0"/>
          <w:marTop w:val="120"/>
          <w:marBottom w:val="0"/>
          <w:divBdr>
            <w:top w:val="none" w:sz="0" w:space="0" w:color="auto"/>
            <w:left w:val="none" w:sz="0" w:space="0" w:color="auto"/>
            <w:bottom w:val="none" w:sz="0" w:space="0" w:color="auto"/>
            <w:right w:val="none" w:sz="0" w:space="0" w:color="auto"/>
          </w:divBdr>
        </w:div>
        <w:div w:id="549800857">
          <w:marLeft w:val="1642"/>
          <w:marRight w:val="0"/>
          <w:marTop w:val="120"/>
          <w:marBottom w:val="0"/>
          <w:divBdr>
            <w:top w:val="none" w:sz="0" w:space="0" w:color="auto"/>
            <w:left w:val="none" w:sz="0" w:space="0" w:color="auto"/>
            <w:bottom w:val="none" w:sz="0" w:space="0" w:color="auto"/>
            <w:right w:val="none" w:sz="0" w:space="0" w:color="auto"/>
          </w:divBdr>
        </w:div>
        <w:div w:id="972363903">
          <w:marLeft w:val="1022"/>
          <w:marRight w:val="0"/>
          <w:marTop w:val="120"/>
          <w:marBottom w:val="0"/>
          <w:divBdr>
            <w:top w:val="none" w:sz="0" w:space="0" w:color="auto"/>
            <w:left w:val="none" w:sz="0" w:space="0" w:color="auto"/>
            <w:bottom w:val="none" w:sz="0" w:space="0" w:color="auto"/>
            <w:right w:val="none" w:sz="0" w:space="0" w:color="auto"/>
          </w:divBdr>
        </w:div>
        <w:div w:id="1203832018">
          <w:marLeft w:val="2952"/>
          <w:marRight w:val="0"/>
          <w:marTop w:val="120"/>
          <w:marBottom w:val="0"/>
          <w:divBdr>
            <w:top w:val="none" w:sz="0" w:space="0" w:color="auto"/>
            <w:left w:val="none" w:sz="0" w:space="0" w:color="auto"/>
            <w:bottom w:val="none" w:sz="0" w:space="0" w:color="auto"/>
            <w:right w:val="none" w:sz="0" w:space="0" w:color="auto"/>
          </w:divBdr>
        </w:div>
        <w:div w:id="1341542281">
          <w:marLeft w:val="3686"/>
          <w:marRight w:val="0"/>
          <w:marTop w:val="120"/>
          <w:marBottom w:val="0"/>
          <w:divBdr>
            <w:top w:val="none" w:sz="0" w:space="0" w:color="auto"/>
            <w:left w:val="none" w:sz="0" w:space="0" w:color="auto"/>
            <w:bottom w:val="none" w:sz="0" w:space="0" w:color="auto"/>
            <w:right w:val="none" w:sz="0" w:space="0" w:color="auto"/>
          </w:divBdr>
        </w:div>
      </w:divsChild>
    </w:div>
    <w:div w:id="1611625842">
      <w:bodyDiv w:val="1"/>
      <w:marLeft w:val="0"/>
      <w:marRight w:val="0"/>
      <w:marTop w:val="0"/>
      <w:marBottom w:val="0"/>
      <w:divBdr>
        <w:top w:val="none" w:sz="0" w:space="0" w:color="auto"/>
        <w:left w:val="none" w:sz="0" w:space="0" w:color="auto"/>
        <w:bottom w:val="none" w:sz="0" w:space="0" w:color="auto"/>
        <w:right w:val="none" w:sz="0" w:space="0" w:color="auto"/>
      </w:divBdr>
    </w:div>
    <w:div w:id="1681270264">
      <w:bodyDiv w:val="1"/>
      <w:marLeft w:val="0"/>
      <w:marRight w:val="0"/>
      <w:marTop w:val="0"/>
      <w:marBottom w:val="0"/>
      <w:divBdr>
        <w:top w:val="none" w:sz="0" w:space="0" w:color="auto"/>
        <w:left w:val="none" w:sz="0" w:space="0" w:color="auto"/>
        <w:bottom w:val="none" w:sz="0" w:space="0" w:color="auto"/>
        <w:right w:val="none" w:sz="0" w:space="0" w:color="auto"/>
      </w:divBdr>
    </w:div>
    <w:div w:id="1734548061">
      <w:bodyDiv w:val="1"/>
      <w:marLeft w:val="0"/>
      <w:marRight w:val="0"/>
      <w:marTop w:val="0"/>
      <w:marBottom w:val="0"/>
      <w:divBdr>
        <w:top w:val="none" w:sz="0" w:space="0" w:color="auto"/>
        <w:left w:val="none" w:sz="0" w:space="0" w:color="auto"/>
        <w:bottom w:val="none" w:sz="0" w:space="0" w:color="auto"/>
        <w:right w:val="none" w:sz="0" w:space="0" w:color="auto"/>
      </w:divBdr>
    </w:div>
    <w:div w:id="204428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i Office">
  <a:themeElements>
    <a:clrScheme name="GruppoEng">
      <a:dk1>
        <a:srgbClr val="000000"/>
      </a:dk1>
      <a:lt1>
        <a:srgbClr val="FFFFFF"/>
      </a:lt1>
      <a:dk2>
        <a:srgbClr val="323451"/>
      </a:dk2>
      <a:lt2>
        <a:srgbClr val="F3F3F3"/>
      </a:lt2>
      <a:accent1>
        <a:srgbClr val="C51B88"/>
      </a:accent1>
      <a:accent2>
        <a:srgbClr val="2EDCE6"/>
      </a:accent2>
      <a:accent3>
        <a:srgbClr val="797CC2"/>
      </a:accent3>
      <a:accent4>
        <a:srgbClr val="F2B902"/>
      </a:accent4>
      <a:accent5>
        <a:srgbClr val="E76B1E"/>
      </a:accent5>
      <a:accent6>
        <a:srgbClr val="8793A6"/>
      </a:accent6>
      <a:hlink>
        <a:srgbClr val="1CB9E0"/>
      </a:hlink>
      <a:folHlink>
        <a:srgbClr val="1CB9E0"/>
      </a:folHlink>
    </a:clrScheme>
    <a:fontScheme name="Coco Eng Theme Font">
      <a:majorFont>
        <a:latin typeface="CocoEng"/>
        <a:ea typeface=""/>
        <a:cs typeface=""/>
      </a:majorFont>
      <a:minorFont>
        <a:latin typeface="CocoEng"/>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23EF228D877E724AA3E1B85D7CD5AA74" ma:contentTypeVersion="17" ma:contentTypeDescription="Creare un nuovo documento." ma:contentTypeScope="" ma:versionID="0d7475548c87f2c140813ec0a60ee958">
  <xsd:schema xmlns:xsd="http://www.w3.org/2001/XMLSchema" xmlns:xs="http://www.w3.org/2001/XMLSchema" xmlns:p="http://schemas.microsoft.com/office/2006/metadata/properties" xmlns:ns1="http://schemas.microsoft.com/sharepoint/v3" xmlns:ns2="cfe54339-49bb-4f2d-81f2-49d2b1053951" xmlns:ns3="7aa6e707-8b3e-4ea5-9d54-245ad0838b7b" targetNamespace="http://schemas.microsoft.com/office/2006/metadata/properties" ma:root="true" ma:fieldsID="2a8048814db89b47b056c3cf17f6a4b8" ns1:_="" ns2:_="" ns3:_="">
    <xsd:import namespace="http://schemas.microsoft.com/sharepoint/v3"/>
    <xsd:import namespace="cfe54339-49bb-4f2d-81f2-49d2b1053951"/>
    <xsd:import namespace="7aa6e707-8b3e-4ea5-9d54-245ad0838b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1:_ip_UnifiedCompliancePolicyProperties" minOccurs="0"/>
                <xsd:element ref="ns1:_ip_UnifiedCompliancePolicyUIActio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Proprietà criteri di conformità unificati" ma:hidden="true" ma:internalName="_ip_UnifiedCompliancePolicyProperties">
      <xsd:simpleType>
        <xsd:restriction base="dms:Note"/>
      </xsd:simpleType>
    </xsd:element>
    <xsd:element name="_ip_UnifiedCompliancePolicyUIAction" ma:index="23" nillable="true" ma:displayName="Azione interfaccia utente criteri di conformità unificati"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e54339-49bb-4f2d-81f2-49d2b10539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4" nillable="true" ma:taxonomy="true" ma:internalName="lcf76f155ced4ddcb4097134ff3c332f" ma:taxonomyFieldName="MediaServiceImageTags" ma:displayName="Tag immagine" ma:readOnly="false" ma:fieldId="{5cf76f15-5ced-4ddc-b409-7134ff3c332f}" ma:taxonomyMulti="true" ma:sspId="b722dba8-3084-4906-8dc6-75cf8085136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Flow_SignoffStatus" ma:index="24" nillable="true" ma:displayName="Stato consenso"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a6e707-8b3e-4ea5-9d54-245ad0838b7b"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element name="TaxCatchAll" ma:index="15" nillable="true" ma:displayName="Taxonomy Catch All Column" ma:hidden="true" ma:list="{40667ada-de6b-48a7-98e2-445bf4e322ee}" ma:internalName="TaxCatchAll" ma:showField="CatchAllData" ma:web="7aa6e707-8b3e-4ea5-9d54-245ad0838b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fe54339-49bb-4f2d-81f2-49d2b1053951">
      <Terms xmlns="http://schemas.microsoft.com/office/infopath/2007/PartnerControls"/>
    </lcf76f155ced4ddcb4097134ff3c332f>
    <TaxCatchAll xmlns="7aa6e707-8b3e-4ea5-9d54-245ad0838b7b" xsi:nil="true"/>
    <SharedWithUsers xmlns="7aa6e707-8b3e-4ea5-9d54-245ad0838b7b">
      <UserInfo>
        <DisplayName>Claudio Papandrea</DisplayName>
        <AccountId>3148</AccountId>
        <AccountType/>
      </UserInfo>
      <UserInfo>
        <DisplayName>Francesco Passaniti</DisplayName>
        <AccountId>4979</AccountId>
        <AccountType/>
      </UserInfo>
      <UserInfo>
        <DisplayName>Alessandro Fiorentino</DisplayName>
        <AccountId>1553</AccountId>
        <AccountType/>
      </UserInfo>
      <UserInfo>
        <DisplayName>Nicola Cerlenco</DisplayName>
        <AccountId>5125</AccountId>
        <AccountType/>
      </UserInfo>
    </SharedWithUsers>
    <_ip_UnifiedCompliancePolicyUIAction xmlns="http://schemas.microsoft.com/sharepoint/v3" xsi:nil="true"/>
    <_ip_UnifiedCompliancePolicyProperties xmlns="http://schemas.microsoft.com/sharepoint/v3" xsi:nil="true"/>
    <_Flow_SignoffStatus xmlns="cfe54339-49bb-4f2d-81f2-49d2b1053951" xsi:nil="true"/>
  </documentManagement>
</p:properties>
</file>

<file path=customXml/itemProps1.xml><?xml version="1.0" encoding="utf-8"?>
<ds:datastoreItem xmlns:ds="http://schemas.openxmlformats.org/officeDocument/2006/customXml" ds:itemID="{89220B01-4CC5-4938-867D-4AE90C9921E5}">
  <ds:schemaRefs>
    <ds:schemaRef ds:uri="http://schemas.microsoft.com/sharepoint/v3/contenttype/forms"/>
  </ds:schemaRefs>
</ds:datastoreItem>
</file>

<file path=customXml/itemProps2.xml><?xml version="1.0" encoding="utf-8"?>
<ds:datastoreItem xmlns:ds="http://schemas.openxmlformats.org/officeDocument/2006/customXml" ds:itemID="{C39DA6CF-FC7D-4643-BAE4-3B904955A3D8}">
  <ds:schemaRefs>
    <ds:schemaRef ds:uri="http://schemas.openxmlformats.org/officeDocument/2006/bibliography"/>
  </ds:schemaRefs>
</ds:datastoreItem>
</file>

<file path=customXml/itemProps3.xml><?xml version="1.0" encoding="utf-8"?>
<ds:datastoreItem xmlns:ds="http://schemas.openxmlformats.org/officeDocument/2006/customXml" ds:itemID="{71DE4E81-2D98-427F-906D-E0769BCC2B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fe54339-49bb-4f2d-81f2-49d2b1053951"/>
    <ds:schemaRef ds:uri="7aa6e707-8b3e-4ea5-9d54-245ad0838b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287765-4FCD-4451-B496-01C0D6CCFF0F}">
  <ds:schemaRefs>
    <ds:schemaRef ds:uri="http://schemas.microsoft.com/office/2006/metadata/properties"/>
    <ds:schemaRef ds:uri="http://schemas.microsoft.com/office/infopath/2007/PartnerControls"/>
    <ds:schemaRef ds:uri="cfe54339-49bb-4f2d-81f2-49d2b1053951"/>
    <ds:schemaRef ds:uri="7aa6e707-8b3e-4ea5-9d54-245ad0838b7b"/>
    <ds:schemaRef ds:uri="http://schemas.microsoft.com/sharepoint/v3"/>
  </ds:schemaRefs>
</ds:datastoreItem>
</file>

<file path=docMetadata/LabelInfo.xml><?xml version="1.0" encoding="utf-8"?>
<clbl:labelList xmlns:clbl="http://schemas.microsoft.com/office/2020/mipLabelMetadata">
  <clbl:label id="{02ffb15b-7c62-4258-9963-fa836361ea60}" enabled="1" method="Privileged" siteId="{f2d7d6c5-1bee-41ff-9e79-b372a5cce71d}" removed="0"/>
</clbl:labelList>
</file>

<file path=docProps/app.xml><?xml version="1.0" encoding="utf-8"?>
<Properties xmlns="http://schemas.openxmlformats.org/officeDocument/2006/extended-properties" xmlns:vt="http://schemas.openxmlformats.org/officeDocument/2006/docPropsVTypes">
  <Template>Normal.dotm</Template>
  <TotalTime>44</TotalTime>
  <Pages>58</Pages>
  <Words>13787</Words>
  <Characters>88104</Characters>
  <Application>Microsoft Office Word</Application>
  <DocSecurity>0</DocSecurity>
  <Lines>2447</Lines>
  <Paragraphs>1997</Paragraphs>
  <ScaleCrop>false</ScaleCrop>
  <HeadingPairs>
    <vt:vector size="2" baseType="variant">
      <vt:variant>
        <vt:lpstr>Titolo</vt:lpstr>
      </vt:variant>
      <vt:variant>
        <vt:i4>1</vt:i4>
      </vt:variant>
    </vt:vector>
  </HeadingPairs>
  <TitlesOfParts>
    <vt:vector size="1" baseType="lpstr">
      <vt:lpstr>ISTRUZIONE OPERATIVA ANALISI DEL RISCHIO DELLE VULNERABILITÀ</vt:lpstr>
    </vt:vector>
  </TitlesOfParts>
  <Company/>
  <LinksUpToDate>false</LinksUpToDate>
  <CharactersWithSpaces>99894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ISTRUZIONE OPERATIVA CYBER RISK ASSESSMENT E RISK TREATMENT</dc:title>
  <dc:subject>Istruzione Operativa e metodologia per la valutazione e il trattamento del rischio di sicurezza informatica</dc:subject>
  <dc:creator>Microsoft Office User</dc:creator>
  <cp:keywords/>
  <dc:description/>
  <cp:lastModifiedBy>Mariano Fumante</cp:lastModifiedBy>
  <cp:revision>2</cp:revision>
  <dcterms:created xsi:type="dcterms:W3CDTF">2026-08-28T22:16:00Z</dcterms:created>
  <dcterms:modified xsi:type="dcterms:W3CDTF">2026-08-28T22:16:00Z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0x01010023EF228D877E724AA3E1B85D7CD5AA74</vt:lpwstr>
  </property>
  <property fmtid="{D5CDD505-2E9C-101B-9397-08002B2CF9AE}" pid="3" name="MediaServiceImageTags">
    <vt:lpwstr/>
  </property>
  <property fmtid="{D5CDD505-2E9C-101B-9397-08002B2CF9AE}" pid="4" name="docLang">
    <vt:lpwstr>it</vt:lpwstr>
  </property>
</Properties>
</file>