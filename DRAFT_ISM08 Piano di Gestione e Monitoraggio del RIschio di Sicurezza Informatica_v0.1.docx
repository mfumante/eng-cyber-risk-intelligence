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364578" w14:textId="056C3D1D" w:rsidR="00F65BB6" w:rsidRPr="006346BB" w:rsidRDefault="00CF41E7" w:rsidP="00691AC0">
      <w:pPr>
        <w:pStyle w:val="Sommario3"/>
        <w:rPr>
          <w:color w:val="FFFFFF" w:themeColor="background1"/>
          <w:sz w:val="96"/>
          <w:szCs w:val="96"/>
          <w:lang w:eastAsia="it-IT"/>
        </w:rPr>
      </w:pPr>
      <w:r w:rsidRPr="006346BB">
        <w:rPr>
          <w:lang w:val="en-US"/>
        </w:rPr>
        <mc:AlternateContent>
          <mc:Choice Requires="wps">
            <w:drawing>
              <wp:anchor distT="0" distB="0" distL="182880" distR="182880" simplePos="0" relativeHeight="251658240" behindDoc="0" locked="0" layoutInCell="1" allowOverlap="1" wp14:anchorId="66BE5180" wp14:editId="007E5D4E">
                <wp:simplePos x="0" y="0"/>
                <wp:positionH relativeFrom="margin">
                  <wp:posOffset>0</wp:posOffset>
                </wp:positionH>
                <wp:positionV relativeFrom="margin">
                  <wp:posOffset>404439</wp:posOffset>
                </wp:positionV>
                <wp:extent cx="4501515" cy="6720840"/>
                <wp:effectExtent l="0" t="0" r="13335" b="0"/>
                <wp:wrapSquare wrapText="bothSides"/>
                <wp:docPr id="131" name="Casella di testo 131"/>
                <wp:cNvGraphicFramePr/>
                <a:graphic xmlns:a="http://schemas.openxmlformats.org/drawingml/2006/main">
                  <a:graphicData uri="http://schemas.microsoft.com/office/word/2010/wordprocessingShape">
                    <wps:wsp>
                      <wps:cNvSpPr txBox="1"/>
                      <wps:spPr>
                        <a:xfrm>
                          <a:off x="0" y="0"/>
                          <a:ext cx="4501515" cy="6720840"/>
                        </a:xfrm>
                        <a:custGeom>
                          <a:avLst/>
                          <a:gdLst>
                            <a:gd name="connsiteX0" fmla="*/ 0 w 4612005"/>
                            <a:gd name="connsiteY0" fmla="*/ 0 h 2610485"/>
                            <a:gd name="connsiteX1" fmla="*/ 4612005 w 4612005"/>
                            <a:gd name="connsiteY1" fmla="*/ 0 h 2610485"/>
                            <a:gd name="connsiteX2" fmla="*/ 4612005 w 4612005"/>
                            <a:gd name="connsiteY2" fmla="*/ 2610485 h 2610485"/>
                            <a:gd name="connsiteX3" fmla="*/ 0 w 4612005"/>
                            <a:gd name="connsiteY3" fmla="*/ 2610485 h 2610485"/>
                            <a:gd name="connsiteX4" fmla="*/ 0 w 4612005"/>
                            <a:gd name="connsiteY4" fmla="*/ 0 h 2610485"/>
                            <a:gd name="connsiteX0" fmla="*/ 0 w 4612005"/>
                            <a:gd name="connsiteY0" fmla="*/ 0 h 2610485"/>
                            <a:gd name="connsiteX1" fmla="*/ 4612005 w 4612005"/>
                            <a:gd name="connsiteY1" fmla="*/ 0 h 2610485"/>
                            <a:gd name="connsiteX2" fmla="*/ 2899856 w 4612005"/>
                            <a:gd name="connsiteY2" fmla="*/ 2610485 h 2610485"/>
                            <a:gd name="connsiteX3" fmla="*/ 0 w 4612005"/>
                            <a:gd name="connsiteY3" fmla="*/ 2610485 h 2610485"/>
                            <a:gd name="connsiteX4" fmla="*/ 0 w 4612005"/>
                            <a:gd name="connsiteY4" fmla="*/ 0 h 2610485"/>
                            <a:gd name="connsiteX0" fmla="*/ 0 w 5134519"/>
                            <a:gd name="connsiteY0" fmla="*/ 0 h 2610485"/>
                            <a:gd name="connsiteX1" fmla="*/ 5134519 w 5134519"/>
                            <a:gd name="connsiteY1" fmla="*/ 0 h 2610485"/>
                            <a:gd name="connsiteX2" fmla="*/ 2899856 w 5134519"/>
                            <a:gd name="connsiteY2" fmla="*/ 2610485 h 2610485"/>
                            <a:gd name="connsiteX3" fmla="*/ 0 w 5134519"/>
                            <a:gd name="connsiteY3" fmla="*/ 2610485 h 2610485"/>
                            <a:gd name="connsiteX4" fmla="*/ 0 w 5134519"/>
                            <a:gd name="connsiteY4" fmla="*/ 0 h 26104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134519" h="2610485">
                              <a:moveTo>
                                <a:pt x="0" y="0"/>
                              </a:moveTo>
                              <a:lnTo>
                                <a:pt x="5134519" y="0"/>
                              </a:lnTo>
                              <a:lnTo>
                                <a:pt x="2899856" y="2610485"/>
                              </a:lnTo>
                              <a:lnTo>
                                <a:pt x="0" y="2610485"/>
                              </a:lnTo>
                              <a:lnTo>
                                <a:pt x="0" y="0"/>
                              </a:lnTo>
                              <a:close/>
                            </a:path>
                          </a:pathLst>
                        </a:cu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DB756A" w14:textId="479275F2" w:rsidR="0006733A" w:rsidRPr="000B25F4" w:rsidRDefault="00310D5F" w:rsidP="00A771D3">
                            <w:pPr>
                              <w:pStyle w:val="Nessunaspaziatura"/>
                              <w:spacing w:before="40" w:after="560" w:line="216" w:lineRule="auto"/>
                              <w:rPr>
                                <w:color w:val="FFFFFF" w:themeColor="background1"/>
                                <w:sz w:val="72"/>
                                <w:szCs w:val="72"/>
                              </w:rPr>
                            </w:pPr>
                            <w:sdt>
                              <w:sdtPr>
                                <w:rPr>
                                  <w:b/>
                                  <w:bCs/>
                                  <w:color w:val="FFFFFF" w:themeColor="background1"/>
                                  <w:sz w:val="64"/>
                                  <w:szCs w:val="64"/>
                                </w:rPr>
                                <w:alias w:val="Titolo"/>
                                <w:tag w:val=""/>
                                <w:id w:val="-1733693734"/>
                                <w:dataBinding w:prefixMappings="xmlns:ns0='http://purl.org/dc/elements/1.1/' xmlns:ns1='http://schemas.openxmlformats.org/package/2006/metadata/core-properties' " w:xpath="/ns1:coreProperties[1]/ns0:title[1]" w:storeItemID="{6C3C8BC8-F283-45AE-878A-BAB7291924A1}"/>
                                <w:text/>
                              </w:sdtPr>
                              <w:sdtEndPr/>
                              <w:sdtContent>
                                <w:r w:rsidR="004478E7">
                                  <w:rPr>
                                    <w:b/>
                                    <w:bCs/>
                                    <w:color w:val="FFFFFF" w:themeColor="background1"/>
                                    <w:sz w:val="64"/>
                                    <w:szCs w:val="64"/>
                                  </w:rPr>
                                  <w:t>Piano di Gestione e Monitoraggio del Rischio di Sicurezza Informatica</w:t>
                                </w:r>
                              </w:sdtContent>
                            </w:sdt>
                          </w:p>
                          <w:p w14:paraId="0C3457BA" w14:textId="2A2E1BCA" w:rsidR="0006733A" w:rsidRPr="0025363B" w:rsidRDefault="00310D5F" w:rsidP="00A771D3">
                            <w:pPr>
                              <w:pStyle w:val="Nessunaspaziatura"/>
                              <w:spacing w:before="40" w:after="40"/>
                              <w:rPr>
                                <w:color w:val="FFFFFF" w:themeColor="background1"/>
                                <w:sz w:val="28"/>
                                <w:szCs w:val="28"/>
                              </w:rPr>
                            </w:pPr>
                            <w:sdt>
                              <w:sdtPr>
                                <w:rPr>
                                  <w:color w:val="FFFFFF" w:themeColor="background1"/>
                                  <w:sz w:val="28"/>
                                  <w:szCs w:val="28"/>
                                </w:rPr>
                                <w:alias w:val="Sottotitolo"/>
                                <w:tag w:val=""/>
                                <w:id w:val="-1674017906"/>
                                <w:dataBinding w:prefixMappings="xmlns:ns0='http://purl.org/dc/elements/1.1/' xmlns:ns1='http://schemas.openxmlformats.org/package/2006/metadata/core-properties' " w:xpath="/ns1:coreProperties[1]/ns0:subject[1]" w:storeItemID="{6C3C8BC8-F283-45AE-878A-BAB7291924A1}"/>
                                <w:text/>
                              </w:sdtPr>
                              <w:sdtEndPr/>
                              <w:sdtContent>
                                <w:r w:rsidR="0025363B" w:rsidRPr="0025363B">
                                  <w:rPr>
                                    <w:color w:val="FFFFFF" w:themeColor="background1"/>
                                    <w:sz w:val="28"/>
                                    <w:szCs w:val="28"/>
                                  </w:rPr>
                                  <w:t>Piano per la gestione delle</w:t>
                                </w:r>
                                <w:r w:rsidR="0025363B">
                                  <w:rPr>
                                    <w:color w:val="FFFFFF" w:themeColor="background1"/>
                                    <w:sz w:val="28"/>
                                    <w:szCs w:val="28"/>
                                  </w:rPr>
                                  <w:t xml:space="preserve"> vulnerabilità e delle patch di sicurezza</w:t>
                                </w:r>
                              </w:sdtContent>
                            </w:sdt>
                          </w:p>
                          <w:p w14:paraId="798F4C93" w14:textId="77777777" w:rsidR="002877A5" w:rsidRPr="0025363B" w:rsidRDefault="002877A5" w:rsidP="00A771D3">
                            <w:pPr>
                              <w:pStyle w:val="Nessunaspaziatura"/>
                              <w:spacing w:before="40" w:after="40"/>
                              <w:rPr>
                                <w:color w:val="FFFFFF" w:themeColor="background1"/>
                                <w:sz w:val="28"/>
                                <w:szCs w:val="28"/>
                              </w:rPr>
                            </w:pPr>
                          </w:p>
                          <w:p w14:paraId="18A09216" w14:textId="77777777" w:rsidR="00BE0D87" w:rsidRPr="0025363B" w:rsidRDefault="00BE0D87" w:rsidP="00A771D3">
                            <w:pPr>
                              <w:pStyle w:val="Nessunaspaziatura"/>
                              <w:spacing w:before="40" w:after="40"/>
                              <w:rPr>
                                <w:color w:val="FFFFFF" w:themeColor="background1"/>
                                <w:sz w:val="28"/>
                                <w:szCs w:val="28"/>
                              </w:rPr>
                            </w:pPr>
                          </w:p>
                          <w:p w14:paraId="7B03E7C6" w14:textId="682E532A" w:rsidR="002877A5" w:rsidRPr="00B16F78" w:rsidRDefault="0025363B" w:rsidP="00A771D3">
                            <w:pPr>
                              <w:pStyle w:val="Nessunaspaziatura"/>
                              <w:spacing w:before="40" w:after="40"/>
                              <w:rPr>
                                <w:b/>
                                <w:color w:val="FFFFFF" w:themeColor="background1"/>
                                <w:sz w:val="24"/>
                                <w:szCs w:val="28"/>
                              </w:rPr>
                            </w:pPr>
                            <w:r>
                              <w:rPr>
                                <w:b/>
                                <w:color w:val="FFFFFF" w:themeColor="background1"/>
                                <w:sz w:val="24"/>
                                <w:szCs w:val="28"/>
                              </w:rPr>
                              <w:t>APRILE</w:t>
                            </w:r>
                            <w:r w:rsidR="001C4554">
                              <w:rPr>
                                <w:b/>
                                <w:color w:val="FFFFFF" w:themeColor="background1"/>
                                <w:sz w:val="24"/>
                                <w:szCs w:val="28"/>
                              </w:rPr>
                              <w:t xml:space="preserve"> 202</w:t>
                            </w:r>
                            <w:r>
                              <w:rPr>
                                <w:b/>
                                <w:color w:val="FFFFFF" w:themeColor="background1"/>
                                <w:sz w:val="24"/>
                                <w:szCs w:val="28"/>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 w14:anchorId="66BE5180" id="Casella di testo 131" o:spid="_x0000_s1026" style="position:absolute;margin-left:0;margin-top:31.85pt;width:354.45pt;height:529.2pt;z-index:251658240;visibility:visible;mso-wrap-style:square;mso-width-percent:0;mso-height-percent:350;mso-wrap-distance-left:14.4pt;mso-wrap-distance-top:0;mso-wrap-distance-right:14.4pt;mso-wrap-distance-bottom:0;mso-position-horizontal:absolute;mso-position-horizontal-relative:margin;mso-position-vertical:absolute;mso-position-vertical-relative:margin;mso-width-percent:0;mso-height-percent:350;mso-width-relative:margin;mso-height-relative:page;v-text-anchor:top" coordsize="5134519,26104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" adj="-11796480,,5400" path="m,l5134519,,2899856,2610485,,2610485,,xe" filled="f" stroked="f" strokeweight=".5pt">
                <v:stroke joinstyle="miter"/>
                <v:formulas/>
                <v:path arrowok="t" o:connecttype="custom" o:connectlocs="0,0;4501515,0;2542350,6720840;0,6720840;0,0" o:connectangles="0,0,0,0,0" textboxrect="0,0,5134519,2610485"/>
                <v:textbox style="mso-fit-shape-to-text:t" inset="0,0,0,0">
                  <w:txbxContent>
                    <w:p w14:paraId="66DB756A" w14:textId="479275F2" w:rsidR="0006733A" w:rsidRPr="000B25F4" w:rsidRDefault="00310D5F" w:rsidP="00A771D3">
                      <w:pPr>
                        <w:pStyle w:val="Nessunaspaziatura"/>
                        <w:spacing w:before="40" w:after="560" w:line="216" w:lineRule="auto"/>
                        <w:rPr>
                          <w:color w:val="FFFFFF" w:themeColor="background1"/>
                          <w:sz w:val="72"/>
                          <w:szCs w:val="72"/>
                        </w:rPr>
                      </w:pPr>
                      <w:sdt>
                        <w:sdtPr>
                          <w:rPr>
                            <w:b/>
                            <w:bCs/>
                            <w:color w:val="FFFFFF" w:themeColor="background1"/>
                            <w:sz w:val="64"/>
                            <w:szCs w:val="64"/>
                          </w:rPr>
                          <w:alias w:val="Titolo"/>
                          <w:tag w:val=""/>
                          <w:id w:val="-1733693734"/>
                          <w:dataBinding w:prefixMappings="xmlns:ns0='http://purl.org/dc/elements/1.1/' xmlns:ns1='http://schemas.openxmlformats.org/package/2006/metadata/core-properties' " w:xpath="/ns1:coreProperties[1]/ns0:title[1]" w:storeItemID="{6C3C8BC8-F283-45AE-878A-BAB7291924A1}"/>
                          <w:text/>
                        </w:sdtPr>
                        <w:sdtEndPr/>
                        <w:sdtContent>
                          <w:r w:rsidR="004478E7">
                            <w:rPr>
                              <w:b/>
                              <w:bCs/>
                              <w:color w:val="FFFFFF" w:themeColor="background1"/>
                              <w:sz w:val="64"/>
                              <w:szCs w:val="64"/>
                            </w:rPr>
                            <w:t>Piano di Gestione e Monitoraggio del Rischio di Sicurezza Informatica</w:t>
                          </w:r>
                        </w:sdtContent>
                      </w:sdt>
                    </w:p>
                    <w:p w14:paraId="0C3457BA" w14:textId="2A2E1BCA" w:rsidR="0006733A" w:rsidRPr="0025363B" w:rsidRDefault="00310D5F" w:rsidP="00A771D3">
                      <w:pPr>
                        <w:pStyle w:val="Nessunaspaziatura"/>
                        <w:spacing w:before="40" w:after="40"/>
                        <w:rPr>
                          <w:color w:val="FFFFFF" w:themeColor="background1"/>
                          <w:sz w:val="28"/>
                          <w:szCs w:val="28"/>
                        </w:rPr>
                      </w:pPr>
                      <w:sdt>
                        <w:sdtPr>
                          <w:rPr>
                            <w:color w:val="FFFFFF" w:themeColor="background1"/>
                            <w:sz w:val="28"/>
                            <w:szCs w:val="28"/>
                          </w:rPr>
                          <w:alias w:val="Sottotitolo"/>
                          <w:tag w:val=""/>
                          <w:id w:val="-1674017906"/>
                          <w:dataBinding w:prefixMappings="xmlns:ns0='http://purl.org/dc/elements/1.1/' xmlns:ns1='http://schemas.openxmlformats.org/package/2006/metadata/core-properties' " w:xpath="/ns1:coreProperties[1]/ns0:subject[1]" w:storeItemID="{6C3C8BC8-F283-45AE-878A-BAB7291924A1}"/>
                          <w:text/>
                        </w:sdtPr>
                        <w:sdtEndPr/>
                        <w:sdtContent>
                          <w:r w:rsidR="0025363B" w:rsidRPr="0025363B">
                            <w:rPr>
                              <w:color w:val="FFFFFF" w:themeColor="background1"/>
                              <w:sz w:val="28"/>
                              <w:szCs w:val="28"/>
                            </w:rPr>
                            <w:t>Piano per la gestione delle</w:t>
                          </w:r>
                          <w:r w:rsidR="0025363B">
                            <w:rPr>
                              <w:color w:val="FFFFFF" w:themeColor="background1"/>
                              <w:sz w:val="28"/>
                              <w:szCs w:val="28"/>
                            </w:rPr>
                            <w:t xml:space="preserve"> vulnerabilità e delle patch di sicurezza</w:t>
                          </w:r>
                        </w:sdtContent>
                      </w:sdt>
                    </w:p>
                    <w:p w14:paraId="798F4C93" w14:textId="77777777" w:rsidR="002877A5" w:rsidRPr="0025363B" w:rsidRDefault="002877A5" w:rsidP="00A771D3">
                      <w:pPr>
                        <w:pStyle w:val="Nessunaspaziatura"/>
                        <w:spacing w:before="40" w:after="40"/>
                        <w:rPr>
                          <w:color w:val="FFFFFF" w:themeColor="background1"/>
                          <w:sz w:val="28"/>
                          <w:szCs w:val="28"/>
                        </w:rPr>
                      </w:pPr>
                    </w:p>
                    <w:p w14:paraId="18A09216" w14:textId="77777777" w:rsidR="00BE0D87" w:rsidRPr="0025363B" w:rsidRDefault="00BE0D87" w:rsidP="00A771D3">
                      <w:pPr>
                        <w:pStyle w:val="Nessunaspaziatura"/>
                        <w:spacing w:before="40" w:after="40"/>
                        <w:rPr>
                          <w:color w:val="FFFFFF" w:themeColor="background1"/>
                          <w:sz w:val="28"/>
                          <w:szCs w:val="28"/>
                        </w:rPr>
                      </w:pPr>
                    </w:p>
                    <w:p w14:paraId="7B03E7C6" w14:textId="682E532A" w:rsidR="002877A5" w:rsidRPr="00B16F78" w:rsidRDefault="0025363B" w:rsidP="00A771D3">
                      <w:pPr>
                        <w:pStyle w:val="Nessunaspaziatura"/>
                        <w:spacing w:before="40" w:after="40"/>
                        <w:rPr>
                          <w:b/>
                          <w:color w:val="FFFFFF" w:themeColor="background1"/>
                          <w:sz w:val="24"/>
                          <w:szCs w:val="28"/>
                        </w:rPr>
                      </w:pPr>
                      <w:r>
                        <w:rPr>
                          <w:b/>
                          <w:color w:val="FFFFFF" w:themeColor="background1"/>
                          <w:sz w:val="24"/>
                          <w:szCs w:val="28"/>
                        </w:rPr>
                        <w:t>APRILE</w:t>
                      </w:r>
                      <w:r w:rsidR="001C4554">
                        <w:rPr>
                          <w:b/>
                          <w:color w:val="FFFFFF" w:themeColor="background1"/>
                          <w:sz w:val="24"/>
                          <w:szCs w:val="28"/>
                        </w:rPr>
                        <w:t xml:space="preserve"> 202</w:t>
                      </w:r>
                      <w:r>
                        <w:rPr>
                          <w:b/>
                          <w:color w:val="FFFFFF" w:themeColor="background1"/>
                          <w:sz w:val="24"/>
                          <w:szCs w:val="28"/>
                        </w:rPr>
                        <w:t>6</w:t>
                      </w:r>
                    </w:p>
                  </w:txbxContent>
                </v:textbox>
                <w10:wrap type="square" anchorx="margin" anchory="margin"/>
              </v:shape>
            </w:pict>
          </mc:Fallback>
        </mc:AlternateContent>
      </w:r>
      <w:r w:rsidR="00BE0D87" w:rsidRPr="006346BB">
        <w:rPr>
          <w:color w:val="FFFFFF" w:themeColor="background1"/>
          <w:sz w:val="96"/>
          <w:szCs w:val="96"/>
          <w:lang w:val="en-US"/>
        </w:rPr>
        <mc:AlternateContent>
          <mc:Choice Requires="wps">
            <w:drawing>
              <wp:anchor distT="0" distB="0" distL="114300" distR="114300" simplePos="0" relativeHeight="251658243" behindDoc="0" locked="1" layoutInCell="1" allowOverlap="1" wp14:anchorId="48552042" wp14:editId="17EFE1A1">
                <wp:simplePos x="0" y="0"/>
                <wp:positionH relativeFrom="column">
                  <wp:posOffset>4890770</wp:posOffset>
                </wp:positionH>
                <wp:positionV relativeFrom="page">
                  <wp:posOffset>372745</wp:posOffset>
                </wp:positionV>
                <wp:extent cx="1741170" cy="323850"/>
                <wp:effectExtent l="0" t="0" r="0" b="6350"/>
                <wp:wrapNone/>
                <wp:docPr id="25" name="Rettangolo 25"/>
                <wp:cNvGraphicFramePr/>
                <a:graphic xmlns:a="http://schemas.openxmlformats.org/drawingml/2006/main">
                  <a:graphicData uri="http://schemas.microsoft.com/office/word/2010/wordprocessingShape">
                    <wps:wsp>
                      <wps:cNvSpPr/>
                      <wps:spPr>
                        <a:xfrm>
                          <a:off x="0" y="0"/>
                          <a:ext cx="1741170" cy="323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F80360" w14:textId="43603A96" w:rsidR="00F65BB6" w:rsidRPr="006F381C" w:rsidRDefault="007C2E86" w:rsidP="00D75E7E">
                            <w:pPr>
                              <w:spacing w:before="0" w:after="0" w:line="240" w:lineRule="auto"/>
                              <w:jc w:val="center"/>
                              <w:rPr>
                                <w:color w:val="000000" w:themeColor="text1"/>
                              </w:rPr>
                            </w:pPr>
                            <w:r>
                              <w:rPr>
                                <w:color w:val="000000" w:themeColor="text1"/>
                              </w:rPr>
                              <w:t>PIANO</w:t>
                            </w:r>
                          </w:p>
                        </w:txbxContent>
                      </wps:txbx>
                      <wps:bodyPr rot="0" spcFirstLastPara="0" vertOverflow="overflow" horzOverflow="overflow" vert="horz" wrap="square" lIns="144000" tIns="0" rIns="144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52042" id="Rettangolo 25" o:spid="_x0000_s1027" style="position:absolute;margin-left:385.1pt;margin-top:29.35pt;width:137.1pt;height:2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" fillcolor="white [3212]" stroked="f" strokeweight="1pt">
                <v:textbox inset="4mm,0,4mm,0">
                  <w:txbxContent>
                    <w:p w14:paraId="4EF80360" w14:textId="43603A96" w:rsidR="00F65BB6" w:rsidRPr="006F381C" w:rsidRDefault="007C2E86" w:rsidP="00D75E7E">
                      <w:pPr>
                        <w:spacing w:before="0" w:after="0" w:line="240" w:lineRule="auto"/>
                        <w:jc w:val="center"/>
                        <w:rPr>
                          <w:color w:val="000000" w:themeColor="text1"/>
                        </w:rPr>
                      </w:pPr>
                      <w:r>
                        <w:rPr>
                          <w:color w:val="000000" w:themeColor="text1"/>
                        </w:rPr>
                        <w:t>PIANO</w:t>
                      </w:r>
                    </w:p>
                  </w:txbxContent>
                </v:textbox>
                <w10:wrap anchory="page"/>
                <w10:anchorlock/>
              </v:rect>
            </w:pict>
          </mc:Fallback>
        </mc:AlternateContent>
      </w:r>
      <w:r w:rsidR="00BE0D87" w:rsidRPr="006346BB">
        <w:rPr>
          <w:color w:val="FFFFFF" w:themeColor="background1"/>
          <w:sz w:val="96"/>
          <w:szCs w:val="96"/>
          <w:lang w:val="en-US"/>
        </w:rPr>
        <mc:AlternateContent>
          <mc:Choice Requires="wps">
            <w:drawing>
              <wp:anchor distT="0" distB="0" distL="114300" distR="114300" simplePos="0" relativeHeight="251658241" behindDoc="0" locked="1" layoutInCell="1" allowOverlap="1" wp14:anchorId="568A8C4E" wp14:editId="68AFA08C">
                <wp:simplePos x="0" y="0"/>
                <wp:positionH relativeFrom="column">
                  <wp:posOffset>-46990</wp:posOffset>
                </wp:positionH>
                <wp:positionV relativeFrom="page">
                  <wp:posOffset>372745</wp:posOffset>
                </wp:positionV>
                <wp:extent cx="2940050" cy="323850"/>
                <wp:effectExtent l="0" t="0" r="6350" b="6350"/>
                <wp:wrapNone/>
                <wp:docPr id="4" name="Rettangolo 4"/>
                <wp:cNvGraphicFramePr/>
                <a:graphic xmlns:a="http://schemas.openxmlformats.org/drawingml/2006/main">
                  <a:graphicData uri="http://schemas.microsoft.com/office/word/2010/wordprocessingShape">
                    <wps:wsp>
                      <wps:cNvSpPr/>
                      <wps:spPr>
                        <a:xfrm>
                          <a:off x="0" y="0"/>
                          <a:ext cx="2940050"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55095E" w14:textId="33998E15" w:rsidR="002877A5" w:rsidRPr="00A13F70" w:rsidRDefault="00B52DCC" w:rsidP="00BE0D87">
                            <w:pPr>
                              <w:spacing w:before="0" w:after="0" w:line="240" w:lineRule="auto"/>
                              <w:rPr>
                                <w:b/>
                                <w:bCs/>
                                <w:color w:val="FFFFFF" w:themeColor="background1"/>
                                <w:szCs w:val="24"/>
                                <w:lang w:val="en-US"/>
                              </w:rPr>
                            </w:pPr>
                            <w:r w:rsidRPr="00A13F70">
                              <w:rPr>
                                <w:b/>
                                <w:bCs/>
                                <w:color w:val="FFFFFF" w:themeColor="background1"/>
                                <w:szCs w:val="24"/>
                                <w:lang w:val="en-US"/>
                              </w:rPr>
                              <w:t>ENGINEERING</w:t>
                            </w:r>
                          </w:p>
                          <w:p w14:paraId="560F9BBC" w14:textId="77777777" w:rsidR="005D2361" w:rsidRPr="00A13F70" w:rsidRDefault="005D2361" w:rsidP="005D2361">
                            <w:pPr>
                              <w:spacing w:before="0" w:after="0" w:line="240" w:lineRule="auto"/>
                              <w:rPr>
                                <w:bCs/>
                                <w:color w:val="FFFFFF" w:themeColor="background1"/>
                                <w:sz w:val="20"/>
                                <w:szCs w:val="28"/>
                                <w:lang w:val="en-GB"/>
                              </w:rPr>
                            </w:pPr>
                            <w:r w:rsidRPr="00A13F70">
                              <w:rPr>
                                <w:bCs/>
                                <w:color w:val="FFFFFF" w:themeColor="background1"/>
                                <w:szCs w:val="24"/>
                                <w:lang w:val="en-GB"/>
                              </w:rPr>
                              <w:t xml:space="preserve">THE DIGITAL TRANSFORMATION COMPANY </w:t>
                            </w:r>
                            <w:r w:rsidRPr="00A13F70">
                              <w:rPr>
                                <w:bCs/>
                                <w:color w:val="FFFFFF" w:themeColor="background1"/>
                                <w:szCs w:val="24"/>
                              </w:rPr>
                              <w:fldChar w:fldCharType="begin"/>
                            </w:r>
                            <w:r w:rsidRPr="00A13F70">
                              <w:rPr>
                                <w:bCs/>
                                <w:color w:val="FFFFFF" w:themeColor="background1"/>
                                <w:szCs w:val="24"/>
                                <w:lang w:val="en-GB"/>
                              </w:rPr>
                              <w:instrText xml:space="preserve"> DOCVARIABLE  OFFERTA  \* MERGEFORMAT </w:instrText>
                            </w:r>
                            <w:r w:rsidRPr="00A13F70">
                              <w:rPr>
                                <w:bCs/>
                                <w:color w:val="FFFFFF" w:themeColor="background1"/>
                                <w:szCs w:val="24"/>
                              </w:rPr>
                              <w:fldChar w:fldCharType="end"/>
                            </w:r>
                          </w:p>
                          <w:p w14:paraId="7D98B818" w14:textId="4D3DC732" w:rsidR="0006733A" w:rsidRPr="00A13F70" w:rsidRDefault="0006733A" w:rsidP="005D2361">
                            <w:pPr>
                              <w:spacing w:before="0" w:after="0" w:line="240" w:lineRule="auto"/>
                              <w:rPr>
                                <w:bCs/>
                                <w:color w:val="FFFFFF" w:themeColor="background1"/>
                                <w:sz w:val="20"/>
                                <w:szCs w:val="28"/>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A8C4E" id="Rettangolo 4" o:spid="_x0000_s1028" style="position:absolute;margin-left:-3.7pt;margin-top:29.35pt;width:231.5pt;height:2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" filled="f" stroked="f" strokeweight="1pt">
                <v:textbox inset="0,0,0,0">
                  <w:txbxContent>
                    <w:p w14:paraId="1255095E" w14:textId="33998E15" w:rsidR="002877A5" w:rsidRPr="00A13F70" w:rsidRDefault="00B52DCC" w:rsidP="00BE0D87">
                      <w:pPr>
                        <w:spacing w:before="0" w:after="0" w:line="240" w:lineRule="auto"/>
                        <w:rPr>
                          <w:b/>
                          <w:bCs/>
                          <w:color w:val="FFFFFF" w:themeColor="background1"/>
                          <w:szCs w:val="24"/>
                          <w:lang w:val="en-US"/>
                        </w:rPr>
                      </w:pPr>
                      <w:r w:rsidRPr="00A13F70">
                        <w:rPr>
                          <w:b/>
                          <w:bCs/>
                          <w:color w:val="FFFFFF" w:themeColor="background1"/>
                          <w:szCs w:val="24"/>
                          <w:lang w:val="en-US"/>
                        </w:rPr>
                        <w:t>ENGINEERING</w:t>
                      </w:r>
                    </w:p>
                    <w:p w14:paraId="560F9BBC" w14:textId="77777777" w:rsidR="005D2361" w:rsidRPr="00A13F70" w:rsidRDefault="005D2361" w:rsidP="005D2361">
                      <w:pPr>
                        <w:spacing w:before="0" w:after="0" w:line="240" w:lineRule="auto"/>
                        <w:rPr>
                          <w:bCs/>
                          <w:color w:val="FFFFFF" w:themeColor="background1"/>
                          <w:sz w:val="20"/>
                          <w:szCs w:val="28"/>
                          <w:lang w:val="en-GB"/>
                        </w:rPr>
                      </w:pPr>
                      <w:r w:rsidRPr="00A13F70">
                        <w:rPr>
                          <w:bCs/>
                          <w:color w:val="FFFFFF" w:themeColor="background1"/>
                          <w:szCs w:val="24"/>
                          <w:lang w:val="en-GB"/>
                        </w:rPr>
                        <w:t xml:space="preserve">THE DIGITAL TRANSFORMATION COMPANY </w:t>
                      </w:r>
                      <w:r w:rsidRPr="00A13F70">
                        <w:rPr>
                          <w:bCs/>
                          <w:color w:val="FFFFFF" w:themeColor="background1"/>
                          <w:szCs w:val="24"/>
                        </w:rPr>
                        <w:fldChar w:fldCharType="begin"/>
                      </w:r>
                      <w:r w:rsidRPr="00A13F70">
                        <w:rPr>
                          <w:bCs/>
                          <w:color w:val="FFFFFF" w:themeColor="background1"/>
                          <w:szCs w:val="24"/>
                          <w:lang w:val="en-GB"/>
                        </w:rPr>
                        <w:instrText xml:space="preserve"> DOCVARIABLE  OFFERTA  \* MERGEFORMAT </w:instrText>
                      </w:r>
                      <w:r w:rsidRPr="00A13F70">
                        <w:rPr>
                          <w:bCs/>
                          <w:color w:val="FFFFFF" w:themeColor="background1"/>
                          <w:szCs w:val="24"/>
                        </w:rPr>
                        <w:fldChar w:fldCharType="end"/>
                      </w:r>
                    </w:p>
                    <w:p w14:paraId="7D98B818" w14:textId="4D3DC732" w:rsidR="0006733A" w:rsidRPr="00A13F70" w:rsidRDefault="0006733A" w:rsidP="005D2361">
                      <w:pPr>
                        <w:spacing w:before="0" w:after="0" w:line="240" w:lineRule="auto"/>
                        <w:rPr>
                          <w:bCs/>
                          <w:color w:val="FFFFFF" w:themeColor="background1"/>
                          <w:sz w:val="20"/>
                          <w:szCs w:val="28"/>
                          <w:lang w:val="en-GB"/>
                        </w:rPr>
                      </w:pPr>
                    </w:p>
                  </w:txbxContent>
                </v:textbox>
                <w10:wrap anchory="page"/>
                <w10:anchorlock/>
              </v:rect>
            </w:pict>
          </mc:Fallback>
        </mc:AlternateContent>
      </w:r>
      <w:r w:rsidR="00247289" w:rsidRPr="006346BB">
        <w:rPr>
          <w:lang w:val="en-US"/>
        </w:rPr>
        <mc:AlternateContent>
          <mc:Choice Requires="wps">
            <w:drawing>
              <wp:anchor distT="0" distB="0" distL="114300" distR="114300" simplePos="0" relativeHeight="251658244" behindDoc="0" locked="1" layoutInCell="1" allowOverlap="1" wp14:anchorId="0CC48B58" wp14:editId="7BBA4C99">
                <wp:simplePos x="0" y="0"/>
                <wp:positionH relativeFrom="page">
                  <wp:posOffset>0</wp:posOffset>
                </wp:positionH>
                <wp:positionV relativeFrom="page">
                  <wp:posOffset>315595</wp:posOffset>
                </wp:positionV>
                <wp:extent cx="323850" cy="323850"/>
                <wp:effectExtent l="0" t="0" r="6350" b="6350"/>
                <wp:wrapNone/>
                <wp:docPr id="32" name="Rettangolo 32"/>
                <wp:cNvGraphicFramePr/>
                <a:graphic xmlns:a="http://schemas.openxmlformats.org/drawingml/2006/main">
                  <a:graphicData uri="http://schemas.microsoft.com/office/word/2010/wordprocessingShape">
                    <wps:wsp>
                      <wps:cNvSpPr/>
                      <wps:spPr>
                        <a:xfrm>
                          <a:off x="0" y="0"/>
                          <a:ext cx="323850" cy="323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F0367D" w14:textId="77777777" w:rsidR="00C2673C" w:rsidRPr="0029051E" w:rsidRDefault="00C2673C" w:rsidP="00C2673C">
                            <w:pPr>
                              <w:jc w:val="center"/>
                              <w:rPr>
                                <w:color w:val="8C1E74"/>
                              </w:rPr>
                            </w:pPr>
                            <w:r w:rsidRPr="0029051E">
                              <w:rPr>
                                <w:color w:val="8C1E7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48B58" id="Rettangolo 32" o:spid="_x0000_s1029" style="position:absolute;margin-left:0;margin-top:24.85pt;width:25.5pt;height:25.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" fillcolor="white [3212]" stroked="f" strokeweight="1pt">
                <v:textbox>
                  <w:txbxContent>
                    <w:p w14:paraId="33F0367D" w14:textId="77777777" w:rsidR="00C2673C" w:rsidRPr="0029051E" w:rsidRDefault="00C2673C" w:rsidP="00C2673C">
                      <w:pPr>
                        <w:jc w:val="center"/>
                        <w:rPr>
                          <w:color w:val="8C1E74"/>
                        </w:rPr>
                      </w:pPr>
                      <w:r w:rsidRPr="0029051E">
                        <w:rPr>
                          <w:color w:val="8C1E74"/>
                        </w:rPr>
                        <w:t xml:space="preserve"> </w:t>
                      </w:r>
                    </w:p>
                  </w:txbxContent>
                </v:textbox>
                <w10:wrap anchorx="page" anchory="page"/>
                <w10:anchorlock/>
              </v:rect>
            </w:pict>
          </mc:Fallback>
        </mc:AlternateContent>
      </w:r>
      <w:r w:rsidR="00333D49">
        <w:rPr>
          <w:color w:val="FFFFFF" w:themeColor="background1"/>
          <w:sz w:val="96"/>
          <w:szCs w:val="96"/>
          <w:lang w:eastAsia="it-IT"/>
        </w:rPr>
        <w:t xml:space="preserve"> </w:t>
      </w:r>
    </w:p>
    <w:sdt>
      <w:sdtPr>
        <w:rPr>
          <w:b/>
          <w:bCs/>
          <w:color w:val="FFFFFF" w:themeColor="background1"/>
          <w:sz w:val="96"/>
          <w:szCs w:val="96"/>
          <w:lang w:eastAsia="it-IT"/>
        </w:rPr>
        <w:id w:val="-1610116799"/>
        <w:docPartObj>
          <w:docPartGallery w:val="Cover Pages"/>
          <w:docPartUnique/>
        </w:docPartObj>
      </w:sdtPr>
      <w:sdtEndPr>
        <w:rPr>
          <w:b w:val="0"/>
          <w:bCs w:val="0"/>
          <w:color w:val="auto"/>
          <w:sz w:val="18"/>
          <w:szCs w:val="20"/>
          <w:lang w:eastAsia="en-US"/>
        </w:rPr>
      </w:sdtEndPr>
      <w:sdtContent>
        <w:p w14:paraId="4F16237B" w14:textId="7272F13D" w:rsidR="0006733A" w:rsidRPr="006346BB" w:rsidRDefault="0006733A" w:rsidP="00947006">
          <w:pPr>
            <w:rPr>
              <w:b/>
              <w:bCs/>
              <w:color w:val="FFFFFF" w:themeColor="background1"/>
              <w:sz w:val="96"/>
              <w:szCs w:val="96"/>
              <w:lang w:eastAsia="it-IT"/>
            </w:rPr>
          </w:pPr>
          <w:r w:rsidRPr="006346BB">
            <w:rPr>
              <w:b/>
              <w:bCs/>
              <w:noProof/>
              <w:color w:val="FFFFFF" w:themeColor="background1"/>
              <w:sz w:val="96"/>
              <w:szCs w:val="96"/>
              <w:lang w:val="en-US"/>
            </w:rPr>
            <mc:AlternateContent>
              <mc:Choice Requires="wps">
                <w:drawing>
                  <wp:anchor distT="0" distB="0" distL="114300" distR="114300" simplePos="0" relativeHeight="251658242" behindDoc="0" locked="0" layoutInCell="1" allowOverlap="1" wp14:anchorId="1F5C0645" wp14:editId="3ECA5B3A">
                    <wp:simplePos x="0" y="0"/>
                    <wp:positionH relativeFrom="column">
                      <wp:posOffset>5274818</wp:posOffset>
                    </wp:positionH>
                    <wp:positionV relativeFrom="paragraph">
                      <wp:posOffset>9106764</wp:posOffset>
                    </wp:positionV>
                    <wp:extent cx="1762887" cy="465827"/>
                    <wp:effectExtent l="0" t="0" r="8890" b="10795"/>
                    <wp:wrapNone/>
                    <wp:docPr id="8" name="Rettangolo 8"/>
                    <wp:cNvGraphicFramePr/>
                    <a:graphic xmlns:a="http://schemas.openxmlformats.org/drawingml/2006/main">
                      <a:graphicData uri="http://schemas.microsoft.com/office/word/2010/wordprocessingShape">
                        <wps:wsp>
                          <wps:cNvSpPr/>
                          <wps:spPr>
                            <a:xfrm>
                              <a:off x="0" y="0"/>
                              <a:ext cx="1762887" cy="4658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28D816" w14:textId="77777777" w:rsidR="0006733A" w:rsidRPr="002342C6" w:rsidRDefault="0006733A" w:rsidP="002342C6">
                                <w:pPr>
                                  <w:spacing w:after="0" w:line="240" w:lineRule="auto"/>
                                  <w:rPr>
                                    <w:color w:val="FFFFFF" w:themeColor="background1"/>
                                  </w:rPr>
                                </w:pPr>
                                <w:r w:rsidRPr="002342C6">
                                  <w:rPr>
                                    <w:color w:val="FFFFFF" w:themeColor="background1"/>
                                  </w:rPr>
                                  <w:t>© 2020 Engineering</w:t>
                                </w:r>
                              </w:p>
                              <w:p w14:paraId="51F6C83D" w14:textId="77777777" w:rsidR="0006733A" w:rsidRPr="002342C6" w:rsidRDefault="0006733A" w:rsidP="002342C6">
                                <w:pPr>
                                  <w:spacing w:after="0" w:line="240" w:lineRule="auto"/>
                                  <w:rPr>
                                    <w:color w:val="FFFFFF" w:themeColor="background1"/>
                                  </w:rPr>
                                </w:pPr>
                              </w:p>
                            </w:txbxContent>
                          </wps:txbx>
                          <wps:bodyPr rot="0" spcFirstLastPara="0" vertOverflow="overflow" horzOverflow="overflow" vert="horz" wrap="square" lIns="14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C0645" id="Rettangolo 8" o:spid="_x0000_s1030" style="position:absolute;margin-left:415.35pt;margin-top:717.05pt;width:138.8pt;height:36.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" filled="f" stroked="f" strokeweight="1pt">
                    <v:textbox inset="4mm,0,0,0">
                      <w:txbxContent>
                        <w:p w14:paraId="7828D816" w14:textId="77777777" w:rsidR="0006733A" w:rsidRPr="002342C6" w:rsidRDefault="0006733A" w:rsidP="002342C6">
                          <w:pPr>
                            <w:spacing w:after="0" w:line="240" w:lineRule="auto"/>
                            <w:rPr>
                              <w:color w:val="FFFFFF" w:themeColor="background1"/>
                            </w:rPr>
                          </w:pPr>
                          <w:r w:rsidRPr="002342C6">
                            <w:rPr>
                              <w:color w:val="FFFFFF" w:themeColor="background1"/>
                            </w:rPr>
                            <w:t>© 2020 Engineering</w:t>
                          </w:r>
                        </w:p>
                        <w:p w14:paraId="51F6C83D" w14:textId="77777777" w:rsidR="0006733A" w:rsidRPr="002342C6" w:rsidRDefault="0006733A" w:rsidP="002342C6">
                          <w:pPr>
                            <w:spacing w:after="0" w:line="240" w:lineRule="auto"/>
                            <w:rPr>
                              <w:color w:val="FFFFFF" w:themeColor="background1"/>
                            </w:rPr>
                          </w:pPr>
                        </w:p>
                      </w:txbxContent>
                    </v:textbox>
                  </v:rect>
                </w:pict>
              </mc:Fallback>
            </mc:AlternateContent>
          </w:r>
        </w:p>
      </w:sdtContent>
    </w:sdt>
    <w:p w14:paraId="0479C52F" w14:textId="77777777" w:rsidR="00C2673C" w:rsidRPr="006346BB" w:rsidRDefault="00C2673C" w:rsidP="00E2071E">
      <w:pPr>
        <w:pStyle w:val="Titolosommario"/>
        <w:ind w:left="432"/>
      </w:pPr>
    </w:p>
    <w:p w14:paraId="420DA2BC" w14:textId="77777777" w:rsidR="00C2673C" w:rsidRPr="006346BB" w:rsidRDefault="00C2673C" w:rsidP="00E2071E">
      <w:pPr>
        <w:pStyle w:val="Titolosommario"/>
        <w:ind w:left="432"/>
      </w:pPr>
    </w:p>
    <w:p w14:paraId="5AD81423" w14:textId="04336E42" w:rsidR="00C2673C" w:rsidRPr="006346BB" w:rsidRDefault="00C2673C" w:rsidP="00E2071E">
      <w:pPr>
        <w:pStyle w:val="Titolosommario"/>
        <w:ind w:left="432"/>
      </w:pPr>
    </w:p>
    <w:p w14:paraId="6748DE67" w14:textId="066B44BC" w:rsidR="00C2673C" w:rsidRPr="006346BB" w:rsidRDefault="00C2673C" w:rsidP="00E2071E">
      <w:pPr>
        <w:pStyle w:val="Titolosommario"/>
        <w:ind w:left="432"/>
      </w:pPr>
    </w:p>
    <w:p w14:paraId="2F01951F" w14:textId="4D4FC903" w:rsidR="00C2673C" w:rsidRPr="006346BB" w:rsidRDefault="00C2673C" w:rsidP="00E2071E">
      <w:pPr>
        <w:pStyle w:val="Titolosommario"/>
        <w:ind w:left="432"/>
      </w:pPr>
    </w:p>
    <w:p w14:paraId="4631A661" w14:textId="591CA01E" w:rsidR="00C2673C" w:rsidRPr="006346BB" w:rsidRDefault="00C2673C" w:rsidP="00E2071E">
      <w:pPr>
        <w:pStyle w:val="Titolosommario"/>
        <w:ind w:left="432"/>
      </w:pPr>
    </w:p>
    <w:p w14:paraId="214FB42F" w14:textId="3FFF49FC" w:rsidR="00C2673C" w:rsidRPr="006346BB" w:rsidRDefault="00C2673C" w:rsidP="00E2071E">
      <w:pPr>
        <w:pStyle w:val="Titolosommario"/>
        <w:ind w:left="432"/>
      </w:pPr>
    </w:p>
    <w:p w14:paraId="2DAC2DDC" w14:textId="71C5D609" w:rsidR="00C2673C" w:rsidRPr="006346BB" w:rsidRDefault="00AD54F6" w:rsidP="00AD54F6">
      <w:pPr>
        <w:pStyle w:val="Titolosommario"/>
        <w:tabs>
          <w:tab w:val="left" w:pos="8580"/>
        </w:tabs>
        <w:ind w:left="432"/>
      </w:pPr>
      <w:r w:rsidRPr="006346BB">
        <w:tab/>
      </w:r>
    </w:p>
    <w:p w14:paraId="4FAE4104" w14:textId="5B8EFCEB" w:rsidR="00C2673C" w:rsidRPr="006346BB" w:rsidRDefault="00C2673C" w:rsidP="00E2071E">
      <w:pPr>
        <w:pStyle w:val="Titolosommario"/>
        <w:ind w:left="432"/>
      </w:pPr>
    </w:p>
    <w:p w14:paraId="26503716" w14:textId="0BD821D6" w:rsidR="00C2673C" w:rsidRPr="006346BB" w:rsidRDefault="00C2673C" w:rsidP="00E2071E">
      <w:pPr>
        <w:pStyle w:val="Titolosommario"/>
        <w:ind w:left="432"/>
      </w:pPr>
    </w:p>
    <w:p w14:paraId="2B946343" w14:textId="71669A1A" w:rsidR="00C2673C" w:rsidRPr="006346BB" w:rsidRDefault="00C2673C" w:rsidP="00E2071E">
      <w:pPr>
        <w:pStyle w:val="Titolosommario"/>
        <w:ind w:left="432"/>
      </w:pPr>
    </w:p>
    <w:p w14:paraId="74EFFDC4" w14:textId="3F151573" w:rsidR="00C2673C" w:rsidRPr="006346BB" w:rsidRDefault="00C2673C" w:rsidP="003029F3">
      <w:pPr>
        <w:pStyle w:val="Titolosommario"/>
      </w:pPr>
    </w:p>
    <w:p w14:paraId="03D49AEA" w14:textId="3A213A5B" w:rsidR="00C2673C" w:rsidRPr="006346BB" w:rsidRDefault="00C2673C" w:rsidP="003029F3">
      <w:pPr>
        <w:pStyle w:val="Titolosommario"/>
        <w:ind w:left="432" w:hanging="432"/>
      </w:pPr>
    </w:p>
    <w:p w14:paraId="6E05BDAD" w14:textId="1C049EF9" w:rsidR="00C2673C" w:rsidRPr="006346BB" w:rsidRDefault="00C2673C" w:rsidP="00E2071E">
      <w:pPr>
        <w:pStyle w:val="Titolosommario"/>
        <w:ind w:left="432"/>
      </w:pPr>
    </w:p>
    <w:p w14:paraId="6174B9A6" w14:textId="318457E2" w:rsidR="0006733A" w:rsidRPr="006346BB" w:rsidRDefault="0006733A" w:rsidP="0006733A">
      <w:pPr>
        <w:rPr>
          <w:lang w:val="en-US"/>
        </w:rPr>
      </w:pPr>
    </w:p>
    <w:p w14:paraId="4D7A03A0" w14:textId="4AAAB47A" w:rsidR="0006733A" w:rsidRPr="006346BB" w:rsidRDefault="00DD712E" w:rsidP="0006733A">
      <w:pPr>
        <w:rPr>
          <w:lang w:val="en-US"/>
        </w:rPr>
      </w:pPr>
      <w:r>
        <w:rPr>
          <w:noProof/>
          <w:lang w:val="en-US"/>
        </w:rPr>
        <w:drawing>
          <wp:anchor distT="0" distB="0" distL="114300" distR="114300" simplePos="0" relativeHeight="251658245" behindDoc="1" locked="0" layoutInCell="1" allowOverlap="1" wp14:anchorId="11DA91ED" wp14:editId="1C1328FE">
            <wp:simplePos x="0" y="0"/>
            <wp:positionH relativeFrom="page">
              <wp:align>right</wp:align>
            </wp:positionH>
            <wp:positionV relativeFrom="page">
              <wp:align>center</wp:align>
            </wp:positionV>
            <wp:extent cx="7559675" cy="10685145"/>
            <wp:effectExtent l="0" t="0" r="3175" b="1905"/>
            <wp:wrapNone/>
            <wp:docPr id="876145585" name="Immagine 9" descr="Immagine che contiene schermata, design, viola, violet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5585" name="Immagine 9" descr="Immagine che contiene schermata, design, viola, violetto&#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675" cy="10685145"/>
                    </a:xfrm>
                    <a:prstGeom prst="rect">
                      <a:avLst/>
                    </a:prstGeom>
                  </pic:spPr>
                </pic:pic>
              </a:graphicData>
            </a:graphic>
            <wp14:sizeRelH relativeFrom="page">
              <wp14:pctWidth>0</wp14:pctWidth>
            </wp14:sizeRelH>
            <wp14:sizeRelV relativeFrom="page">
              <wp14:pctHeight>0</wp14:pctHeight>
            </wp14:sizeRelV>
          </wp:anchor>
        </w:drawing>
      </w:r>
    </w:p>
    <w:p w14:paraId="151B9514" w14:textId="00291232" w:rsidR="0006733A" w:rsidRPr="006346BB" w:rsidRDefault="0006733A" w:rsidP="0006733A">
      <w:pPr>
        <w:rPr>
          <w:lang w:val="en-US"/>
        </w:rPr>
      </w:pPr>
    </w:p>
    <w:p w14:paraId="5F426E13" w14:textId="3954DF06" w:rsidR="0006733A" w:rsidRPr="006346BB" w:rsidRDefault="0006733A" w:rsidP="0006733A">
      <w:pPr>
        <w:rPr>
          <w:lang w:val="en-US"/>
        </w:rPr>
      </w:pPr>
    </w:p>
    <w:p w14:paraId="2C8A93FD" w14:textId="6AB7DE65" w:rsidR="0006733A" w:rsidRPr="006346BB" w:rsidRDefault="0006733A" w:rsidP="0006733A">
      <w:pPr>
        <w:rPr>
          <w:lang w:val="en-US"/>
        </w:rPr>
      </w:pPr>
    </w:p>
    <w:p w14:paraId="7A3CD548" w14:textId="1260468F" w:rsidR="0006733A" w:rsidRPr="006346BB" w:rsidRDefault="0006733A" w:rsidP="0006733A">
      <w:pPr>
        <w:rPr>
          <w:lang w:val="en-US"/>
        </w:rPr>
      </w:pPr>
    </w:p>
    <w:p w14:paraId="184CC4F6" w14:textId="3D63D36C" w:rsidR="001C4554" w:rsidRPr="006346BB" w:rsidRDefault="001C4554" w:rsidP="0008321F">
      <w:pPr>
        <w:rPr>
          <w:lang w:val="en-US"/>
        </w:rPr>
      </w:pPr>
    </w:p>
    <w:tbl>
      <w:tblPr>
        <w:tblStyle w:val="Grigliatabella"/>
        <w:tblpPr w:leftFromText="141" w:rightFromText="141" w:vertAnchor="text" w:horzAnchor="margin" w:tblpY="-89"/>
        <w:tblW w:w="0" w:type="auto"/>
        <w:tblBorders>
          <w:top w:val="none" w:sz="0" w:space="0" w:color="auto"/>
          <w:left w:val="none" w:sz="0" w:space="0" w:color="auto"/>
          <w:bottom w:val="none" w:sz="0" w:space="0" w:color="auto"/>
          <w:right w:val="none" w:sz="0" w:space="0" w:color="auto"/>
          <w:insideH w:val="single" w:sz="4" w:space="0" w:color="B6B6B6" w:themeColor="background2" w:themeShade="BF"/>
          <w:insideV w:val="single" w:sz="4" w:space="0" w:color="B6B6B6" w:themeColor="background2" w:themeShade="BF"/>
        </w:tblBorders>
        <w:tblCellMar>
          <w:top w:w="57" w:type="dxa"/>
          <w:left w:w="113" w:type="dxa"/>
          <w:bottom w:w="57" w:type="dxa"/>
          <w:right w:w="113" w:type="dxa"/>
        </w:tblCellMar>
        <w:tblLook w:val="04A0" w:firstRow="1" w:lastRow="0" w:firstColumn="1" w:lastColumn="0" w:noHBand="0" w:noVBand="1"/>
      </w:tblPr>
      <w:tblGrid>
        <w:gridCol w:w="2268"/>
        <w:gridCol w:w="7710"/>
      </w:tblGrid>
      <w:tr w:rsidR="001C4554" w:rsidRPr="00A14A38" w14:paraId="36794C9A" w14:textId="77777777" w:rsidTr="003B0B88">
        <w:trPr>
          <w:trHeight w:val="57"/>
        </w:trPr>
        <w:tc>
          <w:tcPr>
            <w:tcW w:w="2268" w:type="dxa"/>
            <w:vAlign w:val="center"/>
          </w:tcPr>
          <w:p w14:paraId="542CD3D4" w14:textId="77777777" w:rsidR="001C4554" w:rsidRPr="006346BB" w:rsidRDefault="001C4554" w:rsidP="003B0B88">
            <w:pPr>
              <w:rPr>
                <w:color w:val="C51B88" w:themeColor="accent1"/>
                <w:lang w:val="en-US"/>
              </w:rPr>
            </w:pPr>
            <w:r w:rsidRPr="006346BB">
              <w:rPr>
                <w:color w:val="C51B88" w:themeColor="accent1"/>
                <w:lang w:val="en-US"/>
              </w:rPr>
              <w:t xml:space="preserve">EMESSO DA </w:t>
            </w:r>
          </w:p>
        </w:tc>
        <w:tc>
          <w:tcPr>
            <w:tcW w:w="7710" w:type="dxa"/>
            <w:vAlign w:val="center"/>
          </w:tcPr>
          <w:p w14:paraId="56C74A46" w14:textId="09F9B295" w:rsidR="001C4554" w:rsidRPr="006346BB" w:rsidRDefault="00D2336A" w:rsidP="003B0B88">
            <w:pPr>
              <w:rPr>
                <w:color w:val="000000" w:themeColor="text1"/>
                <w:lang w:val="en-US"/>
              </w:rPr>
            </w:pPr>
            <w:r>
              <w:rPr>
                <w:color w:val="000000" w:themeColor="text1"/>
                <w:lang w:val="en-US"/>
              </w:rPr>
              <w:t>Group Information Security O</w:t>
            </w:r>
            <w:r w:rsidR="00E74998">
              <w:rPr>
                <w:color w:val="000000" w:themeColor="text1"/>
                <w:lang w:val="en-US"/>
              </w:rPr>
              <w:t>ff</w:t>
            </w:r>
            <w:r>
              <w:rPr>
                <w:color w:val="000000" w:themeColor="text1"/>
                <w:lang w:val="en-US"/>
              </w:rPr>
              <w:t>ice (GISO)</w:t>
            </w:r>
          </w:p>
        </w:tc>
      </w:tr>
      <w:tr w:rsidR="001C4554" w:rsidRPr="006346BB" w14:paraId="5E111643" w14:textId="77777777" w:rsidTr="003B0B88">
        <w:trPr>
          <w:trHeight w:val="57"/>
        </w:trPr>
        <w:tc>
          <w:tcPr>
            <w:tcW w:w="2268" w:type="dxa"/>
            <w:vAlign w:val="center"/>
          </w:tcPr>
          <w:p w14:paraId="667C7C5F" w14:textId="77777777" w:rsidR="001C4554" w:rsidRPr="006346BB" w:rsidRDefault="001C4554" w:rsidP="003B0B88">
            <w:pPr>
              <w:rPr>
                <w:color w:val="C51B88" w:themeColor="accent1"/>
                <w:lang w:val="en-US"/>
              </w:rPr>
            </w:pPr>
            <w:r w:rsidRPr="006346BB">
              <w:rPr>
                <w:color w:val="C51B88" w:themeColor="accent1"/>
                <w:lang w:val="en-US"/>
              </w:rPr>
              <w:t xml:space="preserve">APPROVATO DA </w:t>
            </w:r>
          </w:p>
        </w:tc>
        <w:tc>
          <w:tcPr>
            <w:tcW w:w="7710" w:type="dxa"/>
            <w:vAlign w:val="center"/>
          </w:tcPr>
          <w:p w14:paraId="50BC2CD7" w14:textId="4F2D33D2" w:rsidR="001C4554" w:rsidRPr="006346BB" w:rsidRDefault="00D2336A" w:rsidP="003B0B88">
            <w:pPr>
              <w:rPr>
                <w:color w:val="000000" w:themeColor="text1"/>
              </w:rPr>
            </w:pPr>
            <w:r>
              <w:rPr>
                <w:color w:val="000000" w:themeColor="text1"/>
              </w:rPr>
              <w:t>Consiglio di Amministrazione</w:t>
            </w:r>
          </w:p>
        </w:tc>
      </w:tr>
      <w:tr w:rsidR="001C4554" w:rsidRPr="006346BB" w14:paraId="43F457D5" w14:textId="77777777" w:rsidTr="003B0B88">
        <w:trPr>
          <w:trHeight w:val="57"/>
        </w:trPr>
        <w:tc>
          <w:tcPr>
            <w:tcW w:w="2268" w:type="dxa"/>
            <w:vAlign w:val="center"/>
          </w:tcPr>
          <w:p w14:paraId="508FE03B" w14:textId="77777777" w:rsidR="001C4554" w:rsidRPr="006346BB" w:rsidRDefault="001C4554" w:rsidP="003B0B88">
            <w:pPr>
              <w:rPr>
                <w:color w:val="C51B88" w:themeColor="accent1"/>
                <w:lang w:val="en-US"/>
              </w:rPr>
            </w:pPr>
            <w:r w:rsidRPr="006346BB">
              <w:rPr>
                <w:color w:val="C51B88" w:themeColor="accent1"/>
                <w:lang w:val="en-US"/>
              </w:rPr>
              <w:t>DATA DI DECORRENZA</w:t>
            </w:r>
          </w:p>
        </w:tc>
        <w:tc>
          <w:tcPr>
            <w:tcW w:w="7710" w:type="dxa"/>
            <w:vAlign w:val="center"/>
          </w:tcPr>
          <w:p w14:paraId="3A9A13BF" w14:textId="58E38FA5" w:rsidR="001C4554" w:rsidRPr="006346BB" w:rsidRDefault="001C4554" w:rsidP="003B0B88">
            <w:pPr>
              <w:rPr>
                <w:color w:val="000000" w:themeColor="text1"/>
                <w:lang w:val="en-US"/>
              </w:rPr>
            </w:pPr>
            <w:r w:rsidRPr="006346BB">
              <w:rPr>
                <w:color w:val="000000" w:themeColor="text1"/>
                <w:lang w:val="en-US"/>
              </w:rPr>
              <w:t>gg/</w:t>
            </w:r>
            <w:r w:rsidR="00E74998">
              <w:rPr>
                <w:color w:val="000000" w:themeColor="text1"/>
                <w:lang w:val="en-US"/>
              </w:rPr>
              <w:t>11</w:t>
            </w:r>
            <w:r w:rsidRPr="006346BB">
              <w:rPr>
                <w:color w:val="000000" w:themeColor="text1"/>
                <w:lang w:val="en-US"/>
              </w:rPr>
              <w:t>/</w:t>
            </w:r>
            <w:r w:rsidR="00851AD8">
              <w:rPr>
                <w:color w:val="000000" w:themeColor="text1"/>
                <w:lang w:val="en-US"/>
              </w:rPr>
              <w:t>2026</w:t>
            </w:r>
          </w:p>
        </w:tc>
      </w:tr>
      <w:tr w:rsidR="001C4554" w:rsidRPr="006346BB" w14:paraId="2B8B5606" w14:textId="77777777" w:rsidTr="003B0B88">
        <w:trPr>
          <w:trHeight w:val="57"/>
        </w:trPr>
        <w:tc>
          <w:tcPr>
            <w:tcW w:w="2268" w:type="dxa"/>
            <w:vAlign w:val="center"/>
          </w:tcPr>
          <w:p w14:paraId="0FDA713B" w14:textId="77777777" w:rsidR="001C4554" w:rsidRPr="006346BB" w:rsidRDefault="001C4554" w:rsidP="003B0B88">
            <w:pPr>
              <w:rPr>
                <w:color w:val="C51B88" w:themeColor="accent1"/>
                <w:lang w:val="en-US"/>
              </w:rPr>
            </w:pPr>
            <w:r w:rsidRPr="006346BB">
              <w:rPr>
                <w:color w:val="C51B88" w:themeColor="accent1"/>
                <w:lang w:val="en-US"/>
              </w:rPr>
              <w:t>N.RO VERSIONE</w:t>
            </w:r>
          </w:p>
        </w:tc>
        <w:tc>
          <w:tcPr>
            <w:tcW w:w="7710" w:type="dxa"/>
            <w:vAlign w:val="center"/>
          </w:tcPr>
          <w:p w14:paraId="4A3698A9" w14:textId="099C246A" w:rsidR="001C4554" w:rsidRPr="006346BB" w:rsidRDefault="00E74998" w:rsidP="003B0B88">
            <w:pPr>
              <w:rPr>
                <w:color w:val="000000" w:themeColor="text1"/>
                <w:lang w:val="en-US"/>
              </w:rPr>
            </w:pPr>
            <w:r>
              <w:rPr>
                <w:color w:val="000000" w:themeColor="text1"/>
                <w:lang w:val="en-US"/>
              </w:rPr>
              <w:t>1</w:t>
            </w:r>
            <w:r w:rsidR="00D2336A">
              <w:rPr>
                <w:color w:val="000000" w:themeColor="text1"/>
                <w:lang w:val="en-US"/>
              </w:rPr>
              <w:t>.0</w:t>
            </w:r>
          </w:p>
        </w:tc>
      </w:tr>
      <w:tr w:rsidR="001C4554" w:rsidRPr="00D6171C" w14:paraId="39ED7C9C" w14:textId="77777777" w:rsidTr="003B0B88">
        <w:trPr>
          <w:trHeight w:val="57"/>
        </w:trPr>
        <w:tc>
          <w:tcPr>
            <w:tcW w:w="2268" w:type="dxa"/>
            <w:vAlign w:val="center"/>
          </w:tcPr>
          <w:p w14:paraId="1B6FFAB9" w14:textId="77777777" w:rsidR="001C4554" w:rsidRPr="006346BB" w:rsidRDefault="001C4554" w:rsidP="003B0B88">
            <w:pPr>
              <w:rPr>
                <w:color w:val="C51B88" w:themeColor="accent1"/>
                <w:lang w:val="en-US"/>
              </w:rPr>
            </w:pPr>
            <w:r w:rsidRPr="006346BB">
              <w:rPr>
                <w:color w:val="C51B88" w:themeColor="accent1"/>
                <w:lang w:val="en-US"/>
              </w:rPr>
              <w:t>CODIFICA</w:t>
            </w:r>
          </w:p>
        </w:tc>
        <w:tc>
          <w:tcPr>
            <w:tcW w:w="7710" w:type="dxa"/>
            <w:vAlign w:val="center"/>
          </w:tcPr>
          <w:p w14:paraId="31F25D2E" w14:textId="05A3F623" w:rsidR="001C4554" w:rsidRPr="00D6171C" w:rsidRDefault="00D6171C" w:rsidP="003B0B88">
            <w:pPr>
              <w:rPr>
                <w:color w:val="000000" w:themeColor="text1"/>
              </w:rPr>
            </w:pPr>
            <w:r w:rsidRPr="00D6171C">
              <w:rPr>
                <w:color w:val="000000" w:themeColor="text1"/>
              </w:rPr>
              <w:t>ISM08 Piano di Gestione e Monitoraggio del R</w:t>
            </w:r>
            <w:r>
              <w:rPr>
                <w:color w:val="000000" w:themeColor="text1"/>
              </w:rPr>
              <w:t>i</w:t>
            </w:r>
            <w:r w:rsidRPr="00D6171C">
              <w:rPr>
                <w:color w:val="000000" w:themeColor="text1"/>
              </w:rPr>
              <w:t>schio di Sicurezza Informatica</w:t>
            </w:r>
          </w:p>
        </w:tc>
      </w:tr>
    </w:tbl>
    <w:p w14:paraId="66D250C6" w14:textId="77777777" w:rsidR="001C4554" w:rsidRPr="00D6171C" w:rsidRDefault="001C4554" w:rsidP="001C4554">
      <w:pPr>
        <w:spacing w:before="0"/>
        <w:jc w:val="both"/>
      </w:pPr>
    </w:p>
    <w:p w14:paraId="2D71AF8C" w14:textId="77777777" w:rsidR="001C4554" w:rsidRPr="00D6171C" w:rsidRDefault="001C4554" w:rsidP="001C4554">
      <w:pPr>
        <w:spacing w:before="0"/>
        <w:jc w:val="both"/>
      </w:pPr>
    </w:p>
    <w:p w14:paraId="7D684BBF" w14:textId="77777777" w:rsidR="001C4554" w:rsidRPr="00D6171C" w:rsidRDefault="001C4554" w:rsidP="001C4554">
      <w:pPr>
        <w:spacing w:before="0"/>
        <w:jc w:val="both"/>
      </w:pPr>
    </w:p>
    <w:p w14:paraId="252EDFF1" w14:textId="77777777" w:rsidR="001C4554" w:rsidRPr="006346BB" w:rsidRDefault="001C4554" w:rsidP="001C4554">
      <w:pPr>
        <w:spacing w:before="0"/>
        <w:jc w:val="both"/>
      </w:pPr>
      <w:r w:rsidRPr="006346BB">
        <w:t>TABELLA DELLE REVISIONI:</w:t>
      </w:r>
    </w:p>
    <w:p w14:paraId="1251D647" w14:textId="77777777" w:rsidR="001C4554" w:rsidRPr="006346BB" w:rsidRDefault="001C4554" w:rsidP="001C4554">
      <w:pPr>
        <w:spacing w:before="0"/>
        <w:jc w:val="both"/>
      </w:pPr>
    </w:p>
    <w:tbl>
      <w:tblPr>
        <w:tblStyle w:val="Grigliatabella"/>
        <w:tblpPr w:leftFromText="141" w:rightFromText="141" w:vertAnchor="text" w:horzAnchor="margin" w:tblpY="93"/>
        <w:tblW w:w="0" w:type="auto"/>
        <w:tblBorders>
          <w:top w:val="none" w:sz="0" w:space="0" w:color="auto"/>
          <w:left w:val="none" w:sz="0" w:space="0" w:color="auto"/>
          <w:bottom w:val="none" w:sz="0" w:space="0" w:color="auto"/>
          <w:right w:val="none" w:sz="0" w:space="0" w:color="auto"/>
          <w:insideH w:val="single" w:sz="4" w:space="0" w:color="AEAAAA"/>
          <w:insideV w:val="single" w:sz="4" w:space="0" w:color="AEAAAA"/>
        </w:tblBorders>
        <w:tblCellMar>
          <w:top w:w="57" w:type="dxa"/>
          <w:left w:w="113" w:type="dxa"/>
          <w:bottom w:w="57" w:type="dxa"/>
          <w:right w:w="113" w:type="dxa"/>
        </w:tblCellMar>
        <w:tblLook w:val="04A0" w:firstRow="1" w:lastRow="0" w:firstColumn="1" w:lastColumn="0" w:noHBand="0" w:noVBand="1"/>
      </w:tblPr>
      <w:tblGrid>
        <w:gridCol w:w="720"/>
        <w:gridCol w:w="1032"/>
        <w:gridCol w:w="3666"/>
        <w:gridCol w:w="1259"/>
        <w:gridCol w:w="1383"/>
        <w:gridCol w:w="1918"/>
      </w:tblGrid>
      <w:tr w:rsidR="001C4554" w:rsidRPr="006346BB" w14:paraId="096AFEAD" w14:textId="77777777" w:rsidTr="003B0B88">
        <w:trPr>
          <w:trHeight w:val="283"/>
        </w:trPr>
        <w:tc>
          <w:tcPr>
            <w:tcW w:w="0" w:type="auto"/>
            <w:tcBorders>
              <w:bottom w:val="single" w:sz="4" w:space="0" w:color="AEAAAA"/>
            </w:tcBorders>
            <w:vAlign w:val="center"/>
          </w:tcPr>
          <w:p w14:paraId="68961E55" w14:textId="77777777" w:rsidR="001C4554" w:rsidRPr="006346BB" w:rsidRDefault="001C4554" w:rsidP="003B0B88">
            <w:pPr>
              <w:rPr>
                <w:color w:val="C51B88" w:themeColor="accent1"/>
                <w:lang w:val="en-US"/>
              </w:rPr>
            </w:pPr>
            <w:r w:rsidRPr="006346BB">
              <w:rPr>
                <w:color w:val="C51B88" w:themeColor="accent1"/>
                <w:lang w:val="en-US"/>
              </w:rPr>
              <w:t>VERS.</w:t>
            </w:r>
          </w:p>
        </w:tc>
        <w:tc>
          <w:tcPr>
            <w:tcW w:w="0" w:type="auto"/>
            <w:tcBorders>
              <w:bottom w:val="single" w:sz="4" w:space="0" w:color="AEAAAA"/>
            </w:tcBorders>
            <w:vAlign w:val="center"/>
          </w:tcPr>
          <w:p w14:paraId="62169A17" w14:textId="77777777" w:rsidR="001C4554" w:rsidRPr="006346BB" w:rsidRDefault="001C4554" w:rsidP="003B0B88">
            <w:pPr>
              <w:rPr>
                <w:color w:val="C51B88" w:themeColor="accent1"/>
                <w:lang w:val="en-US"/>
              </w:rPr>
            </w:pPr>
            <w:r w:rsidRPr="006346BB">
              <w:rPr>
                <w:color w:val="C51B88" w:themeColor="accent1"/>
                <w:lang w:val="en-US"/>
              </w:rPr>
              <w:t>DATA</w:t>
            </w:r>
          </w:p>
        </w:tc>
        <w:tc>
          <w:tcPr>
            <w:tcW w:w="0" w:type="auto"/>
            <w:tcBorders>
              <w:bottom w:val="single" w:sz="4" w:space="0" w:color="AEAAAA"/>
            </w:tcBorders>
            <w:vAlign w:val="center"/>
          </w:tcPr>
          <w:p w14:paraId="18223DD3" w14:textId="77777777" w:rsidR="001C4554" w:rsidRPr="006346BB" w:rsidRDefault="001C4554" w:rsidP="003B0B88">
            <w:pPr>
              <w:rPr>
                <w:color w:val="C51B88" w:themeColor="accent1"/>
                <w:lang w:val="en-US"/>
              </w:rPr>
            </w:pPr>
            <w:r w:rsidRPr="006346BB">
              <w:rPr>
                <w:color w:val="C51B88" w:themeColor="accent1"/>
                <w:lang w:val="en-US"/>
              </w:rPr>
              <w:t>MOTIVO</w:t>
            </w:r>
          </w:p>
        </w:tc>
        <w:tc>
          <w:tcPr>
            <w:tcW w:w="0" w:type="auto"/>
            <w:tcBorders>
              <w:bottom w:val="single" w:sz="4" w:space="0" w:color="AEAAAA"/>
            </w:tcBorders>
            <w:vAlign w:val="center"/>
          </w:tcPr>
          <w:p w14:paraId="74AA767B" w14:textId="77777777" w:rsidR="001C4554" w:rsidRPr="006346BB" w:rsidRDefault="001C4554" w:rsidP="003B0B88">
            <w:pPr>
              <w:rPr>
                <w:color w:val="C51B88" w:themeColor="accent1"/>
                <w:lang w:val="en-US"/>
              </w:rPr>
            </w:pPr>
            <w:r w:rsidRPr="006346BB">
              <w:rPr>
                <w:color w:val="C51B88" w:themeColor="accent1"/>
                <w:lang w:val="en-US"/>
              </w:rPr>
              <w:t>MODIFICHE</w:t>
            </w:r>
          </w:p>
        </w:tc>
        <w:tc>
          <w:tcPr>
            <w:tcW w:w="0" w:type="auto"/>
            <w:tcBorders>
              <w:bottom w:val="single" w:sz="4" w:space="0" w:color="AEAAAA"/>
            </w:tcBorders>
          </w:tcPr>
          <w:p w14:paraId="4A903AAE" w14:textId="77777777" w:rsidR="001C4554" w:rsidRPr="006346BB" w:rsidRDefault="001C4554" w:rsidP="003B0B88">
            <w:pPr>
              <w:rPr>
                <w:color w:val="C51B88" w:themeColor="accent1"/>
                <w:lang w:val="en-US"/>
              </w:rPr>
            </w:pPr>
            <w:r w:rsidRPr="006346BB">
              <w:rPr>
                <w:color w:val="C51B88" w:themeColor="accent1"/>
                <w:lang w:val="en-US"/>
              </w:rPr>
              <w:t>AUTORI</w:t>
            </w:r>
          </w:p>
        </w:tc>
        <w:tc>
          <w:tcPr>
            <w:tcW w:w="0" w:type="auto"/>
            <w:tcBorders>
              <w:bottom w:val="single" w:sz="4" w:space="0" w:color="AEAAAA"/>
            </w:tcBorders>
          </w:tcPr>
          <w:p w14:paraId="1A27F191" w14:textId="77777777" w:rsidR="001C4554" w:rsidRPr="006346BB" w:rsidRDefault="001C4554" w:rsidP="003B0B88">
            <w:pPr>
              <w:rPr>
                <w:color w:val="C51B88" w:themeColor="accent1"/>
                <w:lang w:val="en-US"/>
              </w:rPr>
            </w:pPr>
            <w:r w:rsidRPr="006346BB">
              <w:rPr>
                <w:color w:val="C51B88" w:themeColor="accent1"/>
                <w:lang w:val="en-US"/>
              </w:rPr>
              <w:t>VERIFICATORI</w:t>
            </w:r>
          </w:p>
        </w:tc>
      </w:tr>
      <w:tr w:rsidR="00DB028F" w:rsidRPr="00A14A38" w14:paraId="38C1A910" w14:textId="77777777" w:rsidTr="003B0B88">
        <w:trPr>
          <w:trHeight w:val="339"/>
        </w:trPr>
        <w:tc>
          <w:tcPr>
            <w:tcW w:w="0" w:type="auto"/>
            <w:tcBorders>
              <w:top w:val="single" w:sz="4" w:space="0" w:color="AEAAAA"/>
              <w:bottom w:val="single" w:sz="4" w:space="0" w:color="AEAAAA"/>
            </w:tcBorders>
            <w:vAlign w:val="center"/>
          </w:tcPr>
          <w:p w14:paraId="68B8F2C2" w14:textId="77777777" w:rsidR="00DB028F" w:rsidRPr="006346BB" w:rsidRDefault="00DB028F" w:rsidP="00DB028F">
            <w:pPr>
              <w:spacing w:before="0"/>
              <w:rPr>
                <w:sz w:val="16"/>
              </w:rPr>
            </w:pPr>
            <w:r w:rsidRPr="006346BB">
              <w:rPr>
                <w:sz w:val="16"/>
              </w:rPr>
              <w:t>1.0</w:t>
            </w:r>
          </w:p>
        </w:tc>
        <w:tc>
          <w:tcPr>
            <w:tcW w:w="0" w:type="auto"/>
            <w:tcBorders>
              <w:top w:val="single" w:sz="4" w:space="0" w:color="AEAAAA"/>
              <w:bottom w:val="single" w:sz="4" w:space="0" w:color="AEAAAA"/>
            </w:tcBorders>
            <w:vAlign w:val="center"/>
          </w:tcPr>
          <w:p w14:paraId="1A45FA5C" w14:textId="5448F86D" w:rsidR="00DB028F" w:rsidRPr="006346BB" w:rsidRDefault="00E848C0" w:rsidP="00DB028F">
            <w:pPr>
              <w:spacing w:before="0"/>
              <w:rPr>
                <w:sz w:val="16"/>
              </w:rPr>
            </w:pPr>
            <w:r>
              <w:rPr>
                <w:sz w:val="16"/>
              </w:rPr>
              <w:t>gg</w:t>
            </w:r>
            <w:r w:rsidR="00DB028F">
              <w:rPr>
                <w:sz w:val="16"/>
              </w:rPr>
              <w:t>/</w:t>
            </w:r>
            <w:r w:rsidR="00D6171C">
              <w:rPr>
                <w:sz w:val="16"/>
              </w:rPr>
              <w:t>11</w:t>
            </w:r>
            <w:r w:rsidR="00DB028F">
              <w:rPr>
                <w:sz w:val="16"/>
              </w:rPr>
              <w:t>/202</w:t>
            </w:r>
            <w:r>
              <w:rPr>
                <w:sz w:val="16"/>
              </w:rPr>
              <w:t>6</w:t>
            </w:r>
          </w:p>
        </w:tc>
        <w:tc>
          <w:tcPr>
            <w:tcW w:w="0" w:type="auto"/>
            <w:tcBorders>
              <w:top w:val="single" w:sz="4" w:space="0" w:color="AEAAAA"/>
              <w:bottom w:val="single" w:sz="4" w:space="0" w:color="AEAAAA"/>
            </w:tcBorders>
            <w:vAlign w:val="center"/>
          </w:tcPr>
          <w:p w14:paraId="09A254E5" w14:textId="593F0528" w:rsidR="00DB028F" w:rsidRPr="006346BB" w:rsidRDefault="00DB028F" w:rsidP="00DB028F">
            <w:pPr>
              <w:spacing w:before="0"/>
              <w:rPr>
                <w:sz w:val="16"/>
              </w:rPr>
            </w:pPr>
            <w:r>
              <w:rPr>
                <w:sz w:val="16"/>
              </w:rPr>
              <w:t xml:space="preserve">Il documento reingegnerizza la precedente versione e ne aggiorna completamente forma editoriale, impostazione e contenuti in allineamento </w:t>
            </w:r>
            <w:r w:rsidRPr="008A2EC9">
              <w:rPr>
                <w:sz w:val="16"/>
              </w:rPr>
              <w:t>alle nuove disposizioni normative</w:t>
            </w:r>
            <w:r w:rsidRPr="00D41A69">
              <w:rPr>
                <w:sz w:val="16"/>
              </w:rPr>
              <w:t xml:space="preserve"> interne ed esterne</w:t>
            </w:r>
            <w:r>
              <w:rPr>
                <w:sz w:val="16"/>
              </w:rPr>
              <w:t>.</w:t>
            </w:r>
          </w:p>
        </w:tc>
        <w:tc>
          <w:tcPr>
            <w:tcW w:w="0" w:type="auto"/>
            <w:tcBorders>
              <w:top w:val="single" w:sz="4" w:space="0" w:color="AEAAAA"/>
              <w:bottom w:val="single" w:sz="4" w:space="0" w:color="AEAAAA"/>
            </w:tcBorders>
            <w:vAlign w:val="center"/>
          </w:tcPr>
          <w:p w14:paraId="339F94E2" w14:textId="77777777" w:rsidR="00DB028F" w:rsidRPr="006346BB" w:rsidRDefault="00DB028F" w:rsidP="00DB028F">
            <w:pPr>
              <w:spacing w:before="0"/>
              <w:rPr>
                <w:sz w:val="16"/>
              </w:rPr>
            </w:pPr>
            <w:r w:rsidRPr="006346BB">
              <w:rPr>
                <w:sz w:val="16"/>
              </w:rPr>
              <w:t>n.a.</w:t>
            </w:r>
          </w:p>
        </w:tc>
        <w:tc>
          <w:tcPr>
            <w:tcW w:w="0" w:type="auto"/>
            <w:tcBorders>
              <w:top w:val="single" w:sz="4" w:space="0" w:color="AEAAAA"/>
              <w:bottom w:val="single" w:sz="4" w:space="0" w:color="AEAAAA"/>
            </w:tcBorders>
            <w:vAlign w:val="center"/>
          </w:tcPr>
          <w:p w14:paraId="2B678651" w14:textId="23956CCB" w:rsidR="00DB028F" w:rsidRPr="006346BB" w:rsidRDefault="00DB028F" w:rsidP="00DB028F">
            <w:pPr>
              <w:spacing w:before="0"/>
              <w:rPr>
                <w:sz w:val="16"/>
                <w:lang w:val="en-GB"/>
              </w:rPr>
            </w:pPr>
            <w:r>
              <w:rPr>
                <w:sz w:val="16"/>
                <w:lang w:val="en-GB"/>
              </w:rPr>
              <w:t>Group Information Security Office</w:t>
            </w:r>
          </w:p>
        </w:tc>
        <w:tc>
          <w:tcPr>
            <w:tcW w:w="0" w:type="auto"/>
            <w:tcBorders>
              <w:top w:val="single" w:sz="4" w:space="0" w:color="AEAAAA"/>
              <w:bottom w:val="single" w:sz="4" w:space="0" w:color="AEAAAA"/>
            </w:tcBorders>
            <w:vAlign w:val="center"/>
          </w:tcPr>
          <w:p w14:paraId="60D16A57" w14:textId="324B6C1D" w:rsidR="00DB028F" w:rsidRDefault="00DB028F" w:rsidP="00E848C0">
            <w:pPr>
              <w:spacing w:before="0"/>
              <w:rPr>
                <w:sz w:val="16"/>
                <w:lang w:val="en-GB"/>
              </w:rPr>
            </w:pPr>
            <w:r w:rsidRPr="00776401">
              <w:rPr>
                <w:sz w:val="16"/>
                <w:lang w:val="en-GB"/>
              </w:rPr>
              <w:t>Group Compliance &amp; Data Protection</w:t>
            </w:r>
          </w:p>
          <w:p w14:paraId="1976CD32" w14:textId="77777777" w:rsidR="00E848C0" w:rsidRPr="00776401" w:rsidRDefault="00E848C0" w:rsidP="00E848C0">
            <w:pPr>
              <w:spacing w:before="0"/>
              <w:rPr>
                <w:sz w:val="16"/>
                <w:lang w:val="en-GB"/>
              </w:rPr>
            </w:pPr>
          </w:p>
          <w:p w14:paraId="20D8D074" w14:textId="4F986B31" w:rsidR="00DB028F" w:rsidRPr="006346BB" w:rsidRDefault="00DB028F" w:rsidP="00DB028F">
            <w:pPr>
              <w:spacing w:before="0"/>
              <w:rPr>
                <w:sz w:val="16"/>
                <w:lang w:val="en-GB"/>
              </w:rPr>
            </w:pPr>
            <w:r w:rsidRPr="006F3876">
              <w:rPr>
                <w:sz w:val="16"/>
                <w:lang w:val="en-GB"/>
              </w:rPr>
              <w:t>Group Organization, Compensation &amp; Global Mobility</w:t>
            </w:r>
          </w:p>
        </w:tc>
      </w:tr>
    </w:tbl>
    <w:p w14:paraId="125EDDDA" w14:textId="77777777" w:rsidR="001C4554" w:rsidRPr="006346BB" w:rsidRDefault="001C4554" w:rsidP="001C4554">
      <w:pPr>
        <w:spacing w:before="0"/>
        <w:jc w:val="both"/>
        <w:rPr>
          <w:lang w:val="en-US"/>
        </w:rPr>
      </w:pPr>
      <w:r w:rsidRPr="006346BB">
        <w:rPr>
          <w:lang w:val="en-US"/>
        </w:rPr>
        <w:br w:type="page"/>
      </w:r>
    </w:p>
    <w:sdt>
      <w:sdtPr>
        <w:rPr>
          <w:caps/>
        </w:rPr>
        <w:id w:val="-1883238312"/>
        <w:docPartObj>
          <w:docPartGallery w:val="Table of Contents"/>
          <w:docPartUnique/>
        </w:docPartObj>
      </w:sdtPr>
      <w:sdtEndPr>
        <w:rPr>
          <w:b/>
          <w:bCs/>
          <w:caps w:val="0"/>
        </w:rPr>
      </w:sdtEndPr>
      <w:sdtContent>
        <w:p w14:paraId="5C719F94" w14:textId="77777777" w:rsidR="001C4554" w:rsidRPr="006346BB" w:rsidRDefault="001C4554" w:rsidP="001C4554">
          <w:pPr>
            <w:spacing w:before="0"/>
            <w:jc w:val="both"/>
          </w:pPr>
          <w:r w:rsidRPr="006346BB">
            <w:t>Sommario</w:t>
          </w:r>
        </w:p>
        <w:p w14:paraId="49A63FCF" w14:textId="3DCDB61D" w:rsidR="000712E1" w:rsidRDefault="001C4554">
          <w:pPr>
            <w:pStyle w:val="Sommario1"/>
            <w:tabs>
              <w:tab w:val="left" w:pos="800"/>
              <w:tab w:val="right" w:leader="dot" w:pos="9968"/>
            </w:tabs>
            <w:rPr>
              <w:ins w:id="0" w:author="Mariano Fumante" w:date="2026-08-28T15:39:00Z" w16du:dateUtc="2026-08-28T13:39:00Z"/>
              <w:rFonts w:cstheme="minorBidi"/>
              <w:b w:val="0"/>
              <w:bCs w:val="0"/>
              <w:caps w:val="0"/>
              <w:noProof/>
              <w:color w:val="auto"/>
              <w:kern w:val="2"/>
              <w:sz w:val="24"/>
              <w:szCs w:val="24"/>
              <w:lang w:eastAsia="it-IT"/>
              <w14:ligatures w14:val="standardContextual"/>
            </w:rPr>
          </w:pPr>
          <w:r w:rsidRPr="006346BB">
            <w:rPr>
              <w:b w:val="0"/>
              <w:bCs w:val="0"/>
              <w:caps w:val="0"/>
              <w:sz w:val="20"/>
            </w:rPr>
            <w:fldChar w:fldCharType="begin"/>
          </w:r>
          <w:r w:rsidRPr="006346BB">
            <w:rPr>
              <w:b w:val="0"/>
              <w:bCs w:val="0"/>
              <w:caps w:val="0"/>
              <w:sz w:val="20"/>
            </w:rPr>
            <w:instrText xml:space="preserve"> TOC \o "1-3" \h \z \u </w:instrText>
          </w:r>
          <w:r w:rsidRPr="006346BB">
            <w:rPr>
              <w:b w:val="0"/>
              <w:bCs w:val="0"/>
              <w:caps w:val="0"/>
              <w:sz w:val="20"/>
            </w:rPr>
            <w:fldChar w:fldCharType="separate"/>
          </w:r>
          <w:ins w:id="1" w:author="Mariano Fumante" w:date="2026-08-28T15:39:00Z" w16du:dateUtc="2026-08-28T13:39:00Z">
            <w:r w:rsidR="000712E1" w:rsidRPr="00043349">
              <w:rPr>
                <w:rStyle w:val="Collegamentoipertestuale"/>
                <w:noProof/>
              </w:rPr>
              <w:fldChar w:fldCharType="begin"/>
            </w:r>
            <w:r w:rsidR="000712E1" w:rsidRPr="00043349">
              <w:rPr>
                <w:rStyle w:val="Collegamentoipertestuale"/>
                <w:noProof/>
              </w:rPr>
              <w:instrText xml:space="preserve"> </w:instrText>
            </w:r>
            <w:r w:rsidR="000712E1">
              <w:rPr>
                <w:noProof/>
              </w:rPr>
              <w:instrText>HYPERLINK \l "_Toc238824004"</w:instrText>
            </w:r>
            <w:r w:rsidR="000712E1" w:rsidRPr="00043349">
              <w:rPr>
                <w:rStyle w:val="Collegamentoipertestuale"/>
                <w:noProof/>
              </w:rPr>
              <w:instrText xml:space="preserve"> </w:instrText>
            </w:r>
            <w:r w:rsidR="000712E1" w:rsidRPr="00043349">
              <w:rPr>
                <w:rStyle w:val="Collegamentoipertestuale"/>
                <w:noProof/>
              </w:rPr>
            </w:r>
            <w:r w:rsidR="000712E1" w:rsidRPr="00043349">
              <w:rPr>
                <w:rStyle w:val="Collegamentoipertestuale"/>
                <w:noProof/>
              </w:rPr>
              <w:fldChar w:fldCharType="separate"/>
            </w:r>
            <w:r w:rsidR="000712E1" w:rsidRPr="00043349">
              <w:rPr>
                <w:rStyle w:val="Collegamentoipertestuale"/>
                <w:noProof/>
              </w:rPr>
              <w:t>1</w:t>
            </w:r>
            <w:r w:rsidR="000712E1">
              <w:rPr>
                <w:rFonts w:cstheme="minorBidi"/>
                <w:b w:val="0"/>
                <w:bCs w:val="0"/>
                <w:caps w:val="0"/>
                <w:noProof/>
                <w:color w:val="auto"/>
                <w:kern w:val="2"/>
                <w:sz w:val="24"/>
                <w:szCs w:val="24"/>
                <w:lang w:eastAsia="it-IT"/>
                <w14:ligatures w14:val="standardContextual"/>
              </w:rPr>
              <w:tab/>
            </w:r>
            <w:r w:rsidR="000712E1" w:rsidRPr="00043349">
              <w:rPr>
                <w:rStyle w:val="Collegamentoipertestuale"/>
                <w:noProof/>
              </w:rPr>
              <w:t>SCOPO E CAMPO DI APPLICAZIONE</w:t>
            </w:r>
            <w:r w:rsidR="000712E1">
              <w:rPr>
                <w:noProof/>
                <w:webHidden/>
              </w:rPr>
              <w:tab/>
            </w:r>
            <w:r w:rsidR="000712E1">
              <w:rPr>
                <w:noProof/>
                <w:webHidden/>
              </w:rPr>
              <w:fldChar w:fldCharType="begin"/>
            </w:r>
            <w:r w:rsidR="000712E1">
              <w:rPr>
                <w:noProof/>
                <w:webHidden/>
              </w:rPr>
              <w:instrText xml:space="preserve"> PAGEREF _Toc238824004 \h </w:instrText>
            </w:r>
          </w:ins>
          <w:r w:rsidR="000712E1">
            <w:rPr>
              <w:noProof/>
              <w:webHidden/>
            </w:rPr>
          </w:r>
          <w:ins w:id="2" w:author="Mariano Fumante" w:date="2026-08-28T15:39:00Z" w16du:dateUtc="2026-08-28T13:39:00Z">
            <w:r w:rsidR="000712E1">
              <w:rPr>
                <w:noProof/>
                <w:webHidden/>
              </w:rPr>
              <w:fldChar w:fldCharType="separate"/>
            </w:r>
            <w:r w:rsidR="000712E1">
              <w:rPr>
                <w:noProof/>
                <w:webHidden/>
              </w:rPr>
              <w:t>3</w:t>
            </w:r>
            <w:r w:rsidR="000712E1">
              <w:rPr>
                <w:noProof/>
                <w:webHidden/>
              </w:rPr>
              <w:fldChar w:fldCharType="end"/>
            </w:r>
            <w:r w:rsidR="000712E1" w:rsidRPr="00043349">
              <w:rPr>
                <w:rStyle w:val="Collegamentoipertestuale"/>
                <w:noProof/>
              </w:rPr>
              <w:fldChar w:fldCharType="end"/>
            </w:r>
          </w:ins>
        </w:p>
        <w:p w14:paraId="09EAD3CD" w14:textId="2B440018" w:rsidR="000712E1" w:rsidRDefault="000712E1">
          <w:pPr>
            <w:pStyle w:val="Sommario1"/>
            <w:tabs>
              <w:tab w:val="left" w:pos="800"/>
              <w:tab w:val="right" w:leader="dot" w:pos="9968"/>
            </w:tabs>
            <w:rPr>
              <w:ins w:id="3" w:author="Mariano Fumante" w:date="2026-08-28T15:39:00Z" w16du:dateUtc="2026-08-28T13:39:00Z"/>
              <w:rFonts w:cstheme="minorBidi"/>
              <w:b w:val="0"/>
              <w:bCs w:val="0"/>
              <w:caps w:val="0"/>
              <w:noProof/>
              <w:color w:val="auto"/>
              <w:kern w:val="2"/>
              <w:sz w:val="24"/>
              <w:szCs w:val="24"/>
              <w:lang w:eastAsia="it-IT"/>
              <w14:ligatures w14:val="standardContextual"/>
            </w:rPr>
          </w:pPr>
          <w:ins w:id="4"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"_Toc238824005"</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2</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DEFINIZIONI E ACRONIMI</w:t>
            </w:r>
            <w:r>
              <w:rPr>
                <w:noProof/>
                <w:webHidden/>
              </w:rPr>
              <w:tab/>
            </w:r>
            <w:r>
              <w:rPr>
                <w:noProof/>
                <w:webHidden/>
              </w:rPr>
              <w:fldChar w:fldCharType="begin"/>
            </w:r>
            <w:r>
              <w:rPr>
                <w:noProof/>
                <w:webHidden/>
              </w:rPr>
              <w:instrText xml:space="preserve"> PAGEREF _Toc238824005 \h </w:instrText>
            </w:r>
          </w:ins>
          <w:r>
            <w:rPr>
              <w:noProof/>
              <w:webHidden/>
            </w:rPr>
          </w:r>
          <w:ins w:id="5" w:author="Mariano Fumante" w:date="2026-08-28T15:39:00Z" w16du:dateUtc="2026-08-28T13:39:00Z">
            <w:r>
              <w:rPr>
                <w:noProof/>
                <w:webHidden/>
              </w:rPr>
              <w:fldChar w:fldCharType="separate"/>
            </w:r>
            <w:r>
              <w:rPr>
                <w:noProof/>
                <w:webHidden/>
              </w:rPr>
              <w:t>4</w:t>
            </w:r>
            <w:r>
              <w:rPr>
                <w:noProof/>
                <w:webHidden/>
              </w:rPr>
              <w:fldChar w:fldCharType="end"/>
            </w:r>
            <w:r w:rsidRPr="00043349">
              <w:rPr>
                <w:rStyle w:val="Collegamentoipertestuale"/>
                <w:noProof/>
              </w:rPr>
              <w:fldChar w:fldCharType="end"/>
            </w:r>
          </w:ins>
        </w:p>
        <w:p w14:paraId="10CC0CA8" w14:textId="0CAB124A" w:rsidR="000712E1" w:rsidRDefault="000712E1">
          <w:pPr>
            <w:pStyle w:val="Sommario1"/>
            <w:tabs>
              <w:tab w:val="left" w:pos="800"/>
              <w:tab w:val="right" w:leader="dot" w:pos="9968"/>
            </w:tabs>
            <w:rPr>
              <w:ins w:id="6" w:author="Mariano Fumante" w:date="2026-08-28T15:39:00Z" w16du:dateUtc="2026-08-28T13:39:00Z"/>
              <w:rFonts w:cstheme="minorBidi"/>
              <w:b w:val="0"/>
              <w:bCs w:val="0"/>
              <w:caps w:val="0"/>
              <w:noProof/>
              <w:color w:val="auto"/>
              <w:kern w:val="2"/>
              <w:sz w:val="24"/>
              <w:szCs w:val="24"/>
              <w:lang w:eastAsia="it-IT"/>
              <w14:ligatures w14:val="standardContextual"/>
            </w:rPr>
          </w:pPr>
          <w:ins w:id="7"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"_Toc238824006"</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3</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RIFERIMENTI NORMATIVI</w:t>
            </w:r>
            <w:r>
              <w:rPr>
                <w:noProof/>
                <w:webHidden/>
              </w:rPr>
              <w:tab/>
            </w:r>
            <w:r>
              <w:rPr>
                <w:noProof/>
                <w:webHidden/>
              </w:rPr>
              <w:fldChar w:fldCharType="begin"/>
            </w:r>
            <w:r>
              <w:rPr>
                <w:noProof/>
                <w:webHidden/>
              </w:rPr>
              <w:instrText xml:space="preserve"> PAGEREF _Toc238824006 \h </w:instrText>
            </w:r>
          </w:ins>
          <w:r>
            <w:rPr>
              <w:noProof/>
              <w:webHidden/>
            </w:rPr>
          </w:r>
          <w:ins w:id="8" w:author="Mariano Fumante" w:date="2026-08-28T15:39:00Z" w16du:dateUtc="2026-08-28T13:39:00Z">
            <w:r>
              <w:rPr>
                <w:noProof/>
                <w:webHidden/>
              </w:rPr>
              <w:fldChar w:fldCharType="separate"/>
            </w:r>
            <w:r>
              <w:rPr>
                <w:noProof/>
                <w:webHidden/>
              </w:rPr>
              <w:t>6</w:t>
            </w:r>
            <w:r>
              <w:rPr>
                <w:noProof/>
                <w:webHidden/>
              </w:rPr>
              <w:fldChar w:fldCharType="end"/>
            </w:r>
            <w:r w:rsidRPr="00043349">
              <w:rPr>
                <w:rStyle w:val="Collegamentoipertestuale"/>
                <w:noProof/>
              </w:rPr>
              <w:fldChar w:fldCharType="end"/>
            </w:r>
          </w:ins>
        </w:p>
        <w:p w14:paraId="7F0E50CF" w14:textId="286A12AE" w:rsidR="000712E1" w:rsidRDefault="000712E1">
          <w:pPr>
            <w:pStyle w:val="Sommario2"/>
            <w:tabs>
              <w:tab w:val="left" w:pos="800"/>
              <w:tab w:val="right" w:leader="dot" w:pos="9968"/>
            </w:tabs>
            <w:rPr>
              <w:ins w:id="9" w:author="Mariano Fumante" w:date="2026-08-28T15:39:00Z" w16du:dateUtc="2026-08-28T13:39:00Z"/>
              <w:rFonts w:cstheme="minorBidi"/>
              <w:b w:val="0"/>
              <w:caps w:val="0"/>
              <w:noProof/>
              <w:kern w:val="2"/>
              <w:sz w:val="24"/>
              <w:szCs w:val="24"/>
              <w:lang w:eastAsia="it-IT"/>
              <w14:ligatures w14:val="standardContextual"/>
            </w:rPr>
          </w:pPr>
          <w:ins w:id="10"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"_Toc238824007"</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3.1</w:t>
            </w:r>
            <w:r>
              <w:rPr>
                <w:rFonts w:cstheme="minorBidi"/>
                <w:b w:val="0"/>
                <w:caps w:val="0"/>
                <w:noProof/>
                <w:kern w:val="2"/>
                <w:sz w:val="24"/>
                <w:szCs w:val="24"/>
                <w:lang w:eastAsia="it-IT"/>
                <w14:ligatures w14:val="standardContextual"/>
              </w:rPr>
              <w:tab/>
            </w:r>
            <w:r w:rsidRPr="00043349">
              <w:rPr>
                <w:rStyle w:val="Collegamentoipertestuale"/>
                <w:noProof/>
              </w:rPr>
              <w:t>RIFERIMENTI INTERNI</w:t>
            </w:r>
            <w:r>
              <w:rPr>
                <w:noProof/>
                <w:webHidden/>
              </w:rPr>
              <w:tab/>
            </w:r>
            <w:r>
              <w:rPr>
                <w:noProof/>
                <w:webHidden/>
              </w:rPr>
              <w:fldChar w:fldCharType="begin"/>
            </w:r>
            <w:r>
              <w:rPr>
                <w:noProof/>
                <w:webHidden/>
              </w:rPr>
              <w:instrText xml:space="preserve"> PAGEREF _Toc238824007 \h </w:instrText>
            </w:r>
          </w:ins>
          <w:r>
            <w:rPr>
              <w:noProof/>
              <w:webHidden/>
            </w:rPr>
          </w:r>
          <w:ins w:id="11" w:author="Mariano Fumante" w:date="2026-08-28T15:39:00Z" w16du:dateUtc="2026-08-28T13:39:00Z">
            <w:r>
              <w:rPr>
                <w:noProof/>
                <w:webHidden/>
              </w:rPr>
              <w:fldChar w:fldCharType="separate"/>
            </w:r>
            <w:r>
              <w:rPr>
                <w:noProof/>
                <w:webHidden/>
              </w:rPr>
              <w:t>6</w:t>
            </w:r>
            <w:r>
              <w:rPr>
                <w:noProof/>
                <w:webHidden/>
              </w:rPr>
              <w:fldChar w:fldCharType="end"/>
            </w:r>
            <w:r w:rsidRPr="00043349">
              <w:rPr>
                <w:rStyle w:val="Collegamentoipertestuale"/>
                <w:noProof/>
              </w:rPr>
              <w:fldChar w:fldCharType="end"/>
            </w:r>
          </w:ins>
        </w:p>
        <w:p w14:paraId="633F15D9" w14:textId="3615D4DD" w:rsidR="000712E1" w:rsidRDefault="000712E1">
          <w:pPr>
            <w:pStyle w:val="Sommario2"/>
            <w:tabs>
              <w:tab w:val="left" w:pos="800"/>
              <w:tab w:val="right" w:leader="dot" w:pos="9968"/>
            </w:tabs>
            <w:rPr>
              <w:ins w:id="12" w:author="Mariano Fumante" w:date="2026-08-28T15:39:00Z" w16du:dateUtc="2026-08-28T13:39:00Z"/>
              <w:rFonts w:cstheme="minorBidi"/>
              <w:b w:val="0"/>
              <w:caps w:val="0"/>
              <w:noProof/>
              <w:kern w:val="2"/>
              <w:sz w:val="24"/>
              <w:szCs w:val="24"/>
              <w:lang w:eastAsia="it-IT"/>
              <w14:ligatures w14:val="standardContextual"/>
            </w:rPr>
          </w:pPr>
          <w:ins w:id="13"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"_Toc238824008"</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3.2</w:t>
            </w:r>
            <w:r>
              <w:rPr>
                <w:rFonts w:cstheme="minorBidi"/>
                <w:b w:val="0"/>
                <w:caps w:val="0"/>
                <w:noProof/>
                <w:kern w:val="2"/>
                <w:sz w:val="24"/>
                <w:szCs w:val="24"/>
                <w:lang w:eastAsia="it-IT"/>
                <w14:ligatures w14:val="standardContextual"/>
              </w:rPr>
              <w:tab/>
            </w:r>
            <w:r w:rsidRPr="00043349">
              <w:rPr>
                <w:rStyle w:val="Collegamentoipertestuale"/>
                <w:noProof/>
              </w:rPr>
              <w:t>RIFERIMENTI ESTERNI</w:t>
            </w:r>
            <w:r>
              <w:rPr>
                <w:noProof/>
                <w:webHidden/>
              </w:rPr>
              <w:tab/>
            </w:r>
            <w:r>
              <w:rPr>
                <w:noProof/>
                <w:webHidden/>
              </w:rPr>
              <w:fldChar w:fldCharType="begin"/>
            </w:r>
            <w:r>
              <w:rPr>
                <w:noProof/>
                <w:webHidden/>
              </w:rPr>
              <w:instrText xml:space="preserve"> PAGEREF _Toc238824008 \h </w:instrText>
            </w:r>
          </w:ins>
          <w:r>
            <w:rPr>
              <w:noProof/>
              <w:webHidden/>
            </w:rPr>
          </w:r>
          <w:ins w:id="14" w:author="Mariano Fumante" w:date="2026-08-28T15:39:00Z" w16du:dateUtc="2026-08-28T13:39:00Z">
            <w:r>
              <w:rPr>
                <w:noProof/>
                <w:webHidden/>
              </w:rPr>
              <w:fldChar w:fldCharType="separate"/>
            </w:r>
            <w:r>
              <w:rPr>
                <w:noProof/>
                <w:webHidden/>
              </w:rPr>
              <w:t>6</w:t>
            </w:r>
            <w:r>
              <w:rPr>
                <w:noProof/>
                <w:webHidden/>
              </w:rPr>
              <w:fldChar w:fldCharType="end"/>
            </w:r>
            <w:r w:rsidRPr="00043349">
              <w:rPr>
                <w:rStyle w:val="Collegamentoipertestuale"/>
                <w:noProof/>
              </w:rPr>
              <w:fldChar w:fldCharType="end"/>
            </w:r>
          </w:ins>
        </w:p>
        <w:p w14:paraId="06362165" w14:textId="0D33B533" w:rsidR="000712E1" w:rsidRDefault="000712E1">
          <w:pPr>
            <w:pStyle w:val="Sommario1"/>
            <w:tabs>
              <w:tab w:val="left" w:pos="800"/>
              <w:tab w:val="right" w:leader="dot" w:pos="9968"/>
            </w:tabs>
            <w:rPr>
              <w:ins w:id="15" w:author="Mariano Fumante" w:date="2026-08-28T15:39:00Z" w16du:dateUtc="2026-08-28T13:39:00Z"/>
              <w:rFonts w:cstheme="minorBidi"/>
              <w:b w:val="0"/>
              <w:bCs w:val="0"/>
              <w:caps w:val="0"/>
              <w:noProof/>
              <w:color w:val="auto"/>
              <w:kern w:val="2"/>
              <w:sz w:val="24"/>
              <w:szCs w:val="24"/>
              <w:lang w:eastAsia="it-IT"/>
              <w14:ligatures w14:val="standardContextual"/>
            </w:rPr>
          </w:pPr>
          <w:ins w:id="16"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"_Toc238824009"</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4</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RUOLI E RESPONSABILITÀ</w:t>
            </w:r>
            <w:r>
              <w:rPr>
                <w:noProof/>
                <w:webHidden/>
              </w:rPr>
              <w:tab/>
            </w:r>
            <w:r>
              <w:rPr>
                <w:noProof/>
                <w:webHidden/>
              </w:rPr>
              <w:fldChar w:fldCharType="begin"/>
            </w:r>
            <w:r>
              <w:rPr>
                <w:noProof/>
                <w:webHidden/>
              </w:rPr>
              <w:instrText xml:space="preserve"> PAGEREF _Toc238824009 \h </w:instrText>
            </w:r>
          </w:ins>
          <w:r>
            <w:rPr>
              <w:noProof/>
              <w:webHidden/>
            </w:rPr>
          </w:r>
          <w:ins w:id="17" w:author="Mariano Fumante" w:date="2026-08-28T15:39:00Z" w16du:dateUtc="2026-08-28T13:39:00Z">
            <w:r>
              <w:rPr>
                <w:noProof/>
                <w:webHidden/>
              </w:rPr>
              <w:fldChar w:fldCharType="separate"/>
            </w:r>
            <w:r>
              <w:rPr>
                <w:noProof/>
                <w:webHidden/>
              </w:rPr>
              <w:t>7</w:t>
            </w:r>
            <w:r>
              <w:rPr>
                <w:noProof/>
                <w:webHidden/>
              </w:rPr>
              <w:fldChar w:fldCharType="end"/>
            </w:r>
            <w:r w:rsidRPr="00043349">
              <w:rPr>
                <w:rStyle w:val="Collegamentoipertestuale"/>
                <w:noProof/>
              </w:rPr>
              <w:fldChar w:fldCharType="end"/>
            </w:r>
          </w:ins>
        </w:p>
        <w:p w14:paraId="65ABC0F5" w14:textId="0B031551" w:rsidR="000712E1" w:rsidRDefault="000712E1">
          <w:pPr>
            <w:pStyle w:val="Sommario1"/>
            <w:tabs>
              <w:tab w:val="left" w:pos="800"/>
              <w:tab w:val="right" w:leader="dot" w:pos="9968"/>
            </w:tabs>
            <w:rPr>
              <w:ins w:id="18" w:author="Mariano Fumante" w:date="2026-08-28T15:39:00Z" w16du:dateUtc="2026-08-28T13:39:00Z"/>
              <w:rFonts w:cstheme="minorBidi"/>
              <w:b w:val="0"/>
              <w:bCs w:val="0"/>
              <w:caps w:val="0"/>
              <w:noProof/>
              <w:color w:val="auto"/>
              <w:kern w:val="2"/>
              <w:sz w:val="24"/>
              <w:szCs w:val="24"/>
              <w:lang w:eastAsia="it-IT"/>
              <w14:ligatures w14:val="standardContextual"/>
            </w:rPr>
          </w:pPr>
          <w:ins w:id="19"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"_Toc238824010"</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5</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PRINCIPI DI GESTIONE DEL RISCHIO</w:t>
            </w:r>
            <w:r>
              <w:rPr>
                <w:noProof/>
                <w:webHidden/>
              </w:rPr>
              <w:tab/>
            </w:r>
            <w:r>
              <w:rPr>
                <w:noProof/>
                <w:webHidden/>
              </w:rPr>
              <w:fldChar w:fldCharType="begin"/>
            </w:r>
            <w:r>
              <w:rPr>
                <w:noProof/>
                <w:webHidden/>
              </w:rPr>
              <w:instrText xml:space="preserve"> PAGEREF _Toc238824010 \h </w:instrText>
            </w:r>
          </w:ins>
          <w:r>
            <w:rPr>
              <w:noProof/>
              <w:webHidden/>
            </w:rPr>
          </w:r>
          <w:ins w:id="20" w:author="Mariano Fumante" w:date="2026-08-28T15:39:00Z" w16du:dateUtc="2026-08-28T13:39:00Z">
            <w:r>
              <w:rPr>
                <w:noProof/>
                <w:webHidden/>
              </w:rPr>
              <w:fldChar w:fldCharType="separate"/>
            </w:r>
            <w:r>
              <w:rPr>
                <w:noProof/>
                <w:webHidden/>
              </w:rPr>
              <w:t>11</w:t>
            </w:r>
            <w:r>
              <w:rPr>
                <w:noProof/>
                <w:webHidden/>
              </w:rPr>
              <w:fldChar w:fldCharType="end"/>
            </w:r>
            <w:r w:rsidRPr="00043349">
              <w:rPr>
                <w:rStyle w:val="Collegamentoipertestuale"/>
                <w:noProof/>
              </w:rPr>
              <w:fldChar w:fldCharType="end"/>
            </w:r>
          </w:ins>
        </w:p>
        <w:p w14:paraId="091669B9" w14:textId="391C73A5" w:rsidR="000712E1" w:rsidRDefault="000712E1">
          <w:pPr>
            <w:pStyle w:val="Sommario1"/>
            <w:tabs>
              <w:tab w:val="left" w:pos="800"/>
              <w:tab w:val="right" w:leader="dot" w:pos="9968"/>
            </w:tabs>
            <w:rPr>
              <w:ins w:id="21" w:author="Mariano Fumante" w:date="2026-08-28T15:39:00Z" w16du:dateUtc="2026-08-28T13:39:00Z"/>
              <w:rFonts w:cstheme="minorBidi"/>
              <w:b w:val="0"/>
              <w:bCs w:val="0"/>
              <w:caps w:val="0"/>
              <w:noProof/>
              <w:color w:val="auto"/>
              <w:kern w:val="2"/>
              <w:sz w:val="24"/>
              <w:szCs w:val="24"/>
              <w:lang w:eastAsia="it-IT"/>
              <w14:ligatures w14:val="standardContextual"/>
            </w:rPr>
          </w:pPr>
          <w:ins w:id="22"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"_Toc238824011"</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6</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PROCESSO DI GESTIONE E MONITORAGGIO DEL RISCHIO</w:t>
            </w:r>
            <w:r>
              <w:rPr>
                <w:noProof/>
                <w:webHidden/>
              </w:rPr>
              <w:tab/>
            </w:r>
            <w:r>
              <w:rPr>
                <w:noProof/>
                <w:webHidden/>
              </w:rPr>
              <w:fldChar w:fldCharType="begin"/>
            </w:r>
            <w:r>
              <w:rPr>
                <w:noProof/>
                <w:webHidden/>
              </w:rPr>
              <w:instrText xml:space="preserve"> PAGEREF _Toc238824011 \h </w:instrText>
            </w:r>
          </w:ins>
          <w:r>
            <w:rPr>
              <w:noProof/>
              <w:webHidden/>
            </w:rPr>
          </w:r>
          <w:ins w:id="23" w:author="Mariano Fumante" w:date="2026-08-28T15:39:00Z" w16du:dateUtc="2026-08-28T13:39:00Z">
            <w:r>
              <w:rPr>
                <w:noProof/>
                <w:webHidden/>
              </w:rPr>
              <w:fldChar w:fldCharType="separate"/>
            </w:r>
            <w:r>
              <w:rPr>
                <w:noProof/>
                <w:webHidden/>
              </w:rPr>
              <w:t>11</w:t>
            </w:r>
            <w:r>
              <w:rPr>
                <w:noProof/>
                <w:webHidden/>
              </w:rPr>
              <w:fldChar w:fldCharType="end"/>
            </w:r>
            <w:r w:rsidRPr="00043349">
              <w:rPr>
                <w:rStyle w:val="Collegamentoipertestuale"/>
                <w:noProof/>
              </w:rPr>
              <w:fldChar w:fldCharType="end"/>
            </w:r>
          </w:ins>
        </w:p>
        <w:p w14:paraId="3BE29534" w14:textId="2E0C1CEB" w:rsidR="000712E1" w:rsidRDefault="000712E1">
          <w:pPr>
            <w:pStyle w:val="Sommario2"/>
            <w:tabs>
              <w:tab w:val="left" w:pos="800"/>
              <w:tab w:val="right" w:leader="dot" w:pos="9968"/>
            </w:tabs>
            <w:rPr>
              <w:ins w:id="24" w:author="Mariano Fumante" w:date="2026-08-28T15:39:00Z" w16du:dateUtc="2026-08-28T13:39:00Z"/>
              <w:rFonts w:cstheme="minorBidi"/>
              <w:b w:val="0"/>
              <w:caps w:val="0"/>
              <w:noProof/>
              <w:kern w:val="2"/>
              <w:sz w:val="24"/>
              <w:szCs w:val="24"/>
              <w:lang w:eastAsia="it-IT"/>
              <w14:ligatures w14:val="standardContextual"/>
            </w:rPr>
          </w:pPr>
          <w:ins w:id="25"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"_Toc238824012"</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6.1</w:t>
            </w:r>
            <w:r>
              <w:rPr>
                <w:rFonts w:cstheme="minorBidi"/>
                <w:b w:val="0"/>
                <w:caps w:val="0"/>
                <w:noProof/>
                <w:kern w:val="2"/>
                <w:sz w:val="24"/>
                <w:szCs w:val="24"/>
                <w:lang w:eastAsia="it-IT"/>
                <w14:ligatures w14:val="standardContextual"/>
              </w:rPr>
              <w:tab/>
            </w:r>
            <w:r w:rsidRPr="00043349">
              <w:rPr>
                <w:rStyle w:val="Collegamentoipertestuale"/>
                <w:noProof/>
              </w:rPr>
              <w:t>DEFINIZIONE DEL CONTESTO</w:t>
            </w:r>
            <w:r>
              <w:rPr>
                <w:noProof/>
                <w:webHidden/>
              </w:rPr>
              <w:tab/>
            </w:r>
            <w:r>
              <w:rPr>
                <w:noProof/>
                <w:webHidden/>
              </w:rPr>
              <w:fldChar w:fldCharType="begin"/>
            </w:r>
            <w:r>
              <w:rPr>
                <w:noProof/>
                <w:webHidden/>
              </w:rPr>
              <w:instrText xml:space="preserve"> PAGEREF _Toc238824012 \h </w:instrText>
            </w:r>
          </w:ins>
          <w:r>
            <w:rPr>
              <w:noProof/>
              <w:webHidden/>
            </w:rPr>
          </w:r>
          <w:ins w:id="26" w:author="Mariano Fumante" w:date="2026-08-28T15:39:00Z" w16du:dateUtc="2026-08-28T13:39:00Z">
            <w:r>
              <w:rPr>
                <w:noProof/>
                <w:webHidden/>
              </w:rPr>
              <w:fldChar w:fldCharType="separate"/>
            </w:r>
            <w:r>
              <w:rPr>
                <w:noProof/>
                <w:webHidden/>
              </w:rPr>
              <w:t>12</w:t>
            </w:r>
            <w:r>
              <w:rPr>
                <w:noProof/>
                <w:webHidden/>
              </w:rPr>
              <w:fldChar w:fldCharType="end"/>
            </w:r>
            <w:r w:rsidRPr="00043349">
              <w:rPr>
                <w:rStyle w:val="Collegamentoipertestuale"/>
                <w:noProof/>
              </w:rPr>
              <w:fldChar w:fldCharType="end"/>
            </w:r>
          </w:ins>
        </w:p>
        <w:p w14:paraId="7E82D22A" w14:textId="1A954E69" w:rsidR="000712E1" w:rsidRDefault="000712E1">
          <w:pPr>
            <w:pStyle w:val="Sommario2"/>
            <w:tabs>
              <w:tab w:val="left" w:pos="800"/>
              <w:tab w:val="right" w:leader="dot" w:pos="9968"/>
            </w:tabs>
            <w:rPr>
              <w:ins w:id="27" w:author="Mariano Fumante" w:date="2026-08-28T15:39:00Z" w16du:dateUtc="2026-08-28T13:39:00Z"/>
              <w:rFonts w:cstheme="minorBidi"/>
              <w:b w:val="0"/>
              <w:caps w:val="0"/>
              <w:noProof/>
              <w:kern w:val="2"/>
              <w:sz w:val="24"/>
              <w:szCs w:val="24"/>
              <w:lang w:eastAsia="it-IT"/>
              <w14:ligatures w14:val="standardContextual"/>
            </w:rPr>
          </w:pPr>
          <w:ins w:id="28"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"_Toc238824013"</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6.2</w:t>
            </w:r>
            <w:r>
              <w:rPr>
                <w:rFonts w:cstheme="minorBidi"/>
                <w:b w:val="0"/>
                <w:caps w:val="0"/>
                <w:noProof/>
                <w:kern w:val="2"/>
                <w:sz w:val="24"/>
                <w:szCs w:val="24"/>
                <w:lang w:eastAsia="it-IT"/>
                <w14:ligatures w14:val="standardContextual"/>
              </w:rPr>
              <w:tab/>
            </w:r>
            <w:r w:rsidRPr="00043349">
              <w:rPr>
                <w:rStyle w:val="Collegamentoipertestuale"/>
                <w:noProof/>
              </w:rPr>
              <w:t>IDENTIFICAZIONE DEL RISCHIO</w:t>
            </w:r>
            <w:r>
              <w:rPr>
                <w:noProof/>
                <w:webHidden/>
              </w:rPr>
              <w:tab/>
            </w:r>
            <w:r>
              <w:rPr>
                <w:noProof/>
                <w:webHidden/>
              </w:rPr>
              <w:fldChar w:fldCharType="begin"/>
            </w:r>
            <w:r>
              <w:rPr>
                <w:noProof/>
                <w:webHidden/>
              </w:rPr>
              <w:instrText xml:space="preserve"> PAGEREF _Toc238824013 \h </w:instrText>
            </w:r>
          </w:ins>
          <w:r>
            <w:rPr>
              <w:noProof/>
              <w:webHidden/>
            </w:rPr>
          </w:r>
          <w:ins w:id="29" w:author="Mariano Fumante" w:date="2026-08-28T15:39:00Z" w16du:dateUtc="2026-08-28T13:39:00Z">
            <w:r>
              <w:rPr>
                <w:noProof/>
                <w:webHidden/>
              </w:rPr>
              <w:fldChar w:fldCharType="separate"/>
            </w:r>
            <w:r>
              <w:rPr>
                <w:noProof/>
                <w:webHidden/>
              </w:rPr>
              <w:t>12</w:t>
            </w:r>
            <w:r>
              <w:rPr>
                <w:noProof/>
                <w:webHidden/>
              </w:rPr>
              <w:fldChar w:fldCharType="end"/>
            </w:r>
            <w:r w:rsidRPr="00043349">
              <w:rPr>
                <w:rStyle w:val="Collegamentoipertestuale"/>
                <w:noProof/>
              </w:rPr>
              <w:fldChar w:fldCharType="end"/>
            </w:r>
          </w:ins>
        </w:p>
        <w:p w14:paraId="7BC59322" w14:textId="7D2A03BC" w:rsidR="000712E1" w:rsidRDefault="000712E1">
          <w:pPr>
            <w:pStyle w:val="Sommario2"/>
            <w:tabs>
              <w:tab w:val="left" w:pos="800"/>
              <w:tab w:val="right" w:leader="dot" w:pos="9968"/>
            </w:tabs>
            <w:rPr>
              <w:ins w:id="30" w:author="Mariano Fumante" w:date="2026-08-28T15:39:00Z" w16du:dateUtc="2026-08-28T13:39:00Z"/>
              <w:rFonts w:cstheme="minorBidi"/>
              <w:b w:val="0"/>
              <w:caps w:val="0"/>
              <w:noProof/>
              <w:kern w:val="2"/>
              <w:sz w:val="24"/>
              <w:szCs w:val="24"/>
              <w:lang w:eastAsia="it-IT"/>
              <w14:ligatures w14:val="standardContextual"/>
            </w:rPr>
          </w:pPr>
          <w:ins w:id="31"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"_Toc238824014"</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6.3</w:t>
            </w:r>
            <w:r>
              <w:rPr>
                <w:rFonts w:cstheme="minorBidi"/>
                <w:b w:val="0"/>
                <w:caps w:val="0"/>
                <w:noProof/>
                <w:kern w:val="2"/>
                <w:sz w:val="24"/>
                <w:szCs w:val="24"/>
                <w:lang w:eastAsia="it-IT"/>
                <w14:ligatures w14:val="standardContextual"/>
              </w:rPr>
              <w:tab/>
            </w:r>
            <w:r w:rsidRPr="00043349">
              <w:rPr>
                <w:rStyle w:val="Collegamentoipertestuale"/>
                <w:noProof/>
              </w:rPr>
              <w:t>ANALISI DEL RISCHIO</w:t>
            </w:r>
            <w:r>
              <w:rPr>
                <w:noProof/>
                <w:webHidden/>
              </w:rPr>
              <w:tab/>
            </w:r>
            <w:r>
              <w:rPr>
                <w:noProof/>
                <w:webHidden/>
              </w:rPr>
              <w:fldChar w:fldCharType="begin"/>
            </w:r>
            <w:r>
              <w:rPr>
                <w:noProof/>
                <w:webHidden/>
              </w:rPr>
              <w:instrText xml:space="preserve"> PAGEREF _Toc238824014 \h </w:instrText>
            </w:r>
          </w:ins>
          <w:r>
            <w:rPr>
              <w:noProof/>
              <w:webHidden/>
            </w:rPr>
          </w:r>
          <w:ins w:id="32" w:author="Mariano Fumante" w:date="2026-08-28T15:39:00Z" w16du:dateUtc="2026-08-28T13:39:00Z">
            <w:r>
              <w:rPr>
                <w:noProof/>
                <w:webHidden/>
              </w:rPr>
              <w:fldChar w:fldCharType="separate"/>
            </w:r>
            <w:r>
              <w:rPr>
                <w:noProof/>
                <w:webHidden/>
              </w:rPr>
              <w:t>13</w:t>
            </w:r>
            <w:r>
              <w:rPr>
                <w:noProof/>
                <w:webHidden/>
              </w:rPr>
              <w:fldChar w:fldCharType="end"/>
            </w:r>
            <w:r w:rsidRPr="00043349">
              <w:rPr>
                <w:rStyle w:val="Collegamentoipertestuale"/>
                <w:noProof/>
              </w:rPr>
              <w:fldChar w:fldCharType="end"/>
            </w:r>
          </w:ins>
        </w:p>
        <w:p w14:paraId="65AA858C" w14:textId="1C23DF02" w:rsidR="000712E1" w:rsidRDefault="000712E1">
          <w:pPr>
            <w:pStyle w:val="Sommario2"/>
            <w:tabs>
              <w:tab w:val="left" w:pos="800"/>
              <w:tab w:val="right" w:leader="dot" w:pos="9968"/>
            </w:tabs>
            <w:rPr>
              <w:ins w:id="33" w:author="Mariano Fumante" w:date="2026-08-28T15:39:00Z" w16du:dateUtc="2026-08-28T13:39:00Z"/>
              <w:rFonts w:cstheme="minorBidi"/>
              <w:b w:val="0"/>
              <w:caps w:val="0"/>
              <w:noProof/>
              <w:kern w:val="2"/>
              <w:sz w:val="24"/>
              <w:szCs w:val="24"/>
              <w:lang w:eastAsia="it-IT"/>
              <w14:ligatures w14:val="standardContextual"/>
            </w:rPr>
          </w:pPr>
          <w:ins w:id="34"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"_Toc238824015"</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6.4</w:t>
            </w:r>
            <w:r>
              <w:rPr>
                <w:rFonts w:cstheme="minorBidi"/>
                <w:b w:val="0"/>
                <w:caps w:val="0"/>
                <w:noProof/>
                <w:kern w:val="2"/>
                <w:sz w:val="24"/>
                <w:szCs w:val="24"/>
                <w:lang w:eastAsia="it-IT"/>
                <w14:ligatures w14:val="standardContextual"/>
              </w:rPr>
              <w:tab/>
            </w:r>
            <w:r w:rsidRPr="00043349">
              <w:rPr>
                <w:rStyle w:val="Collegamentoipertestuale"/>
                <w:noProof/>
              </w:rPr>
              <w:t>VALUTAZIONE DEL RISCHIO</w:t>
            </w:r>
            <w:r>
              <w:rPr>
                <w:noProof/>
                <w:webHidden/>
              </w:rPr>
              <w:tab/>
            </w:r>
            <w:r>
              <w:rPr>
                <w:noProof/>
                <w:webHidden/>
              </w:rPr>
              <w:fldChar w:fldCharType="begin"/>
            </w:r>
            <w:r>
              <w:rPr>
                <w:noProof/>
                <w:webHidden/>
              </w:rPr>
              <w:instrText xml:space="preserve"> PAGEREF _Toc238824015 \h </w:instrText>
            </w:r>
          </w:ins>
          <w:r>
            <w:rPr>
              <w:noProof/>
              <w:webHidden/>
            </w:rPr>
          </w:r>
          <w:ins w:id="35" w:author="Mariano Fumante" w:date="2026-08-28T15:39:00Z" w16du:dateUtc="2026-08-28T13:39:00Z">
            <w:r>
              <w:rPr>
                <w:noProof/>
                <w:webHidden/>
              </w:rPr>
              <w:fldChar w:fldCharType="separate"/>
            </w:r>
            <w:r>
              <w:rPr>
                <w:noProof/>
                <w:webHidden/>
              </w:rPr>
              <w:t>13</w:t>
            </w:r>
            <w:r>
              <w:rPr>
                <w:noProof/>
                <w:webHidden/>
              </w:rPr>
              <w:fldChar w:fldCharType="end"/>
            </w:r>
            <w:r w:rsidRPr="00043349">
              <w:rPr>
                <w:rStyle w:val="Collegamentoipertestuale"/>
                <w:noProof/>
              </w:rPr>
              <w:fldChar w:fldCharType="end"/>
            </w:r>
          </w:ins>
        </w:p>
        <w:p w14:paraId="59D231FC" w14:textId="55242AD3" w:rsidR="000712E1" w:rsidRDefault="000712E1">
          <w:pPr>
            <w:pStyle w:val="Sommario2"/>
            <w:tabs>
              <w:tab w:val="left" w:pos="800"/>
              <w:tab w:val="right" w:leader="dot" w:pos="9968"/>
            </w:tabs>
            <w:rPr>
              <w:ins w:id="36" w:author="Mariano Fumante" w:date="2026-08-28T15:39:00Z" w16du:dateUtc="2026-08-28T13:39:00Z"/>
              <w:rFonts w:cstheme="minorBidi"/>
              <w:b w:val="0"/>
              <w:caps w:val="0"/>
              <w:noProof/>
              <w:kern w:val="2"/>
              <w:sz w:val="24"/>
              <w:szCs w:val="24"/>
              <w:lang w:eastAsia="it-IT"/>
              <w14:ligatures w14:val="standardContextual"/>
            </w:rPr>
          </w:pPr>
          <w:ins w:id="37"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"_Toc238824016"</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6.5</w:t>
            </w:r>
            <w:r>
              <w:rPr>
                <w:rFonts w:cstheme="minorBidi"/>
                <w:b w:val="0"/>
                <w:caps w:val="0"/>
                <w:noProof/>
                <w:kern w:val="2"/>
                <w:sz w:val="24"/>
                <w:szCs w:val="24"/>
                <w:lang w:eastAsia="it-IT"/>
                <w14:ligatures w14:val="standardContextual"/>
              </w:rPr>
              <w:tab/>
            </w:r>
            <w:r w:rsidRPr="00043349">
              <w:rPr>
                <w:rStyle w:val="Collegamentoipertestuale"/>
                <w:noProof/>
              </w:rPr>
              <w:t>TRATTAMENTO DEL RISCHIO</w:t>
            </w:r>
            <w:r>
              <w:rPr>
                <w:noProof/>
                <w:webHidden/>
              </w:rPr>
              <w:tab/>
            </w:r>
            <w:r>
              <w:rPr>
                <w:noProof/>
                <w:webHidden/>
              </w:rPr>
              <w:fldChar w:fldCharType="begin"/>
            </w:r>
            <w:r>
              <w:rPr>
                <w:noProof/>
                <w:webHidden/>
              </w:rPr>
              <w:instrText xml:space="preserve"> PAGEREF _Toc238824016 \h </w:instrText>
            </w:r>
          </w:ins>
          <w:r>
            <w:rPr>
              <w:noProof/>
              <w:webHidden/>
            </w:rPr>
          </w:r>
          <w:ins w:id="38" w:author="Mariano Fumante" w:date="2026-08-28T15:39:00Z" w16du:dateUtc="2026-08-28T13:39:00Z">
            <w:r>
              <w:rPr>
                <w:noProof/>
                <w:webHidden/>
              </w:rPr>
              <w:fldChar w:fldCharType="separate"/>
            </w:r>
            <w:r>
              <w:rPr>
                <w:noProof/>
                <w:webHidden/>
              </w:rPr>
              <w:t>15</w:t>
            </w:r>
            <w:r>
              <w:rPr>
                <w:noProof/>
                <w:webHidden/>
              </w:rPr>
              <w:fldChar w:fldCharType="end"/>
            </w:r>
            <w:r w:rsidRPr="00043349">
              <w:rPr>
                <w:rStyle w:val="Collegamentoipertestuale"/>
                <w:noProof/>
              </w:rPr>
              <w:fldChar w:fldCharType="end"/>
            </w:r>
          </w:ins>
        </w:p>
        <w:p w14:paraId="6FD4807D" w14:textId="775B9B7C" w:rsidR="000712E1" w:rsidRDefault="000712E1">
          <w:pPr>
            <w:pStyle w:val="Sommario2"/>
            <w:tabs>
              <w:tab w:val="left" w:pos="800"/>
              <w:tab w:val="right" w:leader="dot" w:pos="9968"/>
            </w:tabs>
            <w:rPr>
              <w:ins w:id="39" w:author="Mariano Fumante" w:date="2026-08-28T15:39:00Z" w16du:dateUtc="2026-08-28T13:39:00Z"/>
              <w:rFonts w:cstheme="minorBidi"/>
              <w:b w:val="0"/>
              <w:caps w:val="0"/>
              <w:noProof/>
              <w:kern w:val="2"/>
              <w:sz w:val="24"/>
              <w:szCs w:val="24"/>
              <w:lang w:eastAsia="it-IT"/>
              <w14:ligatures w14:val="standardContextual"/>
            </w:rPr>
          </w:pPr>
          <w:ins w:id="40"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"_Toc238824017"</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6.6</w:t>
            </w:r>
            <w:r>
              <w:rPr>
                <w:rFonts w:cstheme="minorBidi"/>
                <w:b w:val="0"/>
                <w:caps w:val="0"/>
                <w:noProof/>
                <w:kern w:val="2"/>
                <w:sz w:val="24"/>
                <w:szCs w:val="24"/>
                <w:lang w:eastAsia="it-IT"/>
                <w14:ligatures w14:val="standardContextual"/>
              </w:rPr>
              <w:tab/>
            </w:r>
            <w:r w:rsidRPr="00043349">
              <w:rPr>
                <w:rStyle w:val="Collegamentoipertestuale"/>
                <w:noProof/>
              </w:rPr>
              <w:t>MONITORAGGIO E RIESAME</w:t>
            </w:r>
            <w:r>
              <w:rPr>
                <w:noProof/>
                <w:webHidden/>
              </w:rPr>
              <w:tab/>
            </w:r>
            <w:r>
              <w:rPr>
                <w:noProof/>
                <w:webHidden/>
              </w:rPr>
              <w:fldChar w:fldCharType="begin"/>
            </w:r>
            <w:r>
              <w:rPr>
                <w:noProof/>
                <w:webHidden/>
              </w:rPr>
              <w:instrText xml:space="preserve"> PAGEREF _Toc238824017 \h </w:instrText>
            </w:r>
          </w:ins>
          <w:r>
            <w:rPr>
              <w:noProof/>
              <w:webHidden/>
            </w:rPr>
          </w:r>
          <w:ins w:id="41" w:author="Mariano Fumante" w:date="2026-08-28T15:39:00Z" w16du:dateUtc="2026-08-28T13:39:00Z">
            <w:r>
              <w:rPr>
                <w:noProof/>
                <w:webHidden/>
              </w:rPr>
              <w:fldChar w:fldCharType="separate"/>
            </w:r>
            <w:r>
              <w:rPr>
                <w:noProof/>
                <w:webHidden/>
              </w:rPr>
              <w:t>15</w:t>
            </w:r>
            <w:r>
              <w:rPr>
                <w:noProof/>
                <w:webHidden/>
              </w:rPr>
              <w:fldChar w:fldCharType="end"/>
            </w:r>
            <w:r w:rsidRPr="00043349">
              <w:rPr>
                <w:rStyle w:val="Collegamentoipertestuale"/>
                <w:noProof/>
              </w:rPr>
              <w:fldChar w:fldCharType="end"/>
            </w:r>
          </w:ins>
        </w:p>
        <w:p w14:paraId="4652237C" w14:textId="21686FD3" w:rsidR="000712E1" w:rsidRDefault="000712E1">
          <w:pPr>
            <w:pStyle w:val="Sommario2"/>
            <w:tabs>
              <w:tab w:val="left" w:pos="800"/>
              <w:tab w:val="right" w:leader="dot" w:pos="9968"/>
            </w:tabs>
            <w:rPr>
              <w:ins w:id="42" w:author="Mariano Fumante" w:date="2026-08-28T15:39:00Z" w16du:dateUtc="2026-08-28T13:39:00Z"/>
              <w:rFonts w:cstheme="minorBidi"/>
              <w:b w:val="0"/>
              <w:caps w:val="0"/>
              <w:noProof/>
              <w:kern w:val="2"/>
              <w:sz w:val="24"/>
              <w:szCs w:val="24"/>
              <w:lang w:eastAsia="it-IT"/>
              <w14:ligatures w14:val="standardContextual"/>
            </w:rPr>
          </w:pPr>
          <w:ins w:id="43"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"_Toc238824018"</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6.7</w:t>
            </w:r>
            <w:r>
              <w:rPr>
                <w:rFonts w:cstheme="minorBidi"/>
                <w:b w:val="0"/>
                <w:caps w:val="0"/>
                <w:noProof/>
                <w:kern w:val="2"/>
                <w:sz w:val="24"/>
                <w:szCs w:val="24"/>
                <w:lang w:eastAsia="it-IT"/>
                <w14:ligatures w14:val="standardContextual"/>
              </w:rPr>
              <w:tab/>
            </w:r>
            <w:r w:rsidRPr="00043349">
              <w:rPr>
                <w:rStyle w:val="Collegamentoipertestuale"/>
                <w:noProof/>
              </w:rPr>
              <w:t>COMUNICAZIONE E REPORTING</w:t>
            </w:r>
            <w:r>
              <w:rPr>
                <w:noProof/>
                <w:webHidden/>
              </w:rPr>
              <w:tab/>
            </w:r>
            <w:r>
              <w:rPr>
                <w:noProof/>
                <w:webHidden/>
              </w:rPr>
              <w:fldChar w:fldCharType="begin"/>
            </w:r>
            <w:r>
              <w:rPr>
                <w:noProof/>
                <w:webHidden/>
              </w:rPr>
              <w:instrText xml:space="preserve"> PAGEREF _Toc238824018 \h </w:instrText>
            </w:r>
          </w:ins>
          <w:r>
            <w:rPr>
              <w:noProof/>
              <w:webHidden/>
            </w:rPr>
          </w:r>
          <w:ins w:id="44" w:author="Mariano Fumante" w:date="2026-08-28T15:39:00Z" w16du:dateUtc="2026-08-28T13:39:00Z">
            <w:r>
              <w:rPr>
                <w:noProof/>
                <w:webHidden/>
              </w:rPr>
              <w:fldChar w:fldCharType="separate"/>
            </w:r>
            <w:r>
              <w:rPr>
                <w:noProof/>
                <w:webHidden/>
              </w:rPr>
              <w:t>16</w:t>
            </w:r>
            <w:r>
              <w:rPr>
                <w:noProof/>
                <w:webHidden/>
              </w:rPr>
              <w:fldChar w:fldCharType="end"/>
            </w:r>
            <w:r w:rsidRPr="00043349">
              <w:rPr>
                <w:rStyle w:val="Collegamentoipertestuale"/>
                <w:noProof/>
              </w:rPr>
              <w:fldChar w:fldCharType="end"/>
            </w:r>
          </w:ins>
        </w:p>
        <w:p w14:paraId="5828316C" w14:textId="399F173B" w:rsidR="000712E1" w:rsidRDefault="000712E1">
          <w:pPr>
            <w:pStyle w:val="Sommario1"/>
            <w:tabs>
              <w:tab w:val="left" w:pos="800"/>
              <w:tab w:val="right" w:leader="dot" w:pos="9968"/>
            </w:tabs>
            <w:rPr>
              <w:ins w:id="45" w:author="Mariano Fumante" w:date="2026-08-28T15:39:00Z" w16du:dateUtc="2026-08-28T13:39:00Z"/>
              <w:rFonts w:cstheme="minorBidi"/>
              <w:b w:val="0"/>
              <w:bCs w:val="0"/>
              <w:caps w:val="0"/>
              <w:noProof/>
              <w:color w:val="auto"/>
              <w:kern w:val="2"/>
              <w:sz w:val="24"/>
              <w:szCs w:val="24"/>
              <w:lang w:eastAsia="it-IT"/>
              <w14:ligatures w14:val="standardContextual"/>
            </w:rPr>
          </w:pPr>
          <w:ins w:id="46"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"_Toc238824019"</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7</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RISK APPETITE E CRITERI DI ACCETTAZIONE DEL RISCHIO</w:t>
            </w:r>
            <w:r>
              <w:rPr>
                <w:noProof/>
                <w:webHidden/>
              </w:rPr>
              <w:tab/>
            </w:r>
            <w:r>
              <w:rPr>
                <w:noProof/>
                <w:webHidden/>
              </w:rPr>
              <w:fldChar w:fldCharType="begin"/>
            </w:r>
            <w:r>
              <w:rPr>
                <w:noProof/>
                <w:webHidden/>
              </w:rPr>
              <w:instrText xml:space="preserve"> PAGEREF _Toc238824019 \h </w:instrText>
            </w:r>
          </w:ins>
          <w:r>
            <w:rPr>
              <w:noProof/>
              <w:webHidden/>
            </w:rPr>
          </w:r>
          <w:ins w:id="47" w:author="Mariano Fumante" w:date="2026-08-28T15:39:00Z" w16du:dateUtc="2026-08-28T13:39:00Z">
            <w:r>
              <w:rPr>
                <w:noProof/>
                <w:webHidden/>
              </w:rPr>
              <w:fldChar w:fldCharType="separate"/>
            </w:r>
            <w:r>
              <w:rPr>
                <w:noProof/>
                <w:webHidden/>
              </w:rPr>
              <w:t>16</w:t>
            </w:r>
            <w:r>
              <w:rPr>
                <w:noProof/>
                <w:webHidden/>
              </w:rPr>
              <w:fldChar w:fldCharType="end"/>
            </w:r>
            <w:r w:rsidRPr="00043349">
              <w:rPr>
                <w:rStyle w:val="Collegamentoipertestuale"/>
                <w:noProof/>
              </w:rPr>
              <w:fldChar w:fldCharType="end"/>
            </w:r>
          </w:ins>
        </w:p>
        <w:p w14:paraId="18FCF339" w14:textId="04EC0D90" w:rsidR="000712E1" w:rsidRDefault="000712E1">
          <w:pPr>
            <w:pStyle w:val="Sommario2"/>
            <w:tabs>
              <w:tab w:val="left" w:pos="800"/>
              <w:tab w:val="right" w:leader="dot" w:pos="9968"/>
            </w:tabs>
            <w:rPr>
              <w:ins w:id="48" w:author="Mariano Fumante" w:date="2026-08-28T15:39:00Z" w16du:dateUtc="2026-08-28T13:39:00Z"/>
              <w:rFonts w:cstheme="minorBidi"/>
              <w:b w:val="0"/>
              <w:caps w:val="0"/>
              <w:noProof/>
              <w:kern w:val="2"/>
              <w:sz w:val="24"/>
              <w:szCs w:val="24"/>
              <w:lang w:eastAsia="it-IT"/>
              <w14:ligatures w14:val="standardContextual"/>
            </w:rPr>
          </w:pPr>
          <w:ins w:id="49"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"_Toc238824020"</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7.1</w:t>
            </w:r>
            <w:r>
              <w:rPr>
                <w:rFonts w:cstheme="minorBidi"/>
                <w:b w:val="0"/>
                <w:caps w:val="0"/>
                <w:noProof/>
                <w:kern w:val="2"/>
                <w:sz w:val="24"/>
                <w:szCs w:val="24"/>
                <w:lang w:eastAsia="it-IT"/>
                <w14:ligatures w14:val="standardContextual"/>
              </w:rPr>
              <w:tab/>
            </w:r>
            <w:r w:rsidRPr="00043349">
              <w:rPr>
                <w:rStyle w:val="Collegamentoipertestuale"/>
                <w:noProof/>
              </w:rPr>
              <w:t>CRITERI DI ACCETTAZIONE DEL RISCHIO</w:t>
            </w:r>
            <w:r>
              <w:rPr>
                <w:noProof/>
                <w:webHidden/>
              </w:rPr>
              <w:tab/>
            </w:r>
            <w:r>
              <w:rPr>
                <w:noProof/>
                <w:webHidden/>
              </w:rPr>
              <w:fldChar w:fldCharType="begin"/>
            </w:r>
            <w:r>
              <w:rPr>
                <w:noProof/>
                <w:webHidden/>
              </w:rPr>
              <w:instrText xml:space="preserve"> PAGEREF _Toc238824020 \h </w:instrText>
            </w:r>
          </w:ins>
          <w:r>
            <w:rPr>
              <w:noProof/>
              <w:webHidden/>
            </w:rPr>
          </w:r>
          <w:ins w:id="50" w:author="Mariano Fumante" w:date="2026-08-28T15:39:00Z" w16du:dateUtc="2026-08-28T13:39:00Z">
            <w:r>
              <w:rPr>
                <w:noProof/>
                <w:webHidden/>
              </w:rPr>
              <w:fldChar w:fldCharType="separate"/>
            </w:r>
            <w:r>
              <w:rPr>
                <w:noProof/>
                <w:webHidden/>
              </w:rPr>
              <w:t>16</w:t>
            </w:r>
            <w:r>
              <w:rPr>
                <w:noProof/>
                <w:webHidden/>
              </w:rPr>
              <w:fldChar w:fldCharType="end"/>
            </w:r>
            <w:r w:rsidRPr="00043349">
              <w:rPr>
                <w:rStyle w:val="Collegamentoipertestuale"/>
                <w:noProof/>
              </w:rPr>
              <w:fldChar w:fldCharType="end"/>
            </w:r>
          </w:ins>
        </w:p>
        <w:p w14:paraId="3B0B9644" w14:textId="6343351D" w:rsidR="000712E1" w:rsidRDefault="000712E1">
          <w:pPr>
            <w:pStyle w:val="Sommario2"/>
            <w:tabs>
              <w:tab w:val="left" w:pos="800"/>
              <w:tab w:val="right" w:leader="dot" w:pos="9968"/>
            </w:tabs>
            <w:rPr>
              <w:ins w:id="51" w:author="Mariano Fumante" w:date="2026-08-28T15:39:00Z" w16du:dateUtc="2026-08-28T13:39:00Z"/>
              <w:rFonts w:cstheme="minorBidi"/>
              <w:b w:val="0"/>
              <w:caps w:val="0"/>
              <w:noProof/>
              <w:kern w:val="2"/>
              <w:sz w:val="24"/>
              <w:szCs w:val="24"/>
              <w:lang w:eastAsia="it-IT"/>
              <w14:ligatures w14:val="standardContextual"/>
            </w:rPr>
          </w:pPr>
          <w:ins w:id="52"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"_Toc238824021"</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7.2</w:t>
            </w:r>
            <w:r>
              <w:rPr>
                <w:rFonts w:cstheme="minorBidi"/>
                <w:b w:val="0"/>
                <w:caps w:val="0"/>
                <w:noProof/>
                <w:kern w:val="2"/>
                <w:sz w:val="24"/>
                <w:szCs w:val="24"/>
                <w:lang w:eastAsia="it-IT"/>
                <w14:ligatures w14:val="standardContextual"/>
              </w:rPr>
              <w:tab/>
            </w:r>
            <w:r w:rsidRPr="00043349">
              <w:rPr>
                <w:rStyle w:val="Collegamentoipertestuale"/>
                <w:noProof/>
              </w:rPr>
              <w:t>TOP RISK</w:t>
            </w:r>
            <w:r>
              <w:rPr>
                <w:noProof/>
                <w:webHidden/>
              </w:rPr>
              <w:tab/>
            </w:r>
            <w:r>
              <w:rPr>
                <w:noProof/>
                <w:webHidden/>
              </w:rPr>
              <w:fldChar w:fldCharType="begin"/>
            </w:r>
            <w:r>
              <w:rPr>
                <w:noProof/>
                <w:webHidden/>
              </w:rPr>
              <w:instrText xml:space="preserve"> PAGEREF _Toc238824021 \h </w:instrText>
            </w:r>
          </w:ins>
          <w:r>
            <w:rPr>
              <w:noProof/>
              <w:webHidden/>
            </w:rPr>
          </w:r>
          <w:ins w:id="53" w:author="Mariano Fumante" w:date="2026-08-28T15:39:00Z" w16du:dateUtc="2026-08-28T13:39:00Z">
            <w:r>
              <w:rPr>
                <w:noProof/>
                <w:webHidden/>
              </w:rPr>
              <w:fldChar w:fldCharType="separate"/>
            </w:r>
            <w:r>
              <w:rPr>
                <w:noProof/>
                <w:webHidden/>
              </w:rPr>
              <w:t>17</w:t>
            </w:r>
            <w:r>
              <w:rPr>
                <w:noProof/>
                <w:webHidden/>
              </w:rPr>
              <w:fldChar w:fldCharType="end"/>
            </w:r>
            <w:r w:rsidRPr="00043349">
              <w:rPr>
                <w:rStyle w:val="Collegamentoipertestuale"/>
                <w:noProof/>
              </w:rPr>
              <w:fldChar w:fldCharType="end"/>
            </w:r>
          </w:ins>
        </w:p>
        <w:p w14:paraId="46909042" w14:textId="18D9A276" w:rsidR="000712E1" w:rsidRDefault="000712E1">
          <w:pPr>
            <w:pStyle w:val="Sommario1"/>
            <w:tabs>
              <w:tab w:val="left" w:pos="800"/>
              <w:tab w:val="right" w:leader="dot" w:pos="9968"/>
            </w:tabs>
            <w:rPr>
              <w:ins w:id="54" w:author="Mariano Fumante" w:date="2026-08-28T15:39:00Z" w16du:dateUtc="2026-08-28T13:39:00Z"/>
              <w:rFonts w:cstheme="minorBidi"/>
              <w:b w:val="0"/>
              <w:bCs w:val="0"/>
              <w:caps w:val="0"/>
              <w:noProof/>
              <w:color w:val="auto"/>
              <w:kern w:val="2"/>
              <w:sz w:val="24"/>
              <w:szCs w:val="24"/>
              <w:lang w:eastAsia="it-IT"/>
              <w14:ligatures w14:val="standardContextual"/>
            </w:rPr>
          </w:pPr>
          <w:ins w:id="55"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"_Toc238824022"</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8</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PIANO DI TRATTAMENTO DEL RISCHIO</w:t>
            </w:r>
            <w:r>
              <w:rPr>
                <w:noProof/>
                <w:webHidden/>
              </w:rPr>
              <w:tab/>
            </w:r>
            <w:r>
              <w:rPr>
                <w:noProof/>
                <w:webHidden/>
              </w:rPr>
              <w:fldChar w:fldCharType="begin"/>
            </w:r>
            <w:r>
              <w:rPr>
                <w:noProof/>
                <w:webHidden/>
              </w:rPr>
              <w:instrText xml:space="preserve"> PAGEREF _Toc238824022 \h </w:instrText>
            </w:r>
          </w:ins>
          <w:r>
            <w:rPr>
              <w:noProof/>
              <w:webHidden/>
            </w:rPr>
          </w:r>
          <w:ins w:id="56" w:author="Mariano Fumante" w:date="2026-08-28T15:39:00Z" w16du:dateUtc="2026-08-28T13:39:00Z">
            <w:r>
              <w:rPr>
                <w:noProof/>
                <w:webHidden/>
              </w:rPr>
              <w:fldChar w:fldCharType="separate"/>
            </w:r>
            <w:r>
              <w:rPr>
                <w:noProof/>
                <w:webHidden/>
              </w:rPr>
              <w:t>17</w:t>
            </w:r>
            <w:r>
              <w:rPr>
                <w:noProof/>
                <w:webHidden/>
              </w:rPr>
              <w:fldChar w:fldCharType="end"/>
            </w:r>
            <w:r w:rsidRPr="00043349">
              <w:rPr>
                <w:rStyle w:val="Collegamentoipertestuale"/>
                <w:noProof/>
              </w:rPr>
              <w:fldChar w:fldCharType="end"/>
            </w:r>
          </w:ins>
        </w:p>
        <w:p w14:paraId="32FB20D9" w14:textId="060443D1" w:rsidR="000712E1" w:rsidRDefault="000712E1">
          <w:pPr>
            <w:pStyle w:val="Sommario2"/>
            <w:tabs>
              <w:tab w:val="left" w:pos="800"/>
              <w:tab w:val="right" w:leader="dot" w:pos="9968"/>
            </w:tabs>
            <w:rPr>
              <w:ins w:id="57" w:author="Mariano Fumante" w:date="2026-08-28T15:39:00Z" w16du:dateUtc="2026-08-28T13:39:00Z"/>
              <w:rFonts w:cstheme="minorBidi"/>
              <w:b w:val="0"/>
              <w:caps w:val="0"/>
              <w:noProof/>
              <w:kern w:val="2"/>
              <w:sz w:val="24"/>
              <w:szCs w:val="24"/>
              <w:lang w:eastAsia="it-IT"/>
              <w14:ligatures w14:val="standardContextual"/>
            </w:rPr>
          </w:pPr>
          <w:ins w:id="58"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"_Toc238824023"</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8.1</w:t>
            </w:r>
            <w:r>
              <w:rPr>
                <w:rFonts w:cstheme="minorBidi"/>
                <w:b w:val="0"/>
                <w:caps w:val="0"/>
                <w:noProof/>
                <w:kern w:val="2"/>
                <w:sz w:val="24"/>
                <w:szCs w:val="24"/>
                <w:lang w:eastAsia="it-IT"/>
                <w14:ligatures w14:val="standardContextual"/>
              </w:rPr>
              <w:tab/>
            </w:r>
            <w:r w:rsidRPr="00043349">
              <w:rPr>
                <w:rStyle w:val="Collegamentoipertestuale"/>
                <w:noProof/>
              </w:rPr>
              <w:t>CONTENUTI MINIMI DEL PIANO DI TRATTAMENTO</w:t>
            </w:r>
            <w:r>
              <w:rPr>
                <w:noProof/>
                <w:webHidden/>
              </w:rPr>
              <w:tab/>
            </w:r>
            <w:r>
              <w:rPr>
                <w:noProof/>
                <w:webHidden/>
              </w:rPr>
              <w:fldChar w:fldCharType="begin"/>
            </w:r>
            <w:r>
              <w:rPr>
                <w:noProof/>
                <w:webHidden/>
              </w:rPr>
              <w:instrText xml:space="preserve"> PAGEREF _Toc238824023 \h </w:instrText>
            </w:r>
          </w:ins>
          <w:r>
            <w:rPr>
              <w:noProof/>
              <w:webHidden/>
            </w:rPr>
          </w:r>
          <w:ins w:id="59" w:author="Mariano Fumante" w:date="2026-08-28T15:39:00Z" w16du:dateUtc="2026-08-28T13:39:00Z">
            <w:r>
              <w:rPr>
                <w:noProof/>
                <w:webHidden/>
              </w:rPr>
              <w:fldChar w:fldCharType="separate"/>
            </w:r>
            <w:r>
              <w:rPr>
                <w:noProof/>
                <w:webHidden/>
              </w:rPr>
              <w:t>18</w:t>
            </w:r>
            <w:r>
              <w:rPr>
                <w:noProof/>
                <w:webHidden/>
              </w:rPr>
              <w:fldChar w:fldCharType="end"/>
            </w:r>
            <w:r w:rsidRPr="00043349">
              <w:rPr>
                <w:rStyle w:val="Collegamentoipertestuale"/>
                <w:noProof/>
              </w:rPr>
              <w:fldChar w:fldCharType="end"/>
            </w:r>
          </w:ins>
        </w:p>
        <w:p w14:paraId="6727FBBF" w14:textId="5DAAB878" w:rsidR="000712E1" w:rsidRDefault="000712E1">
          <w:pPr>
            <w:pStyle w:val="Sommario2"/>
            <w:tabs>
              <w:tab w:val="left" w:pos="800"/>
              <w:tab w:val="right" w:leader="dot" w:pos="9968"/>
            </w:tabs>
            <w:rPr>
              <w:ins w:id="60" w:author="Mariano Fumante" w:date="2026-08-28T15:39:00Z" w16du:dateUtc="2026-08-28T13:39:00Z"/>
              <w:rFonts w:cstheme="minorBidi"/>
              <w:b w:val="0"/>
              <w:caps w:val="0"/>
              <w:noProof/>
              <w:kern w:val="2"/>
              <w:sz w:val="24"/>
              <w:szCs w:val="24"/>
              <w:lang w:eastAsia="it-IT"/>
              <w14:ligatures w14:val="standardContextual"/>
            </w:rPr>
          </w:pPr>
          <w:ins w:id="61"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"_Toc238824024"</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8.2</w:t>
            </w:r>
            <w:r>
              <w:rPr>
                <w:rFonts w:cstheme="minorBidi"/>
                <w:b w:val="0"/>
                <w:caps w:val="0"/>
                <w:noProof/>
                <w:kern w:val="2"/>
                <w:sz w:val="24"/>
                <w:szCs w:val="24"/>
                <w:lang w:eastAsia="it-IT"/>
                <w14:ligatures w14:val="standardContextual"/>
              </w:rPr>
              <w:tab/>
            </w:r>
            <w:r w:rsidRPr="00043349">
              <w:rPr>
                <w:rStyle w:val="Collegamentoipertestuale"/>
                <w:noProof/>
              </w:rPr>
              <w:t>APPROVAZIONE DEL PIANO DI TRATTAMENTO</w:t>
            </w:r>
            <w:r>
              <w:rPr>
                <w:noProof/>
                <w:webHidden/>
              </w:rPr>
              <w:tab/>
            </w:r>
            <w:r>
              <w:rPr>
                <w:noProof/>
                <w:webHidden/>
              </w:rPr>
              <w:fldChar w:fldCharType="begin"/>
            </w:r>
            <w:r>
              <w:rPr>
                <w:noProof/>
                <w:webHidden/>
              </w:rPr>
              <w:instrText xml:space="preserve"> PAGEREF _Toc238824024 \h </w:instrText>
            </w:r>
          </w:ins>
          <w:r>
            <w:rPr>
              <w:noProof/>
              <w:webHidden/>
            </w:rPr>
          </w:r>
          <w:ins w:id="62" w:author="Mariano Fumante" w:date="2026-08-28T15:39:00Z" w16du:dateUtc="2026-08-28T13:39:00Z">
            <w:r>
              <w:rPr>
                <w:noProof/>
                <w:webHidden/>
              </w:rPr>
              <w:fldChar w:fldCharType="separate"/>
            </w:r>
            <w:r>
              <w:rPr>
                <w:noProof/>
                <w:webHidden/>
              </w:rPr>
              <w:t>18</w:t>
            </w:r>
            <w:r>
              <w:rPr>
                <w:noProof/>
                <w:webHidden/>
              </w:rPr>
              <w:fldChar w:fldCharType="end"/>
            </w:r>
            <w:r w:rsidRPr="00043349">
              <w:rPr>
                <w:rStyle w:val="Collegamentoipertestuale"/>
                <w:noProof/>
              </w:rPr>
              <w:fldChar w:fldCharType="end"/>
            </w:r>
          </w:ins>
        </w:p>
        <w:p w14:paraId="03F1C334" w14:textId="6860AF82" w:rsidR="000712E1" w:rsidRDefault="000712E1">
          <w:pPr>
            <w:pStyle w:val="Sommario2"/>
            <w:tabs>
              <w:tab w:val="left" w:pos="800"/>
              <w:tab w:val="right" w:leader="dot" w:pos="9968"/>
            </w:tabs>
            <w:rPr>
              <w:ins w:id="63" w:author="Mariano Fumante" w:date="2026-08-28T15:39:00Z" w16du:dateUtc="2026-08-28T13:39:00Z"/>
              <w:rFonts w:cstheme="minorBidi"/>
              <w:b w:val="0"/>
              <w:caps w:val="0"/>
              <w:noProof/>
              <w:kern w:val="2"/>
              <w:sz w:val="24"/>
              <w:szCs w:val="24"/>
              <w:lang w:eastAsia="it-IT"/>
              <w14:ligatures w14:val="standardContextual"/>
            </w:rPr>
          </w:pPr>
          <w:ins w:id="64"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"_Toc238824025"</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8.3</w:t>
            </w:r>
            <w:r>
              <w:rPr>
                <w:rFonts w:cstheme="minorBidi"/>
                <w:b w:val="0"/>
                <w:caps w:val="0"/>
                <w:noProof/>
                <w:kern w:val="2"/>
                <w:sz w:val="24"/>
                <w:szCs w:val="24"/>
                <w:lang w:eastAsia="it-IT"/>
                <w14:ligatures w14:val="standardContextual"/>
              </w:rPr>
              <w:tab/>
            </w:r>
            <w:r w:rsidRPr="00043349">
              <w:rPr>
                <w:rStyle w:val="Collegamentoipertestuale"/>
                <w:noProof/>
              </w:rPr>
              <w:t>ATTUAZIONE DEL PIANO DI TRATTAMENTO</w:t>
            </w:r>
            <w:r>
              <w:rPr>
                <w:noProof/>
                <w:webHidden/>
              </w:rPr>
              <w:tab/>
            </w:r>
            <w:r>
              <w:rPr>
                <w:noProof/>
                <w:webHidden/>
              </w:rPr>
              <w:fldChar w:fldCharType="begin"/>
            </w:r>
            <w:r>
              <w:rPr>
                <w:noProof/>
                <w:webHidden/>
              </w:rPr>
              <w:instrText xml:space="preserve"> PAGEREF _Toc238824025 \h </w:instrText>
            </w:r>
          </w:ins>
          <w:r>
            <w:rPr>
              <w:noProof/>
              <w:webHidden/>
            </w:rPr>
          </w:r>
          <w:ins w:id="65" w:author="Mariano Fumante" w:date="2026-08-28T15:39:00Z" w16du:dateUtc="2026-08-28T13:39:00Z">
            <w:r>
              <w:rPr>
                <w:noProof/>
                <w:webHidden/>
              </w:rPr>
              <w:fldChar w:fldCharType="separate"/>
            </w:r>
            <w:r>
              <w:rPr>
                <w:noProof/>
                <w:webHidden/>
              </w:rPr>
              <w:t>18</w:t>
            </w:r>
            <w:r>
              <w:rPr>
                <w:noProof/>
                <w:webHidden/>
              </w:rPr>
              <w:fldChar w:fldCharType="end"/>
            </w:r>
            <w:r w:rsidRPr="00043349">
              <w:rPr>
                <w:rStyle w:val="Collegamentoipertestuale"/>
                <w:noProof/>
              </w:rPr>
              <w:fldChar w:fldCharType="end"/>
            </w:r>
          </w:ins>
        </w:p>
        <w:p w14:paraId="6CDA5C2F" w14:textId="2B6884BE" w:rsidR="000712E1" w:rsidRDefault="000712E1">
          <w:pPr>
            <w:pStyle w:val="Sommario2"/>
            <w:tabs>
              <w:tab w:val="left" w:pos="800"/>
              <w:tab w:val="right" w:leader="dot" w:pos="9968"/>
            </w:tabs>
            <w:rPr>
              <w:ins w:id="66" w:author="Mariano Fumante" w:date="2026-08-28T15:39:00Z" w16du:dateUtc="2026-08-28T13:39:00Z"/>
              <w:rFonts w:cstheme="minorBidi"/>
              <w:b w:val="0"/>
              <w:caps w:val="0"/>
              <w:noProof/>
              <w:kern w:val="2"/>
              <w:sz w:val="24"/>
              <w:szCs w:val="24"/>
              <w:lang w:eastAsia="it-IT"/>
              <w14:ligatures w14:val="standardContextual"/>
            </w:rPr>
          </w:pPr>
          <w:ins w:id="67"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"_Toc238824026"</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8.4</w:t>
            </w:r>
            <w:r>
              <w:rPr>
                <w:rFonts w:cstheme="minorBidi"/>
                <w:b w:val="0"/>
                <w:caps w:val="0"/>
                <w:noProof/>
                <w:kern w:val="2"/>
                <w:sz w:val="24"/>
                <w:szCs w:val="24"/>
                <w:lang w:eastAsia="it-IT"/>
                <w14:ligatures w14:val="standardContextual"/>
              </w:rPr>
              <w:tab/>
            </w:r>
            <w:r w:rsidRPr="00043349">
              <w:rPr>
                <w:rStyle w:val="Collegamentoipertestuale"/>
                <w:noProof/>
              </w:rPr>
              <w:t>MONITORAGGIO DEL PIANO DI TRATTAMENTO</w:t>
            </w:r>
            <w:r>
              <w:rPr>
                <w:noProof/>
                <w:webHidden/>
              </w:rPr>
              <w:tab/>
            </w:r>
            <w:r>
              <w:rPr>
                <w:noProof/>
                <w:webHidden/>
              </w:rPr>
              <w:fldChar w:fldCharType="begin"/>
            </w:r>
            <w:r>
              <w:rPr>
                <w:noProof/>
                <w:webHidden/>
              </w:rPr>
              <w:instrText xml:space="preserve"> PAGEREF _Toc238824026 \h </w:instrText>
            </w:r>
          </w:ins>
          <w:r>
            <w:rPr>
              <w:noProof/>
              <w:webHidden/>
            </w:rPr>
          </w:r>
          <w:ins w:id="68" w:author="Mariano Fumante" w:date="2026-08-28T15:39:00Z" w16du:dateUtc="2026-08-28T13:39:00Z">
            <w:r>
              <w:rPr>
                <w:noProof/>
                <w:webHidden/>
              </w:rPr>
              <w:fldChar w:fldCharType="separate"/>
            </w:r>
            <w:r>
              <w:rPr>
                <w:noProof/>
                <w:webHidden/>
              </w:rPr>
              <w:t>19</w:t>
            </w:r>
            <w:r>
              <w:rPr>
                <w:noProof/>
                <w:webHidden/>
              </w:rPr>
              <w:fldChar w:fldCharType="end"/>
            </w:r>
            <w:r w:rsidRPr="00043349">
              <w:rPr>
                <w:rStyle w:val="Collegamentoipertestuale"/>
                <w:noProof/>
              </w:rPr>
              <w:fldChar w:fldCharType="end"/>
            </w:r>
          </w:ins>
        </w:p>
        <w:p w14:paraId="100F5D0E" w14:textId="52EF3FD7" w:rsidR="000712E1" w:rsidRDefault="000712E1">
          <w:pPr>
            <w:pStyle w:val="Sommario2"/>
            <w:tabs>
              <w:tab w:val="left" w:pos="800"/>
              <w:tab w:val="right" w:leader="dot" w:pos="9968"/>
            </w:tabs>
            <w:rPr>
              <w:ins w:id="69" w:author="Mariano Fumante" w:date="2026-08-28T15:39:00Z" w16du:dateUtc="2026-08-28T13:39:00Z"/>
              <w:rFonts w:cstheme="minorBidi"/>
              <w:b w:val="0"/>
              <w:caps w:val="0"/>
              <w:noProof/>
              <w:kern w:val="2"/>
              <w:sz w:val="24"/>
              <w:szCs w:val="24"/>
              <w:lang w:eastAsia="it-IT"/>
              <w14:ligatures w14:val="standardContextual"/>
            </w:rPr>
          </w:pPr>
          <w:ins w:id="70"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"_Toc238824027"</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8.5</w:t>
            </w:r>
            <w:r>
              <w:rPr>
                <w:rFonts w:cstheme="minorBidi"/>
                <w:b w:val="0"/>
                <w:caps w:val="0"/>
                <w:noProof/>
                <w:kern w:val="2"/>
                <w:sz w:val="24"/>
                <w:szCs w:val="24"/>
                <w:lang w:eastAsia="it-IT"/>
                <w14:ligatures w14:val="standardContextual"/>
              </w:rPr>
              <w:tab/>
            </w:r>
            <w:r w:rsidRPr="00043349">
              <w:rPr>
                <w:rStyle w:val="Collegamentoipertestuale"/>
                <w:noProof/>
              </w:rPr>
              <w:t>MISURE COMPENSATIVE</w:t>
            </w:r>
            <w:r>
              <w:rPr>
                <w:noProof/>
                <w:webHidden/>
              </w:rPr>
              <w:tab/>
            </w:r>
            <w:r>
              <w:rPr>
                <w:noProof/>
                <w:webHidden/>
              </w:rPr>
              <w:fldChar w:fldCharType="begin"/>
            </w:r>
            <w:r>
              <w:rPr>
                <w:noProof/>
                <w:webHidden/>
              </w:rPr>
              <w:instrText xml:space="preserve"> PAGEREF _Toc238824027 \h </w:instrText>
            </w:r>
          </w:ins>
          <w:r>
            <w:rPr>
              <w:noProof/>
              <w:webHidden/>
            </w:rPr>
          </w:r>
          <w:ins w:id="71" w:author="Mariano Fumante" w:date="2026-08-28T15:39:00Z" w16du:dateUtc="2026-08-28T13:39:00Z">
            <w:r>
              <w:rPr>
                <w:noProof/>
                <w:webHidden/>
              </w:rPr>
              <w:fldChar w:fldCharType="separate"/>
            </w:r>
            <w:r>
              <w:rPr>
                <w:noProof/>
                <w:webHidden/>
              </w:rPr>
              <w:t>19</w:t>
            </w:r>
            <w:r>
              <w:rPr>
                <w:noProof/>
                <w:webHidden/>
              </w:rPr>
              <w:fldChar w:fldCharType="end"/>
            </w:r>
            <w:r w:rsidRPr="00043349">
              <w:rPr>
                <w:rStyle w:val="Collegamentoipertestuale"/>
                <w:noProof/>
              </w:rPr>
              <w:fldChar w:fldCharType="end"/>
            </w:r>
          </w:ins>
        </w:p>
        <w:p w14:paraId="38719DCE" w14:textId="6C3530CA" w:rsidR="000712E1" w:rsidRDefault="000712E1">
          <w:pPr>
            <w:pStyle w:val="Sommario2"/>
            <w:tabs>
              <w:tab w:val="left" w:pos="800"/>
              <w:tab w:val="right" w:leader="dot" w:pos="9968"/>
            </w:tabs>
            <w:rPr>
              <w:ins w:id="72" w:author="Mariano Fumante" w:date="2026-08-28T15:39:00Z" w16du:dateUtc="2026-08-28T13:39:00Z"/>
              <w:rFonts w:cstheme="minorBidi"/>
              <w:b w:val="0"/>
              <w:caps w:val="0"/>
              <w:noProof/>
              <w:kern w:val="2"/>
              <w:sz w:val="24"/>
              <w:szCs w:val="24"/>
              <w:lang w:eastAsia="it-IT"/>
              <w14:ligatures w14:val="standardContextual"/>
            </w:rPr>
          </w:pPr>
          <w:ins w:id="73"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"_Toc238824028"</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8.6</w:t>
            </w:r>
            <w:r>
              <w:rPr>
                <w:rFonts w:cstheme="minorBidi"/>
                <w:b w:val="0"/>
                <w:caps w:val="0"/>
                <w:noProof/>
                <w:kern w:val="2"/>
                <w:sz w:val="24"/>
                <w:szCs w:val="24"/>
                <w:lang w:eastAsia="it-IT"/>
                <w14:ligatures w14:val="standardContextual"/>
              </w:rPr>
              <w:tab/>
            </w:r>
            <w:r w:rsidRPr="00043349">
              <w:rPr>
                <w:rStyle w:val="Collegamentoipertestuale"/>
                <w:noProof/>
              </w:rPr>
              <w:t>GESTIONE DEL RISCHIO RESIDUO</w:t>
            </w:r>
            <w:r>
              <w:rPr>
                <w:noProof/>
                <w:webHidden/>
              </w:rPr>
              <w:tab/>
            </w:r>
            <w:r>
              <w:rPr>
                <w:noProof/>
                <w:webHidden/>
              </w:rPr>
              <w:fldChar w:fldCharType="begin"/>
            </w:r>
            <w:r>
              <w:rPr>
                <w:noProof/>
                <w:webHidden/>
              </w:rPr>
              <w:instrText xml:space="preserve"> PAGEREF _Toc238824028 \h </w:instrText>
            </w:r>
          </w:ins>
          <w:r>
            <w:rPr>
              <w:noProof/>
              <w:webHidden/>
            </w:rPr>
          </w:r>
          <w:ins w:id="74" w:author="Mariano Fumante" w:date="2026-08-28T15:39:00Z" w16du:dateUtc="2026-08-28T13:39:00Z">
            <w:r>
              <w:rPr>
                <w:noProof/>
                <w:webHidden/>
              </w:rPr>
              <w:fldChar w:fldCharType="separate"/>
            </w:r>
            <w:r>
              <w:rPr>
                <w:noProof/>
                <w:webHidden/>
              </w:rPr>
              <w:t>19</w:t>
            </w:r>
            <w:r>
              <w:rPr>
                <w:noProof/>
                <w:webHidden/>
              </w:rPr>
              <w:fldChar w:fldCharType="end"/>
            </w:r>
            <w:r w:rsidRPr="00043349">
              <w:rPr>
                <w:rStyle w:val="Collegamentoipertestuale"/>
                <w:noProof/>
              </w:rPr>
              <w:fldChar w:fldCharType="end"/>
            </w:r>
          </w:ins>
        </w:p>
        <w:p w14:paraId="79BFB8C1" w14:textId="6E7A6230" w:rsidR="000712E1" w:rsidRDefault="000712E1">
          <w:pPr>
            <w:pStyle w:val="Sommario1"/>
            <w:tabs>
              <w:tab w:val="left" w:pos="800"/>
              <w:tab w:val="right" w:leader="dot" w:pos="9968"/>
            </w:tabs>
            <w:rPr>
              <w:ins w:id="75" w:author="Mariano Fumante" w:date="2026-08-28T15:39:00Z" w16du:dateUtc="2026-08-28T13:39:00Z"/>
              <w:rFonts w:cstheme="minorBidi"/>
              <w:b w:val="0"/>
              <w:bCs w:val="0"/>
              <w:caps w:val="0"/>
              <w:noProof/>
              <w:color w:val="auto"/>
              <w:kern w:val="2"/>
              <w:sz w:val="24"/>
              <w:szCs w:val="24"/>
              <w:lang w:eastAsia="it-IT"/>
              <w14:ligatures w14:val="standardContextual"/>
            </w:rPr>
          </w:pPr>
          <w:ins w:id="76"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"_Toc238824029"</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9</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MONITORAGGIO, REPORTING E RIESAME</w:t>
            </w:r>
            <w:r>
              <w:rPr>
                <w:noProof/>
                <w:webHidden/>
              </w:rPr>
              <w:tab/>
            </w:r>
            <w:r>
              <w:rPr>
                <w:noProof/>
                <w:webHidden/>
              </w:rPr>
              <w:fldChar w:fldCharType="begin"/>
            </w:r>
            <w:r>
              <w:rPr>
                <w:noProof/>
                <w:webHidden/>
              </w:rPr>
              <w:instrText xml:space="preserve"> PAGEREF _Toc238824029 \h </w:instrText>
            </w:r>
          </w:ins>
          <w:r>
            <w:rPr>
              <w:noProof/>
              <w:webHidden/>
            </w:rPr>
          </w:r>
          <w:ins w:id="77" w:author="Mariano Fumante" w:date="2026-08-28T15:39:00Z" w16du:dateUtc="2026-08-28T13:39:00Z">
            <w:r>
              <w:rPr>
                <w:noProof/>
                <w:webHidden/>
              </w:rPr>
              <w:fldChar w:fldCharType="separate"/>
            </w:r>
            <w:r>
              <w:rPr>
                <w:noProof/>
                <w:webHidden/>
              </w:rPr>
              <w:t>20</w:t>
            </w:r>
            <w:r>
              <w:rPr>
                <w:noProof/>
                <w:webHidden/>
              </w:rPr>
              <w:fldChar w:fldCharType="end"/>
            </w:r>
            <w:r w:rsidRPr="00043349">
              <w:rPr>
                <w:rStyle w:val="Collegamentoipertestuale"/>
                <w:noProof/>
              </w:rPr>
              <w:fldChar w:fldCharType="end"/>
            </w:r>
          </w:ins>
        </w:p>
        <w:p w14:paraId="4B1FCAE9" w14:textId="24BCA093" w:rsidR="000712E1" w:rsidRDefault="000712E1">
          <w:pPr>
            <w:pStyle w:val="Sommario2"/>
            <w:tabs>
              <w:tab w:val="left" w:pos="800"/>
              <w:tab w:val="right" w:leader="dot" w:pos="9968"/>
            </w:tabs>
            <w:rPr>
              <w:ins w:id="78" w:author="Mariano Fumante" w:date="2026-08-28T15:39:00Z" w16du:dateUtc="2026-08-28T13:39:00Z"/>
              <w:rFonts w:cstheme="minorBidi"/>
              <w:b w:val="0"/>
              <w:caps w:val="0"/>
              <w:noProof/>
              <w:kern w:val="2"/>
              <w:sz w:val="24"/>
              <w:szCs w:val="24"/>
              <w:lang w:eastAsia="it-IT"/>
              <w14:ligatures w14:val="standardContextual"/>
            </w:rPr>
          </w:pPr>
          <w:ins w:id="79"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"_Toc238824030"</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9.1</w:t>
            </w:r>
            <w:r>
              <w:rPr>
                <w:rFonts w:cstheme="minorBidi"/>
                <w:b w:val="0"/>
                <w:caps w:val="0"/>
                <w:noProof/>
                <w:kern w:val="2"/>
                <w:sz w:val="24"/>
                <w:szCs w:val="24"/>
                <w:lang w:eastAsia="it-IT"/>
                <w14:ligatures w14:val="standardContextual"/>
              </w:rPr>
              <w:tab/>
            </w:r>
            <w:r w:rsidRPr="00043349">
              <w:rPr>
                <w:rStyle w:val="Collegamentoipertestuale"/>
                <w:noProof/>
              </w:rPr>
              <w:t>Monitoraggio del Profilo di Rischio</w:t>
            </w:r>
            <w:r>
              <w:rPr>
                <w:noProof/>
                <w:webHidden/>
              </w:rPr>
              <w:tab/>
            </w:r>
            <w:r>
              <w:rPr>
                <w:noProof/>
                <w:webHidden/>
              </w:rPr>
              <w:fldChar w:fldCharType="begin"/>
            </w:r>
            <w:r>
              <w:rPr>
                <w:noProof/>
                <w:webHidden/>
              </w:rPr>
              <w:instrText xml:space="preserve"> PAGEREF _Toc238824030 \h </w:instrText>
            </w:r>
          </w:ins>
          <w:r>
            <w:rPr>
              <w:noProof/>
              <w:webHidden/>
            </w:rPr>
          </w:r>
          <w:ins w:id="80" w:author="Mariano Fumante" w:date="2026-08-28T15:39:00Z" w16du:dateUtc="2026-08-28T13:39:00Z">
            <w:r>
              <w:rPr>
                <w:noProof/>
                <w:webHidden/>
              </w:rPr>
              <w:fldChar w:fldCharType="separate"/>
            </w:r>
            <w:r>
              <w:rPr>
                <w:noProof/>
                <w:webHidden/>
              </w:rPr>
              <w:t>20</w:t>
            </w:r>
            <w:r>
              <w:rPr>
                <w:noProof/>
                <w:webHidden/>
              </w:rPr>
              <w:fldChar w:fldCharType="end"/>
            </w:r>
            <w:r w:rsidRPr="00043349">
              <w:rPr>
                <w:rStyle w:val="Collegamentoipertestuale"/>
                <w:noProof/>
              </w:rPr>
              <w:fldChar w:fldCharType="end"/>
            </w:r>
          </w:ins>
        </w:p>
        <w:p w14:paraId="1DB81DCB" w14:textId="1B95B966" w:rsidR="000712E1" w:rsidRDefault="000712E1">
          <w:pPr>
            <w:pStyle w:val="Sommario2"/>
            <w:tabs>
              <w:tab w:val="left" w:pos="800"/>
              <w:tab w:val="right" w:leader="dot" w:pos="9968"/>
            </w:tabs>
            <w:rPr>
              <w:ins w:id="81" w:author="Mariano Fumante" w:date="2026-08-28T15:39:00Z" w16du:dateUtc="2026-08-28T13:39:00Z"/>
              <w:rFonts w:cstheme="minorBidi"/>
              <w:b w:val="0"/>
              <w:caps w:val="0"/>
              <w:noProof/>
              <w:kern w:val="2"/>
              <w:sz w:val="24"/>
              <w:szCs w:val="24"/>
              <w:lang w:eastAsia="it-IT"/>
              <w14:ligatures w14:val="standardContextual"/>
            </w:rPr>
          </w:pPr>
          <w:ins w:id="82"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"_Toc238824031"</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9.2</w:t>
            </w:r>
            <w:r>
              <w:rPr>
                <w:rFonts w:cstheme="minorBidi"/>
                <w:b w:val="0"/>
                <w:caps w:val="0"/>
                <w:noProof/>
                <w:kern w:val="2"/>
                <w:sz w:val="24"/>
                <w:szCs w:val="24"/>
                <w:lang w:eastAsia="it-IT"/>
                <w14:ligatures w14:val="standardContextual"/>
              </w:rPr>
              <w:tab/>
            </w:r>
            <w:r w:rsidRPr="00043349">
              <w:rPr>
                <w:rStyle w:val="Collegamentoipertestuale"/>
                <w:noProof/>
              </w:rPr>
              <w:t>Reporting</w:t>
            </w:r>
            <w:r>
              <w:rPr>
                <w:noProof/>
                <w:webHidden/>
              </w:rPr>
              <w:tab/>
            </w:r>
            <w:r>
              <w:rPr>
                <w:noProof/>
                <w:webHidden/>
              </w:rPr>
              <w:fldChar w:fldCharType="begin"/>
            </w:r>
            <w:r>
              <w:rPr>
                <w:noProof/>
                <w:webHidden/>
              </w:rPr>
              <w:instrText xml:space="preserve"> PAGEREF _Toc238824031 \h </w:instrText>
            </w:r>
          </w:ins>
          <w:r>
            <w:rPr>
              <w:noProof/>
              <w:webHidden/>
            </w:rPr>
          </w:r>
          <w:ins w:id="83" w:author="Mariano Fumante" w:date="2026-08-28T15:39:00Z" w16du:dateUtc="2026-08-28T13:39:00Z">
            <w:r>
              <w:rPr>
                <w:noProof/>
                <w:webHidden/>
              </w:rPr>
              <w:fldChar w:fldCharType="separate"/>
            </w:r>
            <w:r>
              <w:rPr>
                <w:noProof/>
                <w:webHidden/>
              </w:rPr>
              <w:t>20</w:t>
            </w:r>
            <w:r>
              <w:rPr>
                <w:noProof/>
                <w:webHidden/>
              </w:rPr>
              <w:fldChar w:fldCharType="end"/>
            </w:r>
            <w:r w:rsidRPr="00043349">
              <w:rPr>
                <w:rStyle w:val="Collegamentoipertestuale"/>
                <w:noProof/>
              </w:rPr>
              <w:fldChar w:fldCharType="end"/>
            </w:r>
          </w:ins>
        </w:p>
        <w:p w14:paraId="3B5BC3B9" w14:textId="59158F31" w:rsidR="000712E1" w:rsidRDefault="000712E1">
          <w:pPr>
            <w:pStyle w:val="Sommario2"/>
            <w:tabs>
              <w:tab w:val="left" w:pos="800"/>
              <w:tab w:val="right" w:leader="dot" w:pos="9968"/>
            </w:tabs>
            <w:rPr>
              <w:ins w:id="84" w:author="Mariano Fumante" w:date="2026-08-28T15:39:00Z" w16du:dateUtc="2026-08-28T13:39:00Z"/>
              <w:rFonts w:cstheme="minorBidi"/>
              <w:b w:val="0"/>
              <w:caps w:val="0"/>
              <w:noProof/>
              <w:kern w:val="2"/>
              <w:sz w:val="24"/>
              <w:szCs w:val="24"/>
              <w:lang w:eastAsia="it-IT"/>
              <w14:ligatures w14:val="standardContextual"/>
            </w:rPr>
          </w:pPr>
          <w:ins w:id="85"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"_Toc238824032"</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9.3</w:t>
            </w:r>
            <w:r>
              <w:rPr>
                <w:rFonts w:cstheme="minorBidi"/>
                <w:b w:val="0"/>
                <w:caps w:val="0"/>
                <w:noProof/>
                <w:kern w:val="2"/>
                <w:sz w:val="24"/>
                <w:szCs w:val="24"/>
                <w:lang w:eastAsia="it-IT"/>
                <w14:ligatures w14:val="standardContextual"/>
              </w:rPr>
              <w:tab/>
            </w:r>
            <w:r w:rsidRPr="00043349">
              <w:rPr>
                <w:rStyle w:val="Collegamentoipertestuale"/>
                <w:noProof/>
              </w:rPr>
              <w:t>Riesame del Profilo di Rischio</w:t>
            </w:r>
            <w:r>
              <w:rPr>
                <w:noProof/>
                <w:webHidden/>
              </w:rPr>
              <w:tab/>
            </w:r>
            <w:r>
              <w:rPr>
                <w:noProof/>
                <w:webHidden/>
              </w:rPr>
              <w:fldChar w:fldCharType="begin"/>
            </w:r>
            <w:r>
              <w:rPr>
                <w:noProof/>
                <w:webHidden/>
              </w:rPr>
              <w:instrText xml:space="preserve"> PAGEREF _Toc238824032 \h </w:instrText>
            </w:r>
          </w:ins>
          <w:r>
            <w:rPr>
              <w:noProof/>
              <w:webHidden/>
            </w:rPr>
          </w:r>
          <w:ins w:id="86" w:author="Mariano Fumante" w:date="2026-08-28T15:39:00Z" w16du:dateUtc="2026-08-28T13:39:00Z">
            <w:r>
              <w:rPr>
                <w:noProof/>
                <w:webHidden/>
              </w:rPr>
              <w:fldChar w:fldCharType="separate"/>
            </w:r>
            <w:r>
              <w:rPr>
                <w:noProof/>
                <w:webHidden/>
              </w:rPr>
              <w:t>21</w:t>
            </w:r>
            <w:r>
              <w:rPr>
                <w:noProof/>
                <w:webHidden/>
              </w:rPr>
              <w:fldChar w:fldCharType="end"/>
            </w:r>
            <w:r w:rsidRPr="00043349">
              <w:rPr>
                <w:rStyle w:val="Collegamentoipertestuale"/>
                <w:noProof/>
              </w:rPr>
              <w:fldChar w:fldCharType="end"/>
            </w:r>
          </w:ins>
        </w:p>
        <w:p w14:paraId="4A7054EA" w14:textId="0074DFE8" w:rsidR="000712E1" w:rsidRDefault="000712E1">
          <w:pPr>
            <w:pStyle w:val="Sommario1"/>
            <w:tabs>
              <w:tab w:val="left" w:pos="800"/>
              <w:tab w:val="right" w:leader="dot" w:pos="9968"/>
            </w:tabs>
            <w:rPr>
              <w:ins w:id="87" w:author="Mariano Fumante" w:date="2026-08-28T15:39:00Z" w16du:dateUtc="2026-08-28T13:39:00Z"/>
              <w:rFonts w:cstheme="minorBidi"/>
              <w:b w:val="0"/>
              <w:bCs w:val="0"/>
              <w:caps w:val="0"/>
              <w:noProof/>
              <w:color w:val="auto"/>
              <w:kern w:val="2"/>
              <w:sz w:val="24"/>
              <w:szCs w:val="24"/>
              <w:lang w:eastAsia="it-IT"/>
              <w14:ligatures w14:val="standardContextual"/>
            </w:rPr>
          </w:pPr>
          <w:ins w:id="88"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"_Toc238824033"</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10</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VALUTAZIONE DELL'EFFICACIA DELLE MISURE DI GESTIONE DEL RISCHIO</w:t>
            </w:r>
            <w:r>
              <w:rPr>
                <w:noProof/>
                <w:webHidden/>
              </w:rPr>
              <w:tab/>
            </w:r>
            <w:r>
              <w:rPr>
                <w:noProof/>
                <w:webHidden/>
              </w:rPr>
              <w:fldChar w:fldCharType="begin"/>
            </w:r>
            <w:r>
              <w:rPr>
                <w:noProof/>
                <w:webHidden/>
              </w:rPr>
              <w:instrText xml:space="preserve"> PAGEREF _Toc238824033 \h </w:instrText>
            </w:r>
          </w:ins>
          <w:r>
            <w:rPr>
              <w:noProof/>
              <w:webHidden/>
            </w:rPr>
          </w:r>
          <w:ins w:id="89" w:author="Mariano Fumante" w:date="2026-08-28T15:39:00Z" w16du:dateUtc="2026-08-28T13:39:00Z">
            <w:r>
              <w:rPr>
                <w:noProof/>
                <w:webHidden/>
              </w:rPr>
              <w:fldChar w:fldCharType="separate"/>
            </w:r>
            <w:r>
              <w:rPr>
                <w:noProof/>
                <w:webHidden/>
              </w:rPr>
              <w:t>22</w:t>
            </w:r>
            <w:r>
              <w:rPr>
                <w:noProof/>
                <w:webHidden/>
              </w:rPr>
              <w:fldChar w:fldCharType="end"/>
            </w:r>
            <w:r w:rsidRPr="00043349">
              <w:rPr>
                <w:rStyle w:val="Collegamentoipertestuale"/>
                <w:noProof/>
              </w:rPr>
              <w:fldChar w:fldCharType="end"/>
            </w:r>
          </w:ins>
        </w:p>
        <w:p w14:paraId="52768480" w14:textId="0C167A8D" w:rsidR="000712E1" w:rsidRDefault="000712E1">
          <w:pPr>
            <w:pStyle w:val="Sommario2"/>
            <w:tabs>
              <w:tab w:val="left" w:pos="800"/>
              <w:tab w:val="right" w:leader="dot" w:pos="9968"/>
            </w:tabs>
            <w:rPr>
              <w:ins w:id="90" w:author="Mariano Fumante" w:date="2026-08-28T15:39:00Z" w16du:dateUtc="2026-08-28T13:39:00Z"/>
              <w:rFonts w:cstheme="minorBidi"/>
              <w:b w:val="0"/>
              <w:caps w:val="0"/>
              <w:noProof/>
              <w:kern w:val="2"/>
              <w:sz w:val="24"/>
              <w:szCs w:val="24"/>
              <w:lang w:eastAsia="it-IT"/>
              <w14:ligatures w14:val="standardContextual"/>
            </w:rPr>
          </w:pPr>
          <w:ins w:id="91"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"_Toc238824034"</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10.1</w:t>
            </w:r>
            <w:r>
              <w:rPr>
                <w:rFonts w:cstheme="minorBidi"/>
                <w:b w:val="0"/>
                <w:caps w:val="0"/>
                <w:noProof/>
                <w:kern w:val="2"/>
                <w:sz w:val="24"/>
                <w:szCs w:val="24"/>
                <w:lang w:eastAsia="it-IT"/>
                <w14:ligatures w14:val="standardContextual"/>
              </w:rPr>
              <w:tab/>
            </w:r>
            <w:r w:rsidRPr="00043349">
              <w:rPr>
                <w:rStyle w:val="Collegamentoipertestuale"/>
                <w:noProof/>
              </w:rPr>
              <w:t>AMBITI DI VALUTAZIONE</w:t>
            </w:r>
            <w:r>
              <w:rPr>
                <w:noProof/>
                <w:webHidden/>
              </w:rPr>
              <w:tab/>
            </w:r>
            <w:r>
              <w:rPr>
                <w:noProof/>
                <w:webHidden/>
              </w:rPr>
              <w:fldChar w:fldCharType="begin"/>
            </w:r>
            <w:r>
              <w:rPr>
                <w:noProof/>
                <w:webHidden/>
              </w:rPr>
              <w:instrText xml:space="preserve"> PAGEREF _Toc238824034 \h </w:instrText>
            </w:r>
          </w:ins>
          <w:r>
            <w:rPr>
              <w:noProof/>
              <w:webHidden/>
            </w:rPr>
          </w:r>
          <w:ins w:id="92" w:author="Mariano Fumante" w:date="2026-08-28T15:39:00Z" w16du:dateUtc="2026-08-28T13:39:00Z">
            <w:r>
              <w:rPr>
                <w:noProof/>
                <w:webHidden/>
              </w:rPr>
              <w:fldChar w:fldCharType="separate"/>
            </w:r>
            <w:r>
              <w:rPr>
                <w:noProof/>
                <w:webHidden/>
              </w:rPr>
              <w:t>22</w:t>
            </w:r>
            <w:r>
              <w:rPr>
                <w:noProof/>
                <w:webHidden/>
              </w:rPr>
              <w:fldChar w:fldCharType="end"/>
            </w:r>
            <w:r w:rsidRPr="00043349">
              <w:rPr>
                <w:rStyle w:val="Collegamentoipertestuale"/>
                <w:noProof/>
              </w:rPr>
              <w:fldChar w:fldCharType="end"/>
            </w:r>
          </w:ins>
        </w:p>
        <w:p w14:paraId="27C60721" w14:textId="1749C6A5" w:rsidR="000712E1" w:rsidRDefault="000712E1">
          <w:pPr>
            <w:pStyle w:val="Sommario2"/>
            <w:tabs>
              <w:tab w:val="left" w:pos="800"/>
              <w:tab w:val="right" w:leader="dot" w:pos="9968"/>
            </w:tabs>
            <w:rPr>
              <w:ins w:id="93" w:author="Mariano Fumante" w:date="2026-08-28T15:39:00Z" w16du:dateUtc="2026-08-28T13:39:00Z"/>
              <w:rFonts w:cstheme="minorBidi"/>
              <w:b w:val="0"/>
              <w:caps w:val="0"/>
              <w:noProof/>
              <w:kern w:val="2"/>
              <w:sz w:val="24"/>
              <w:szCs w:val="24"/>
              <w:lang w:eastAsia="it-IT"/>
              <w14:ligatures w14:val="standardContextual"/>
            </w:rPr>
          </w:pPr>
          <w:ins w:id="94"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"_Toc238824035"</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10.2</w:t>
            </w:r>
            <w:r>
              <w:rPr>
                <w:rFonts w:cstheme="minorBidi"/>
                <w:b w:val="0"/>
                <w:caps w:val="0"/>
                <w:noProof/>
                <w:kern w:val="2"/>
                <w:sz w:val="24"/>
                <w:szCs w:val="24"/>
                <w:lang w:eastAsia="it-IT"/>
                <w14:ligatures w14:val="standardContextual"/>
              </w:rPr>
              <w:tab/>
            </w:r>
            <w:r w:rsidRPr="00043349">
              <w:rPr>
                <w:rStyle w:val="Collegamentoipertestuale"/>
                <w:noProof/>
              </w:rPr>
              <w:t>METODI DI VALUTAZIONE</w:t>
            </w:r>
            <w:r>
              <w:rPr>
                <w:noProof/>
                <w:webHidden/>
              </w:rPr>
              <w:tab/>
            </w:r>
            <w:r>
              <w:rPr>
                <w:noProof/>
                <w:webHidden/>
              </w:rPr>
              <w:fldChar w:fldCharType="begin"/>
            </w:r>
            <w:r>
              <w:rPr>
                <w:noProof/>
                <w:webHidden/>
              </w:rPr>
              <w:instrText xml:space="preserve"> PAGEREF _Toc238824035 \h </w:instrText>
            </w:r>
          </w:ins>
          <w:r>
            <w:rPr>
              <w:noProof/>
              <w:webHidden/>
            </w:rPr>
          </w:r>
          <w:ins w:id="95" w:author="Mariano Fumante" w:date="2026-08-28T15:39:00Z" w16du:dateUtc="2026-08-28T13:39:00Z">
            <w:r>
              <w:rPr>
                <w:noProof/>
                <w:webHidden/>
              </w:rPr>
              <w:fldChar w:fldCharType="separate"/>
            </w:r>
            <w:r>
              <w:rPr>
                <w:noProof/>
                <w:webHidden/>
              </w:rPr>
              <w:t>22</w:t>
            </w:r>
            <w:r>
              <w:rPr>
                <w:noProof/>
                <w:webHidden/>
              </w:rPr>
              <w:fldChar w:fldCharType="end"/>
            </w:r>
            <w:r w:rsidRPr="00043349">
              <w:rPr>
                <w:rStyle w:val="Collegamentoipertestuale"/>
                <w:noProof/>
              </w:rPr>
              <w:fldChar w:fldCharType="end"/>
            </w:r>
          </w:ins>
        </w:p>
        <w:p w14:paraId="730C54A7" w14:textId="0461D6FB" w:rsidR="000712E1" w:rsidRDefault="000712E1">
          <w:pPr>
            <w:pStyle w:val="Sommario2"/>
            <w:tabs>
              <w:tab w:val="left" w:pos="800"/>
              <w:tab w:val="right" w:leader="dot" w:pos="9968"/>
            </w:tabs>
            <w:rPr>
              <w:ins w:id="96" w:author="Mariano Fumante" w:date="2026-08-28T15:39:00Z" w16du:dateUtc="2026-08-28T13:39:00Z"/>
              <w:rFonts w:cstheme="minorBidi"/>
              <w:b w:val="0"/>
              <w:caps w:val="0"/>
              <w:noProof/>
              <w:kern w:val="2"/>
              <w:sz w:val="24"/>
              <w:szCs w:val="24"/>
              <w:lang w:eastAsia="it-IT"/>
              <w14:ligatures w14:val="standardContextual"/>
            </w:rPr>
          </w:pPr>
          <w:ins w:id="97"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"_Toc238824036"</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10.3</w:t>
            </w:r>
            <w:r>
              <w:rPr>
                <w:rFonts w:cstheme="minorBidi"/>
                <w:b w:val="0"/>
                <w:caps w:val="0"/>
                <w:noProof/>
                <w:kern w:val="2"/>
                <w:sz w:val="24"/>
                <w:szCs w:val="24"/>
                <w:lang w:eastAsia="it-IT"/>
                <w14:ligatures w14:val="standardContextual"/>
              </w:rPr>
              <w:tab/>
            </w:r>
            <w:r w:rsidRPr="00043349">
              <w:rPr>
                <w:rStyle w:val="Collegamentoipertestuale"/>
                <w:noProof/>
              </w:rPr>
              <w:t>RESPONSABILITÀ</w:t>
            </w:r>
            <w:r>
              <w:rPr>
                <w:noProof/>
                <w:webHidden/>
              </w:rPr>
              <w:tab/>
            </w:r>
            <w:r>
              <w:rPr>
                <w:noProof/>
                <w:webHidden/>
              </w:rPr>
              <w:fldChar w:fldCharType="begin"/>
            </w:r>
            <w:r>
              <w:rPr>
                <w:noProof/>
                <w:webHidden/>
              </w:rPr>
              <w:instrText xml:space="preserve"> PAGEREF _Toc238824036 \h </w:instrText>
            </w:r>
          </w:ins>
          <w:r>
            <w:rPr>
              <w:noProof/>
              <w:webHidden/>
            </w:rPr>
          </w:r>
          <w:ins w:id="98" w:author="Mariano Fumante" w:date="2026-08-28T15:39:00Z" w16du:dateUtc="2026-08-28T13:39:00Z">
            <w:r>
              <w:rPr>
                <w:noProof/>
                <w:webHidden/>
              </w:rPr>
              <w:fldChar w:fldCharType="separate"/>
            </w:r>
            <w:r>
              <w:rPr>
                <w:noProof/>
                <w:webHidden/>
              </w:rPr>
              <w:t>22</w:t>
            </w:r>
            <w:r>
              <w:rPr>
                <w:noProof/>
                <w:webHidden/>
              </w:rPr>
              <w:fldChar w:fldCharType="end"/>
            </w:r>
            <w:r w:rsidRPr="00043349">
              <w:rPr>
                <w:rStyle w:val="Collegamentoipertestuale"/>
                <w:noProof/>
              </w:rPr>
              <w:fldChar w:fldCharType="end"/>
            </w:r>
          </w:ins>
        </w:p>
        <w:p w14:paraId="3B187870" w14:textId="4A081BF9" w:rsidR="000712E1" w:rsidRDefault="000712E1">
          <w:pPr>
            <w:pStyle w:val="Sommario2"/>
            <w:tabs>
              <w:tab w:val="left" w:pos="800"/>
              <w:tab w:val="right" w:leader="dot" w:pos="9968"/>
            </w:tabs>
            <w:rPr>
              <w:ins w:id="99" w:author="Mariano Fumante" w:date="2026-08-28T15:39:00Z" w16du:dateUtc="2026-08-28T13:39:00Z"/>
              <w:rFonts w:cstheme="minorBidi"/>
              <w:b w:val="0"/>
              <w:caps w:val="0"/>
              <w:noProof/>
              <w:kern w:val="2"/>
              <w:sz w:val="24"/>
              <w:szCs w:val="24"/>
              <w:lang w:eastAsia="it-IT"/>
              <w14:ligatures w14:val="standardContextual"/>
            </w:rPr>
          </w:pPr>
          <w:ins w:id="100"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"_Toc238824037"</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10.4</w:t>
            </w:r>
            <w:r>
              <w:rPr>
                <w:rFonts w:cstheme="minorBidi"/>
                <w:b w:val="0"/>
                <w:caps w:val="0"/>
                <w:noProof/>
                <w:kern w:val="2"/>
                <w:sz w:val="24"/>
                <w:szCs w:val="24"/>
                <w:lang w:eastAsia="it-IT"/>
                <w14:ligatures w14:val="standardContextual"/>
              </w:rPr>
              <w:tab/>
            </w:r>
            <w:r w:rsidRPr="00043349">
              <w:rPr>
                <w:rStyle w:val="Collegamentoipertestuale"/>
                <w:noProof/>
              </w:rPr>
              <w:t>ESITI DELLE VALUTAZIONI</w:t>
            </w:r>
            <w:r>
              <w:rPr>
                <w:noProof/>
                <w:webHidden/>
              </w:rPr>
              <w:tab/>
            </w:r>
            <w:r>
              <w:rPr>
                <w:noProof/>
                <w:webHidden/>
              </w:rPr>
              <w:fldChar w:fldCharType="begin"/>
            </w:r>
            <w:r>
              <w:rPr>
                <w:noProof/>
                <w:webHidden/>
              </w:rPr>
              <w:instrText xml:space="preserve"> PAGEREF _Toc238824037 \h </w:instrText>
            </w:r>
          </w:ins>
          <w:r>
            <w:rPr>
              <w:noProof/>
              <w:webHidden/>
            </w:rPr>
          </w:r>
          <w:ins w:id="101" w:author="Mariano Fumante" w:date="2026-08-28T15:39:00Z" w16du:dateUtc="2026-08-28T13:39:00Z">
            <w:r>
              <w:rPr>
                <w:noProof/>
                <w:webHidden/>
              </w:rPr>
              <w:fldChar w:fldCharType="separate"/>
            </w:r>
            <w:r>
              <w:rPr>
                <w:noProof/>
                <w:webHidden/>
              </w:rPr>
              <w:t>23</w:t>
            </w:r>
            <w:r>
              <w:rPr>
                <w:noProof/>
                <w:webHidden/>
              </w:rPr>
              <w:fldChar w:fldCharType="end"/>
            </w:r>
            <w:r w:rsidRPr="00043349">
              <w:rPr>
                <w:rStyle w:val="Collegamentoipertestuale"/>
                <w:noProof/>
              </w:rPr>
              <w:fldChar w:fldCharType="end"/>
            </w:r>
          </w:ins>
        </w:p>
        <w:p w14:paraId="34D13E93" w14:textId="2E5B5B7C" w:rsidR="000712E1" w:rsidRDefault="000712E1">
          <w:pPr>
            <w:pStyle w:val="Sommario2"/>
            <w:tabs>
              <w:tab w:val="left" w:pos="800"/>
              <w:tab w:val="right" w:leader="dot" w:pos="9968"/>
            </w:tabs>
            <w:rPr>
              <w:ins w:id="102" w:author="Mariano Fumante" w:date="2026-08-28T15:39:00Z" w16du:dateUtc="2026-08-28T13:39:00Z"/>
              <w:rFonts w:cstheme="minorBidi"/>
              <w:b w:val="0"/>
              <w:caps w:val="0"/>
              <w:noProof/>
              <w:kern w:val="2"/>
              <w:sz w:val="24"/>
              <w:szCs w:val="24"/>
              <w:lang w:eastAsia="it-IT"/>
              <w14:ligatures w14:val="standardContextual"/>
            </w:rPr>
          </w:pPr>
          <w:ins w:id="103"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"_Toc238824038"</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10.5</w:t>
            </w:r>
            <w:r>
              <w:rPr>
                <w:rFonts w:cstheme="minorBidi"/>
                <w:b w:val="0"/>
                <w:caps w:val="0"/>
                <w:noProof/>
                <w:kern w:val="2"/>
                <w:sz w:val="24"/>
                <w:szCs w:val="24"/>
                <w:lang w:eastAsia="it-IT"/>
                <w14:ligatures w14:val="standardContextual"/>
              </w:rPr>
              <w:tab/>
            </w:r>
            <w:r w:rsidRPr="00043349">
              <w:rPr>
                <w:rStyle w:val="Collegamentoipertestuale"/>
                <w:noProof/>
              </w:rPr>
              <w:t>REPORTING AGLI ORGANI DI GOVERNO</w:t>
            </w:r>
            <w:r>
              <w:rPr>
                <w:noProof/>
                <w:webHidden/>
              </w:rPr>
              <w:tab/>
            </w:r>
            <w:r>
              <w:rPr>
                <w:noProof/>
                <w:webHidden/>
              </w:rPr>
              <w:fldChar w:fldCharType="begin"/>
            </w:r>
            <w:r>
              <w:rPr>
                <w:noProof/>
                <w:webHidden/>
              </w:rPr>
              <w:instrText xml:space="preserve"> PAGEREF _Toc238824038 \h </w:instrText>
            </w:r>
          </w:ins>
          <w:r>
            <w:rPr>
              <w:noProof/>
              <w:webHidden/>
            </w:rPr>
          </w:r>
          <w:ins w:id="104" w:author="Mariano Fumante" w:date="2026-08-28T15:39:00Z" w16du:dateUtc="2026-08-28T13:39:00Z">
            <w:r>
              <w:rPr>
                <w:noProof/>
                <w:webHidden/>
              </w:rPr>
              <w:fldChar w:fldCharType="separate"/>
            </w:r>
            <w:r>
              <w:rPr>
                <w:noProof/>
                <w:webHidden/>
              </w:rPr>
              <w:t>23</w:t>
            </w:r>
            <w:r>
              <w:rPr>
                <w:noProof/>
                <w:webHidden/>
              </w:rPr>
              <w:fldChar w:fldCharType="end"/>
            </w:r>
            <w:r w:rsidRPr="00043349">
              <w:rPr>
                <w:rStyle w:val="Collegamentoipertestuale"/>
                <w:noProof/>
              </w:rPr>
              <w:fldChar w:fldCharType="end"/>
            </w:r>
          </w:ins>
        </w:p>
        <w:p w14:paraId="5A5A57BB" w14:textId="58ACCF1E" w:rsidR="000712E1" w:rsidRDefault="000712E1">
          <w:pPr>
            <w:pStyle w:val="Sommario1"/>
            <w:tabs>
              <w:tab w:val="left" w:pos="800"/>
              <w:tab w:val="right" w:leader="dot" w:pos="9968"/>
            </w:tabs>
            <w:rPr>
              <w:ins w:id="105" w:author="Mariano Fumante" w:date="2026-08-28T15:39:00Z" w16du:dateUtc="2026-08-28T13:39:00Z"/>
              <w:rFonts w:cstheme="minorBidi"/>
              <w:b w:val="0"/>
              <w:bCs w:val="0"/>
              <w:caps w:val="0"/>
              <w:noProof/>
              <w:color w:val="auto"/>
              <w:kern w:val="2"/>
              <w:sz w:val="24"/>
              <w:szCs w:val="24"/>
              <w:lang w:eastAsia="it-IT"/>
              <w14:ligatures w14:val="standardContextual"/>
            </w:rPr>
          </w:pPr>
          <w:ins w:id="106"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"_Toc238824039"</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11</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MIGLIORAMENTO CONTINUO</w:t>
            </w:r>
            <w:r>
              <w:rPr>
                <w:noProof/>
                <w:webHidden/>
              </w:rPr>
              <w:tab/>
            </w:r>
            <w:r>
              <w:rPr>
                <w:noProof/>
                <w:webHidden/>
              </w:rPr>
              <w:fldChar w:fldCharType="begin"/>
            </w:r>
            <w:r>
              <w:rPr>
                <w:noProof/>
                <w:webHidden/>
              </w:rPr>
              <w:instrText xml:space="preserve"> PAGEREF _Toc238824039 \h </w:instrText>
            </w:r>
          </w:ins>
          <w:r>
            <w:rPr>
              <w:noProof/>
              <w:webHidden/>
            </w:rPr>
          </w:r>
          <w:ins w:id="107" w:author="Mariano Fumante" w:date="2026-08-28T15:39:00Z" w16du:dateUtc="2026-08-28T13:39:00Z">
            <w:r>
              <w:rPr>
                <w:noProof/>
                <w:webHidden/>
              </w:rPr>
              <w:fldChar w:fldCharType="separate"/>
            </w:r>
            <w:r>
              <w:rPr>
                <w:noProof/>
                <w:webHidden/>
              </w:rPr>
              <w:t>23</w:t>
            </w:r>
            <w:r>
              <w:rPr>
                <w:noProof/>
                <w:webHidden/>
              </w:rPr>
              <w:fldChar w:fldCharType="end"/>
            </w:r>
            <w:r w:rsidRPr="00043349">
              <w:rPr>
                <w:rStyle w:val="Collegamentoipertestuale"/>
                <w:noProof/>
              </w:rPr>
              <w:fldChar w:fldCharType="end"/>
            </w:r>
          </w:ins>
        </w:p>
        <w:p w14:paraId="56E481F7" w14:textId="281EE4D0" w:rsidR="000712E1" w:rsidRDefault="000712E1">
          <w:pPr>
            <w:pStyle w:val="Sommario1"/>
            <w:tabs>
              <w:tab w:val="left" w:pos="800"/>
              <w:tab w:val="right" w:leader="dot" w:pos="9968"/>
            </w:tabs>
            <w:rPr>
              <w:ins w:id="108" w:author="Mariano Fumante" w:date="2026-08-28T15:39:00Z" w16du:dateUtc="2026-08-28T13:39:00Z"/>
              <w:rFonts w:cstheme="minorBidi"/>
              <w:b w:val="0"/>
              <w:bCs w:val="0"/>
              <w:caps w:val="0"/>
              <w:noProof/>
              <w:color w:val="auto"/>
              <w:kern w:val="2"/>
              <w:sz w:val="24"/>
              <w:szCs w:val="24"/>
              <w:lang w:eastAsia="it-IT"/>
              <w14:ligatures w14:val="standardContextual"/>
            </w:rPr>
          </w:pPr>
          <w:ins w:id="109" w:author="Mariano Fumante" w:date="2026-08-28T15:39:00Z" w16du:dateUtc="2026-08-28T13:39:00Z">
            <w:r w:rsidRPr="00043349">
              <w:rPr>
                <w:rStyle w:val="Collegamentoipertestuale"/>
                <w:noProof/>
              </w:rPr>
              <w:fldChar w:fldCharType="begin"/>
            </w:r>
            <w:r w:rsidRPr="00043349">
              <w:rPr>
                <w:rStyle w:val="Collegamentoipertestuale"/>
                <w:noProof/>
              </w:rPr>
              <w:instrText xml:space="preserve"> </w:instrText>
            </w:r>
            <w:r>
              <w:rPr>
                <w:noProof/>
              </w:rPr>
              <w:instrText>HYPERLINK \l "_Toc238824040"</w:instrText>
            </w:r>
            <w:r w:rsidRPr="00043349">
              <w:rPr>
                <w:rStyle w:val="Collegamentoipertestuale"/>
                <w:noProof/>
              </w:rPr>
              <w:instrText xml:space="preserve"> </w:instrText>
            </w:r>
            <w:r w:rsidRPr="00043349">
              <w:rPr>
                <w:rStyle w:val="Collegamentoipertestuale"/>
                <w:noProof/>
              </w:rPr>
            </w:r>
            <w:r w:rsidRPr="00043349">
              <w:rPr>
                <w:rStyle w:val="Collegamentoipertestuale"/>
                <w:noProof/>
              </w:rPr>
              <w:fldChar w:fldCharType="separate"/>
            </w:r>
            <w:r w:rsidRPr="00043349">
              <w:rPr>
                <w:rStyle w:val="Collegamentoipertestuale"/>
                <w:noProof/>
              </w:rPr>
              <w:t>12</w:t>
            </w:r>
            <w:r>
              <w:rPr>
                <w:rFonts w:cstheme="minorBidi"/>
                <w:b w:val="0"/>
                <w:bCs w:val="0"/>
                <w:caps w:val="0"/>
                <w:noProof/>
                <w:color w:val="auto"/>
                <w:kern w:val="2"/>
                <w:sz w:val="24"/>
                <w:szCs w:val="24"/>
                <w:lang w:eastAsia="it-IT"/>
                <w14:ligatures w14:val="standardContextual"/>
              </w:rPr>
              <w:tab/>
            </w:r>
            <w:r w:rsidRPr="00043349">
              <w:rPr>
                <w:rStyle w:val="Collegamentoipertestuale"/>
                <w:noProof/>
              </w:rPr>
              <w:t>REVISIONE E AGGIORNAMENTO DEL DOCUMENTO</w:t>
            </w:r>
            <w:r>
              <w:rPr>
                <w:noProof/>
                <w:webHidden/>
              </w:rPr>
              <w:tab/>
            </w:r>
            <w:r>
              <w:rPr>
                <w:noProof/>
                <w:webHidden/>
              </w:rPr>
              <w:fldChar w:fldCharType="begin"/>
            </w:r>
            <w:r>
              <w:rPr>
                <w:noProof/>
                <w:webHidden/>
              </w:rPr>
              <w:instrText xml:space="preserve"> PAGEREF _Toc238824040 \h </w:instrText>
            </w:r>
          </w:ins>
          <w:r>
            <w:rPr>
              <w:noProof/>
              <w:webHidden/>
            </w:rPr>
          </w:r>
          <w:ins w:id="110" w:author="Mariano Fumante" w:date="2026-08-28T15:39:00Z" w16du:dateUtc="2026-08-28T13:39:00Z">
            <w:r>
              <w:rPr>
                <w:noProof/>
                <w:webHidden/>
              </w:rPr>
              <w:fldChar w:fldCharType="separate"/>
            </w:r>
            <w:r>
              <w:rPr>
                <w:noProof/>
                <w:webHidden/>
              </w:rPr>
              <w:t>24</w:t>
            </w:r>
            <w:r>
              <w:rPr>
                <w:noProof/>
                <w:webHidden/>
              </w:rPr>
              <w:fldChar w:fldCharType="end"/>
            </w:r>
            <w:r w:rsidRPr="00043349">
              <w:rPr>
                <w:rStyle w:val="Collegamentoipertestuale"/>
                <w:noProof/>
              </w:rPr>
              <w:fldChar w:fldCharType="end"/>
            </w:r>
          </w:ins>
        </w:p>
        <w:p w14:paraId="408B5464" w14:textId="175AC330" w:rsidR="005C259B" w:rsidDel="000712E1" w:rsidRDefault="005C259B">
          <w:pPr>
            <w:pStyle w:val="Sommario1"/>
            <w:tabs>
              <w:tab w:val="left" w:pos="800"/>
              <w:tab w:val="right" w:leader="dot" w:pos="9968"/>
            </w:tabs>
            <w:rPr>
              <w:del w:id="111" w:author="Mariano Fumante" w:date="2026-08-28T15:39:00Z" w16du:dateUtc="2026-08-28T13:39:00Z"/>
              <w:rFonts w:cstheme="minorBidi"/>
              <w:b w:val="0"/>
              <w:bCs w:val="0"/>
              <w:caps w:val="0"/>
              <w:noProof/>
              <w:color w:val="auto"/>
              <w:kern w:val="2"/>
              <w:sz w:val="24"/>
              <w:szCs w:val="24"/>
              <w:lang w:eastAsia="it-IT"/>
              <w14:ligatures w14:val="standardContextual"/>
            </w:rPr>
          </w:pPr>
          <w:del w:id="112" w:author="Mariano Fumante" w:date="2026-08-28T15:39:00Z" w16du:dateUtc="2026-08-28T13:39:00Z">
            <w:r w:rsidRPr="000712E1" w:rsidDel="000712E1">
              <w:rPr>
                <w:rPrChange w:id="113" w:author="Mariano Fumante" w:date="2026-08-28T15:39:00Z" w16du:dateUtc="2026-08-28T13:39:00Z">
                  <w:rPr>
                    <w:rStyle w:val="Collegamentoipertestuale"/>
                    <w:b w:val="0"/>
                    <w:bCs w:val="0"/>
                    <w:caps w:val="0"/>
                    <w:noProof/>
                  </w:rPr>
                </w:rPrChange>
              </w:rPr>
              <w:delText>1</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114" w:author="Mariano Fumante" w:date="2026-08-28T15:39:00Z" w16du:dateUtc="2026-08-28T13:39:00Z">
                  <w:rPr>
                    <w:rStyle w:val="Collegamentoipertestuale"/>
                    <w:b w:val="0"/>
                    <w:bCs w:val="0"/>
                    <w:caps w:val="0"/>
                    <w:noProof/>
                  </w:rPr>
                </w:rPrChange>
              </w:rPr>
              <w:delText>SCOPO E CAMPO DI APPLICAZIONE</w:delText>
            </w:r>
            <w:r w:rsidDel="000712E1">
              <w:rPr>
                <w:noProof/>
                <w:webHidden/>
              </w:rPr>
              <w:tab/>
              <w:delText>3</w:delText>
            </w:r>
          </w:del>
        </w:p>
        <w:p w14:paraId="3C31584B" w14:textId="69A51A8F" w:rsidR="005C259B" w:rsidDel="000712E1" w:rsidRDefault="005C259B">
          <w:pPr>
            <w:pStyle w:val="Sommario1"/>
            <w:tabs>
              <w:tab w:val="left" w:pos="800"/>
              <w:tab w:val="right" w:leader="dot" w:pos="9968"/>
            </w:tabs>
            <w:rPr>
              <w:del w:id="115" w:author="Mariano Fumante" w:date="2026-08-28T15:39:00Z" w16du:dateUtc="2026-08-28T13:39:00Z"/>
              <w:rFonts w:cstheme="minorBidi"/>
              <w:b w:val="0"/>
              <w:bCs w:val="0"/>
              <w:caps w:val="0"/>
              <w:noProof/>
              <w:color w:val="auto"/>
              <w:kern w:val="2"/>
              <w:sz w:val="24"/>
              <w:szCs w:val="24"/>
              <w:lang w:eastAsia="it-IT"/>
              <w14:ligatures w14:val="standardContextual"/>
            </w:rPr>
          </w:pPr>
          <w:del w:id="116" w:author="Mariano Fumante" w:date="2026-08-28T15:39:00Z" w16du:dateUtc="2026-08-28T13:39:00Z">
            <w:r w:rsidRPr="000712E1" w:rsidDel="000712E1">
              <w:rPr>
                <w:rPrChange w:id="117" w:author="Mariano Fumante" w:date="2026-08-28T15:39:00Z" w16du:dateUtc="2026-08-28T13:39:00Z">
                  <w:rPr>
                    <w:rStyle w:val="Collegamentoipertestuale"/>
                    <w:b w:val="0"/>
                    <w:bCs w:val="0"/>
                    <w:caps w:val="0"/>
                    <w:noProof/>
                  </w:rPr>
                </w:rPrChange>
              </w:rPr>
              <w:delText>2</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118" w:author="Mariano Fumante" w:date="2026-08-28T15:39:00Z" w16du:dateUtc="2026-08-28T13:39:00Z">
                  <w:rPr>
                    <w:rStyle w:val="Collegamentoipertestuale"/>
                    <w:b w:val="0"/>
                    <w:bCs w:val="0"/>
                    <w:caps w:val="0"/>
                    <w:noProof/>
                  </w:rPr>
                </w:rPrChange>
              </w:rPr>
              <w:delText>DEFINIZIONI E ACRONIMI</w:delText>
            </w:r>
            <w:r w:rsidDel="000712E1">
              <w:rPr>
                <w:noProof/>
                <w:webHidden/>
              </w:rPr>
              <w:tab/>
              <w:delText>4</w:delText>
            </w:r>
          </w:del>
        </w:p>
        <w:p w14:paraId="4C151887" w14:textId="606D84D5" w:rsidR="005C259B" w:rsidDel="000712E1" w:rsidRDefault="005C259B">
          <w:pPr>
            <w:pStyle w:val="Sommario1"/>
            <w:tabs>
              <w:tab w:val="left" w:pos="800"/>
              <w:tab w:val="right" w:leader="dot" w:pos="9968"/>
            </w:tabs>
            <w:rPr>
              <w:del w:id="119" w:author="Mariano Fumante" w:date="2026-08-28T15:39:00Z" w16du:dateUtc="2026-08-28T13:39:00Z"/>
              <w:rFonts w:cstheme="minorBidi"/>
              <w:b w:val="0"/>
              <w:bCs w:val="0"/>
              <w:caps w:val="0"/>
              <w:noProof/>
              <w:color w:val="auto"/>
              <w:kern w:val="2"/>
              <w:sz w:val="24"/>
              <w:szCs w:val="24"/>
              <w:lang w:eastAsia="it-IT"/>
              <w14:ligatures w14:val="standardContextual"/>
            </w:rPr>
          </w:pPr>
          <w:del w:id="120" w:author="Mariano Fumante" w:date="2026-08-28T15:39:00Z" w16du:dateUtc="2026-08-28T13:39:00Z">
            <w:r w:rsidRPr="000712E1" w:rsidDel="000712E1">
              <w:rPr>
                <w:rPrChange w:id="121" w:author="Mariano Fumante" w:date="2026-08-28T15:39:00Z" w16du:dateUtc="2026-08-28T13:39:00Z">
                  <w:rPr>
                    <w:rStyle w:val="Collegamentoipertestuale"/>
                    <w:b w:val="0"/>
                    <w:bCs w:val="0"/>
                    <w:caps w:val="0"/>
                    <w:noProof/>
                  </w:rPr>
                </w:rPrChange>
              </w:rPr>
              <w:delText>3</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122" w:author="Mariano Fumante" w:date="2026-08-28T15:39:00Z" w16du:dateUtc="2026-08-28T13:39:00Z">
                  <w:rPr>
                    <w:rStyle w:val="Collegamentoipertestuale"/>
                    <w:b w:val="0"/>
                    <w:bCs w:val="0"/>
                    <w:caps w:val="0"/>
                    <w:noProof/>
                  </w:rPr>
                </w:rPrChange>
              </w:rPr>
              <w:delText>RIFERIMENTI NORMATIVI</w:delText>
            </w:r>
            <w:r w:rsidDel="000712E1">
              <w:rPr>
                <w:noProof/>
                <w:webHidden/>
              </w:rPr>
              <w:tab/>
              <w:delText>6</w:delText>
            </w:r>
          </w:del>
        </w:p>
        <w:p w14:paraId="605AC05E" w14:textId="0CA07190" w:rsidR="005C259B" w:rsidDel="000712E1" w:rsidRDefault="005C259B">
          <w:pPr>
            <w:pStyle w:val="Sommario2"/>
            <w:tabs>
              <w:tab w:val="left" w:pos="800"/>
              <w:tab w:val="right" w:leader="dot" w:pos="9968"/>
            </w:tabs>
            <w:rPr>
              <w:del w:id="123" w:author="Mariano Fumante" w:date="2026-08-28T15:39:00Z" w16du:dateUtc="2026-08-28T13:39:00Z"/>
              <w:rFonts w:cstheme="minorBidi"/>
              <w:b w:val="0"/>
              <w:caps w:val="0"/>
              <w:noProof/>
              <w:kern w:val="2"/>
              <w:sz w:val="24"/>
              <w:szCs w:val="24"/>
              <w:lang w:eastAsia="it-IT"/>
              <w14:ligatures w14:val="standardContextual"/>
            </w:rPr>
          </w:pPr>
          <w:del w:id="124" w:author="Mariano Fumante" w:date="2026-08-28T15:39:00Z" w16du:dateUtc="2026-08-28T13:39:00Z">
            <w:r w:rsidRPr="000712E1" w:rsidDel="000712E1">
              <w:rPr>
                <w:rPrChange w:id="125" w:author="Mariano Fumante" w:date="2026-08-28T15:39:00Z" w16du:dateUtc="2026-08-28T13:39:00Z">
                  <w:rPr>
                    <w:rStyle w:val="Collegamentoipertestuale"/>
                    <w:b w:val="0"/>
                    <w:caps w:val="0"/>
                    <w:noProof/>
                  </w:rPr>
                </w:rPrChange>
              </w:rPr>
              <w:delText>3.1</w:delText>
            </w:r>
            <w:r w:rsidDel="000712E1">
              <w:rPr>
                <w:rFonts w:cstheme="minorBidi"/>
                <w:b w:val="0"/>
                <w:caps w:val="0"/>
                <w:noProof/>
                <w:kern w:val="2"/>
                <w:sz w:val="24"/>
                <w:szCs w:val="24"/>
                <w:lang w:eastAsia="it-IT"/>
                <w14:ligatures w14:val="standardContextual"/>
              </w:rPr>
              <w:tab/>
            </w:r>
            <w:r w:rsidRPr="000712E1" w:rsidDel="000712E1">
              <w:rPr>
                <w:rPrChange w:id="126" w:author="Mariano Fumante" w:date="2026-08-28T15:39:00Z" w16du:dateUtc="2026-08-28T13:39:00Z">
                  <w:rPr>
                    <w:rStyle w:val="Collegamentoipertestuale"/>
                    <w:b w:val="0"/>
                    <w:caps w:val="0"/>
                    <w:noProof/>
                  </w:rPr>
                </w:rPrChange>
              </w:rPr>
              <w:delText>RIFERIMENTI INTERNI</w:delText>
            </w:r>
            <w:r w:rsidDel="000712E1">
              <w:rPr>
                <w:noProof/>
                <w:webHidden/>
              </w:rPr>
              <w:tab/>
              <w:delText>6</w:delText>
            </w:r>
          </w:del>
        </w:p>
        <w:p w14:paraId="1492C160" w14:textId="29ADC674" w:rsidR="005C259B" w:rsidDel="000712E1" w:rsidRDefault="005C259B">
          <w:pPr>
            <w:pStyle w:val="Sommario2"/>
            <w:tabs>
              <w:tab w:val="left" w:pos="800"/>
              <w:tab w:val="right" w:leader="dot" w:pos="9968"/>
            </w:tabs>
            <w:rPr>
              <w:del w:id="127" w:author="Mariano Fumante" w:date="2026-08-28T15:39:00Z" w16du:dateUtc="2026-08-28T13:39:00Z"/>
              <w:rFonts w:cstheme="minorBidi"/>
              <w:b w:val="0"/>
              <w:caps w:val="0"/>
              <w:noProof/>
              <w:kern w:val="2"/>
              <w:sz w:val="24"/>
              <w:szCs w:val="24"/>
              <w:lang w:eastAsia="it-IT"/>
              <w14:ligatures w14:val="standardContextual"/>
            </w:rPr>
          </w:pPr>
          <w:del w:id="128" w:author="Mariano Fumante" w:date="2026-08-28T15:39:00Z" w16du:dateUtc="2026-08-28T13:39:00Z">
            <w:r w:rsidRPr="000712E1" w:rsidDel="000712E1">
              <w:rPr>
                <w:rPrChange w:id="129" w:author="Mariano Fumante" w:date="2026-08-28T15:39:00Z" w16du:dateUtc="2026-08-28T13:39:00Z">
                  <w:rPr>
                    <w:rStyle w:val="Collegamentoipertestuale"/>
                    <w:b w:val="0"/>
                    <w:caps w:val="0"/>
                    <w:noProof/>
                  </w:rPr>
                </w:rPrChange>
              </w:rPr>
              <w:delText>3.2</w:delText>
            </w:r>
            <w:r w:rsidDel="000712E1">
              <w:rPr>
                <w:rFonts w:cstheme="minorBidi"/>
                <w:b w:val="0"/>
                <w:caps w:val="0"/>
                <w:noProof/>
                <w:kern w:val="2"/>
                <w:sz w:val="24"/>
                <w:szCs w:val="24"/>
                <w:lang w:eastAsia="it-IT"/>
                <w14:ligatures w14:val="standardContextual"/>
              </w:rPr>
              <w:tab/>
            </w:r>
            <w:r w:rsidRPr="000712E1" w:rsidDel="000712E1">
              <w:rPr>
                <w:rPrChange w:id="130" w:author="Mariano Fumante" w:date="2026-08-28T15:39:00Z" w16du:dateUtc="2026-08-28T13:39:00Z">
                  <w:rPr>
                    <w:rStyle w:val="Collegamentoipertestuale"/>
                    <w:b w:val="0"/>
                    <w:caps w:val="0"/>
                    <w:noProof/>
                  </w:rPr>
                </w:rPrChange>
              </w:rPr>
              <w:delText>RIFERIMENTI ESTERNI</w:delText>
            </w:r>
            <w:r w:rsidDel="000712E1">
              <w:rPr>
                <w:noProof/>
                <w:webHidden/>
              </w:rPr>
              <w:tab/>
              <w:delText>6</w:delText>
            </w:r>
          </w:del>
        </w:p>
        <w:p w14:paraId="5D113094" w14:textId="32530121" w:rsidR="005C259B" w:rsidDel="000712E1" w:rsidRDefault="005C259B">
          <w:pPr>
            <w:pStyle w:val="Sommario1"/>
            <w:tabs>
              <w:tab w:val="left" w:pos="800"/>
              <w:tab w:val="right" w:leader="dot" w:pos="9968"/>
            </w:tabs>
            <w:rPr>
              <w:del w:id="131" w:author="Mariano Fumante" w:date="2026-08-28T15:39:00Z" w16du:dateUtc="2026-08-28T13:39:00Z"/>
              <w:rFonts w:cstheme="minorBidi"/>
              <w:b w:val="0"/>
              <w:bCs w:val="0"/>
              <w:caps w:val="0"/>
              <w:noProof/>
              <w:color w:val="auto"/>
              <w:kern w:val="2"/>
              <w:sz w:val="24"/>
              <w:szCs w:val="24"/>
              <w:lang w:eastAsia="it-IT"/>
              <w14:ligatures w14:val="standardContextual"/>
            </w:rPr>
          </w:pPr>
          <w:del w:id="132" w:author="Mariano Fumante" w:date="2026-08-28T15:39:00Z" w16du:dateUtc="2026-08-28T13:39:00Z">
            <w:r w:rsidRPr="000712E1" w:rsidDel="000712E1">
              <w:rPr>
                <w:rPrChange w:id="133" w:author="Mariano Fumante" w:date="2026-08-28T15:39:00Z" w16du:dateUtc="2026-08-28T13:39:00Z">
                  <w:rPr>
                    <w:rStyle w:val="Collegamentoipertestuale"/>
                    <w:b w:val="0"/>
                    <w:bCs w:val="0"/>
                    <w:caps w:val="0"/>
                    <w:noProof/>
                  </w:rPr>
                </w:rPrChange>
              </w:rPr>
              <w:delText>4</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134" w:author="Mariano Fumante" w:date="2026-08-28T15:39:00Z" w16du:dateUtc="2026-08-28T13:39:00Z">
                  <w:rPr>
                    <w:rStyle w:val="Collegamentoipertestuale"/>
                    <w:b w:val="0"/>
                    <w:bCs w:val="0"/>
                    <w:caps w:val="0"/>
                    <w:noProof/>
                  </w:rPr>
                </w:rPrChange>
              </w:rPr>
              <w:delText>RUOLI E RESPONSABILITÀ</w:delText>
            </w:r>
            <w:r w:rsidDel="000712E1">
              <w:rPr>
                <w:noProof/>
                <w:webHidden/>
              </w:rPr>
              <w:tab/>
              <w:delText>7</w:delText>
            </w:r>
          </w:del>
        </w:p>
        <w:p w14:paraId="77817A26" w14:textId="124AEF4A" w:rsidR="005C259B" w:rsidDel="000712E1" w:rsidRDefault="005C259B">
          <w:pPr>
            <w:pStyle w:val="Sommario1"/>
            <w:tabs>
              <w:tab w:val="left" w:pos="800"/>
              <w:tab w:val="right" w:leader="dot" w:pos="9968"/>
            </w:tabs>
            <w:rPr>
              <w:del w:id="135" w:author="Mariano Fumante" w:date="2026-08-28T15:39:00Z" w16du:dateUtc="2026-08-28T13:39:00Z"/>
              <w:rFonts w:cstheme="minorBidi"/>
              <w:b w:val="0"/>
              <w:bCs w:val="0"/>
              <w:caps w:val="0"/>
              <w:noProof/>
              <w:color w:val="auto"/>
              <w:kern w:val="2"/>
              <w:sz w:val="24"/>
              <w:szCs w:val="24"/>
              <w:lang w:eastAsia="it-IT"/>
              <w14:ligatures w14:val="standardContextual"/>
            </w:rPr>
          </w:pPr>
          <w:del w:id="136" w:author="Mariano Fumante" w:date="2026-08-28T15:39:00Z" w16du:dateUtc="2026-08-28T13:39:00Z">
            <w:r w:rsidRPr="000712E1" w:rsidDel="000712E1">
              <w:rPr>
                <w:rPrChange w:id="137" w:author="Mariano Fumante" w:date="2026-08-28T15:39:00Z" w16du:dateUtc="2026-08-28T13:39:00Z">
                  <w:rPr>
                    <w:rStyle w:val="Collegamentoipertestuale"/>
                    <w:b w:val="0"/>
                    <w:bCs w:val="0"/>
                    <w:caps w:val="0"/>
                    <w:noProof/>
                  </w:rPr>
                </w:rPrChange>
              </w:rPr>
              <w:delText>5</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138" w:author="Mariano Fumante" w:date="2026-08-28T15:39:00Z" w16du:dateUtc="2026-08-28T13:39:00Z">
                  <w:rPr>
                    <w:rStyle w:val="Collegamentoipertestuale"/>
                    <w:b w:val="0"/>
                    <w:bCs w:val="0"/>
                    <w:caps w:val="0"/>
                    <w:noProof/>
                  </w:rPr>
                </w:rPrChange>
              </w:rPr>
              <w:delText>PRINCIPI DI GESTIONE DEL RISCHIO</w:delText>
            </w:r>
            <w:r w:rsidDel="000712E1">
              <w:rPr>
                <w:noProof/>
                <w:webHidden/>
              </w:rPr>
              <w:tab/>
              <w:delText>10</w:delText>
            </w:r>
          </w:del>
        </w:p>
        <w:p w14:paraId="3D380295" w14:textId="4B51FC7A" w:rsidR="005C259B" w:rsidDel="000712E1" w:rsidRDefault="005C259B">
          <w:pPr>
            <w:pStyle w:val="Sommario1"/>
            <w:tabs>
              <w:tab w:val="left" w:pos="800"/>
              <w:tab w:val="right" w:leader="dot" w:pos="9968"/>
            </w:tabs>
            <w:rPr>
              <w:del w:id="139" w:author="Mariano Fumante" w:date="2026-08-28T15:39:00Z" w16du:dateUtc="2026-08-28T13:39:00Z"/>
              <w:rFonts w:cstheme="minorBidi"/>
              <w:b w:val="0"/>
              <w:bCs w:val="0"/>
              <w:caps w:val="0"/>
              <w:noProof/>
              <w:color w:val="auto"/>
              <w:kern w:val="2"/>
              <w:sz w:val="24"/>
              <w:szCs w:val="24"/>
              <w:lang w:eastAsia="it-IT"/>
              <w14:ligatures w14:val="standardContextual"/>
            </w:rPr>
          </w:pPr>
          <w:del w:id="140" w:author="Mariano Fumante" w:date="2026-08-28T15:39:00Z" w16du:dateUtc="2026-08-28T13:39:00Z">
            <w:r w:rsidRPr="000712E1" w:rsidDel="000712E1">
              <w:rPr>
                <w:rPrChange w:id="141" w:author="Mariano Fumante" w:date="2026-08-28T15:39:00Z" w16du:dateUtc="2026-08-28T13:39:00Z">
                  <w:rPr>
                    <w:rStyle w:val="Collegamentoipertestuale"/>
                    <w:b w:val="0"/>
                    <w:bCs w:val="0"/>
                    <w:caps w:val="0"/>
                    <w:noProof/>
                  </w:rPr>
                </w:rPrChange>
              </w:rPr>
              <w:delText>6</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142" w:author="Mariano Fumante" w:date="2026-08-28T15:39:00Z" w16du:dateUtc="2026-08-28T13:39:00Z">
                  <w:rPr>
                    <w:rStyle w:val="Collegamentoipertestuale"/>
                    <w:b w:val="0"/>
                    <w:bCs w:val="0"/>
                    <w:caps w:val="0"/>
                    <w:noProof/>
                  </w:rPr>
                </w:rPrChange>
              </w:rPr>
              <w:delText>PROCESSO DI GESTIONE E MONITORAGGIO DEL RISCHIO</w:delText>
            </w:r>
            <w:r w:rsidDel="000712E1">
              <w:rPr>
                <w:noProof/>
                <w:webHidden/>
              </w:rPr>
              <w:tab/>
              <w:delText>11</w:delText>
            </w:r>
          </w:del>
        </w:p>
        <w:p w14:paraId="28C7F4DB" w14:textId="5F7117C2" w:rsidR="005C259B" w:rsidDel="000712E1" w:rsidRDefault="005C259B">
          <w:pPr>
            <w:pStyle w:val="Sommario2"/>
            <w:tabs>
              <w:tab w:val="left" w:pos="800"/>
              <w:tab w:val="right" w:leader="dot" w:pos="9968"/>
            </w:tabs>
            <w:rPr>
              <w:del w:id="143" w:author="Mariano Fumante" w:date="2026-08-28T15:39:00Z" w16du:dateUtc="2026-08-28T13:39:00Z"/>
              <w:rFonts w:cstheme="minorBidi"/>
              <w:b w:val="0"/>
              <w:caps w:val="0"/>
              <w:noProof/>
              <w:kern w:val="2"/>
              <w:sz w:val="24"/>
              <w:szCs w:val="24"/>
              <w:lang w:eastAsia="it-IT"/>
              <w14:ligatures w14:val="standardContextual"/>
            </w:rPr>
          </w:pPr>
          <w:del w:id="144" w:author="Mariano Fumante" w:date="2026-08-28T15:39:00Z" w16du:dateUtc="2026-08-28T13:39:00Z">
            <w:r w:rsidRPr="000712E1" w:rsidDel="000712E1">
              <w:rPr>
                <w:rPrChange w:id="145" w:author="Mariano Fumante" w:date="2026-08-28T15:39:00Z" w16du:dateUtc="2026-08-28T13:39:00Z">
                  <w:rPr>
                    <w:rStyle w:val="Collegamentoipertestuale"/>
                    <w:b w:val="0"/>
                    <w:caps w:val="0"/>
                    <w:noProof/>
                  </w:rPr>
                </w:rPrChange>
              </w:rPr>
              <w:delText>6.1</w:delText>
            </w:r>
            <w:r w:rsidDel="000712E1">
              <w:rPr>
                <w:rFonts w:cstheme="minorBidi"/>
                <w:b w:val="0"/>
                <w:caps w:val="0"/>
                <w:noProof/>
                <w:kern w:val="2"/>
                <w:sz w:val="24"/>
                <w:szCs w:val="24"/>
                <w:lang w:eastAsia="it-IT"/>
                <w14:ligatures w14:val="standardContextual"/>
              </w:rPr>
              <w:tab/>
            </w:r>
            <w:r w:rsidRPr="000712E1" w:rsidDel="000712E1">
              <w:rPr>
                <w:rPrChange w:id="146" w:author="Mariano Fumante" w:date="2026-08-28T15:39:00Z" w16du:dateUtc="2026-08-28T13:39:00Z">
                  <w:rPr>
                    <w:rStyle w:val="Collegamentoipertestuale"/>
                    <w:b w:val="0"/>
                    <w:caps w:val="0"/>
                    <w:noProof/>
                  </w:rPr>
                </w:rPrChange>
              </w:rPr>
              <w:delText>DEFINIZIONE DEL CONTESTO</w:delText>
            </w:r>
            <w:r w:rsidDel="000712E1">
              <w:rPr>
                <w:noProof/>
                <w:webHidden/>
              </w:rPr>
              <w:tab/>
              <w:delText>12</w:delText>
            </w:r>
          </w:del>
        </w:p>
        <w:p w14:paraId="1A095086" w14:textId="61059697" w:rsidR="005C259B" w:rsidDel="000712E1" w:rsidRDefault="005C259B">
          <w:pPr>
            <w:pStyle w:val="Sommario2"/>
            <w:tabs>
              <w:tab w:val="left" w:pos="800"/>
              <w:tab w:val="right" w:leader="dot" w:pos="9968"/>
            </w:tabs>
            <w:rPr>
              <w:del w:id="147" w:author="Mariano Fumante" w:date="2026-08-28T15:39:00Z" w16du:dateUtc="2026-08-28T13:39:00Z"/>
              <w:rFonts w:cstheme="minorBidi"/>
              <w:b w:val="0"/>
              <w:caps w:val="0"/>
              <w:noProof/>
              <w:kern w:val="2"/>
              <w:sz w:val="24"/>
              <w:szCs w:val="24"/>
              <w:lang w:eastAsia="it-IT"/>
              <w14:ligatures w14:val="standardContextual"/>
            </w:rPr>
          </w:pPr>
          <w:del w:id="148" w:author="Mariano Fumante" w:date="2026-08-28T15:39:00Z" w16du:dateUtc="2026-08-28T13:39:00Z">
            <w:r w:rsidRPr="000712E1" w:rsidDel="000712E1">
              <w:rPr>
                <w:rPrChange w:id="149" w:author="Mariano Fumante" w:date="2026-08-28T15:39:00Z" w16du:dateUtc="2026-08-28T13:39:00Z">
                  <w:rPr>
                    <w:rStyle w:val="Collegamentoipertestuale"/>
                    <w:b w:val="0"/>
                    <w:caps w:val="0"/>
                    <w:noProof/>
                  </w:rPr>
                </w:rPrChange>
              </w:rPr>
              <w:lastRenderedPageBreak/>
              <w:delText>6.2</w:delText>
            </w:r>
            <w:r w:rsidDel="000712E1">
              <w:rPr>
                <w:rFonts w:cstheme="minorBidi"/>
                <w:b w:val="0"/>
                <w:caps w:val="0"/>
                <w:noProof/>
                <w:kern w:val="2"/>
                <w:sz w:val="24"/>
                <w:szCs w:val="24"/>
                <w:lang w:eastAsia="it-IT"/>
                <w14:ligatures w14:val="standardContextual"/>
              </w:rPr>
              <w:tab/>
            </w:r>
            <w:r w:rsidRPr="000712E1" w:rsidDel="000712E1">
              <w:rPr>
                <w:rPrChange w:id="150" w:author="Mariano Fumante" w:date="2026-08-28T15:39:00Z" w16du:dateUtc="2026-08-28T13:39:00Z">
                  <w:rPr>
                    <w:rStyle w:val="Collegamentoipertestuale"/>
                    <w:b w:val="0"/>
                    <w:caps w:val="0"/>
                    <w:noProof/>
                  </w:rPr>
                </w:rPrChange>
              </w:rPr>
              <w:delText>IDENTIFICAZIONE DEL RISCHIO</w:delText>
            </w:r>
            <w:r w:rsidDel="000712E1">
              <w:rPr>
                <w:noProof/>
                <w:webHidden/>
              </w:rPr>
              <w:tab/>
              <w:delText>12</w:delText>
            </w:r>
          </w:del>
        </w:p>
        <w:p w14:paraId="7262EBC9" w14:textId="012F0E8B" w:rsidR="005C259B" w:rsidDel="000712E1" w:rsidRDefault="005C259B">
          <w:pPr>
            <w:pStyle w:val="Sommario2"/>
            <w:tabs>
              <w:tab w:val="left" w:pos="800"/>
              <w:tab w:val="right" w:leader="dot" w:pos="9968"/>
            </w:tabs>
            <w:rPr>
              <w:del w:id="151" w:author="Mariano Fumante" w:date="2026-08-28T15:39:00Z" w16du:dateUtc="2026-08-28T13:39:00Z"/>
              <w:rFonts w:cstheme="minorBidi"/>
              <w:b w:val="0"/>
              <w:caps w:val="0"/>
              <w:noProof/>
              <w:kern w:val="2"/>
              <w:sz w:val="24"/>
              <w:szCs w:val="24"/>
              <w:lang w:eastAsia="it-IT"/>
              <w14:ligatures w14:val="standardContextual"/>
            </w:rPr>
          </w:pPr>
          <w:del w:id="152" w:author="Mariano Fumante" w:date="2026-08-28T15:39:00Z" w16du:dateUtc="2026-08-28T13:39:00Z">
            <w:r w:rsidRPr="000712E1" w:rsidDel="000712E1">
              <w:rPr>
                <w:rPrChange w:id="153" w:author="Mariano Fumante" w:date="2026-08-28T15:39:00Z" w16du:dateUtc="2026-08-28T13:39:00Z">
                  <w:rPr>
                    <w:rStyle w:val="Collegamentoipertestuale"/>
                    <w:b w:val="0"/>
                    <w:caps w:val="0"/>
                    <w:noProof/>
                  </w:rPr>
                </w:rPrChange>
              </w:rPr>
              <w:delText>6.3</w:delText>
            </w:r>
            <w:r w:rsidDel="000712E1">
              <w:rPr>
                <w:rFonts w:cstheme="minorBidi"/>
                <w:b w:val="0"/>
                <w:caps w:val="0"/>
                <w:noProof/>
                <w:kern w:val="2"/>
                <w:sz w:val="24"/>
                <w:szCs w:val="24"/>
                <w:lang w:eastAsia="it-IT"/>
                <w14:ligatures w14:val="standardContextual"/>
              </w:rPr>
              <w:tab/>
            </w:r>
            <w:r w:rsidRPr="000712E1" w:rsidDel="000712E1">
              <w:rPr>
                <w:rPrChange w:id="154" w:author="Mariano Fumante" w:date="2026-08-28T15:39:00Z" w16du:dateUtc="2026-08-28T13:39:00Z">
                  <w:rPr>
                    <w:rStyle w:val="Collegamentoipertestuale"/>
                    <w:b w:val="0"/>
                    <w:caps w:val="0"/>
                    <w:noProof/>
                  </w:rPr>
                </w:rPrChange>
              </w:rPr>
              <w:delText>ANALISI DEL RISCHIO</w:delText>
            </w:r>
            <w:r w:rsidDel="000712E1">
              <w:rPr>
                <w:noProof/>
                <w:webHidden/>
              </w:rPr>
              <w:tab/>
              <w:delText>13</w:delText>
            </w:r>
          </w:del>
        </w:p>
        <w:p w14:paraId="57FC6652" w14:textId="39496503" w:rsidR="005C259B" w:rsidDel="000712E1" w:rsidRDefault="005C259B">
          <w:pPr>
            <w:pStyle w:val="Sommario2"/>
            <w:tabs>
              <w:tab w:val="left" w:pos="800"/>
              <w:tab w:val="right" w:leader="dot" w:pos="9968"/>
            </w:tabs>
            <w:rPr>
              <w:del w:id="155" w:author="Mariano Fumante" w:date="2026-08-28T15:39:00Z" w16du:dateUtc="2026-08-28T13:39:00Z"/>
              <w:rFonts w:cstheme="minorBidi"/>
              <w:b w:val="0"/>
              <w:caps w:val="0"/>
              <w:noProof/>
              <w:kern w:val="2"/>
              <w:sz w:val="24"/>
              <w:szCs w:val="24"/>
              <w:lang w:eastAsia="it-IT"/>
              <w14:ligatures w14:val="standardContextual"/>
            </w:rPr>
          </w:pPr>
          <w:del w:id="156" w:author="Mariano Fumante" w:date="2026-08-28T15:39:00Z" w16du:dateUtc="2026-08-28T13:39:00Z">
            <w:r w:rsidRPr="000712E1" w:rsidDel="000712E1">
              <w:rPr>
                <w:rPrChange w:id="157" w:author="Mariano Fumante" w:date="2026-08-28T15:39:00Z" w16du:dateUtc="2026-08-28T13:39:00Z">
                  <w:rPr>
                    <w:rStyle w:val="Collegamentoipertestuale"/>
                    <w:b w:val="0"/>
                    <w:caps w:val="0"/>
                    <w:noProof/>
                  </w:rPr>
                </w:rPrChange>
              </w:rPr>
              <w:delText>6.4</w:delText>
            </w:r>
            <w:r w:rsidDel="000712E1">
              <w:rPr>
                <w:rFonts w:cstheme="minorBidi"/>
                <w:b w:val="0"/>
                <w:caps w:val="0"/>
                <w:noProof/>
                <w:kern w:val="2"/>
                <w:sz w:val="24"/>
                <w:szCs w:val="24"/>
                <w:lang w:eastAsia="it-IT"/>
                <w14:ligatures w14:val="standardContextual"/>
              </w:rPr>
              <w:tab/>
            </w:r>
            <w:r w:rsidRPr="000712E1" w:rsidDel="000712E1">
              <w:rPr>
                <w:rPrChange w:id="158" w:author="Mariano Fumante" w:date="2026-08-28T15:39:00Z" w16du:dateUtc="2026-08-28T13:39:00Z">
                  <w:rPr>
                    <w:rStyle w:val="Collegamentoipertestuale"/>
                    <w:b w:val="0"/>
                    <w:caps w:val="0"/>
                    <w:noProof/>
                  </w:rPr>
                </w:rPrChange>
              </w:rPr>
              <w:delText>VALUTAZIONE DEL RISCHIO</w:delText>
            </w:r>
            <w:r w:rsidDel="000712E1">
              <w:rPr>
                <w:noProof/>
                <w:webHidden/>
              </w:rPr>
              <w:tab/>
              <w:delText>14</w:delText>
            </w:r>
          </w:del>
        </w:p>
        <w:p w14:paraId="08EE2BA3" w14:textId="5D9FA67A" w:rsidR="005C259B" w:rsidDel="000712E1" w:rsidRDefault="005C259B">
          <w:pPr>
            <w:pStyle w:val="Sommario2"/>
            <w:tabs>
              <w:tab w:val="left" w:pos="800"/>
              <w:tab w:val="right" w:leader="dot" w:pos="9968"/>
            </w:tabs>
            <w:rPr>
              <w:del w:id="159" w:author="Mariano Fumante" w:date="2026-08-28T15:39:00Z" w16du:dateUtc="2026-08-28T13:39:00Z"/>
              <w:rFonts w:cstheme="minorBidi"/>
              <w:b w:val="0"/>
              <w:caps w:val="0"/>
              <w:noProof/>
              <w:kern w:val="2"/>
              <w:sz w:val="24"/>
              <w:szCs w:val="24"/>
              <w:lang w:eastAsia="it-IT"/>
              <w14:ligatures w14:val="standardContextual"/>
            </w:rPr>
          </w:pPr>
          <w:del w:id="160" w:author="Mariano Fumante" w:date="2026-08-28T15:39:00Z" w16du:dateUtc="2026-08-28T13:39:00Z">
            <w:r w:rsidRPr="000712E1" w:rsidDel="000712E1">
              <w:rPr>
                <w:rPrChange w:id="161" w:author="Mariano Fumante" w:date="2026-08-28T15:39:00Z" w16du:dateUtc="2026-08-28T13:39:00Z">
                  <w:rPr>
                    <w:rStyle w:val="Collegamentoipertestuale"/>
                    <w:b w:val="0"/>
                    <w:caps w:val="0"/>
                    <w:noProof/>
                  </w:rPr>
                </w:rPrChange>
              </w:rPr>
              <w:delText>6.5</w:delText>
            </w:r>
            <w:r w:rsidDel="000712E1">
              <w:rPr>
                <w:rFonts w:cstheme="minorBidi"/>
                <w:b w:val="0"/>
                <w:caps w:val="0"/>
                <w:noProof/>
                <w:kern w:val="2"/>
                <w:sz w:val="24"/>
                <w:szCs w:val="24"/>
                <w:lang w:eastAsia="it-IT"/>
                <w14:ligatures w14:val="standardContextual"/>
              </w:rPr>
              <w:tab/>
            </w:r>
            <w:r w:rsidRPr="000712E1" w:rsidDel="000712E1">
              <w:rPr>
                <w:rPrChange w:id="162" w:author="Mariano Fumante" w:date="2026-08-28T15:39:00Z" w16du:dateUtc="2026-08-28T13:39:00Z">
                  <w:rPr>
                    <w:rStyle w:val="Collegamentoipertestuale"/>
                    <w:b w:val="0"/>
                    <w:caps w:val="0"/>
                    <w:noProof/>
                  </w:rPr>
                </w:rPrChange>
              </w:rPr>
              <w:delText>TRATTAMENTO DEL RISCHIO</w:delText>
            </w:r>
            <w:r w:rsidDel="000712E1">
              <w:rPr>
                <w:noProof/>
                <w:webHidden/>
              </w:rPr>
              <w:tab/>
              <w:delText>15</w:delText>
            </w:r>
          </w:del>
        </w:p>
        <w:p w14:paraId="340CC982" w14:textId="0EE5FBE8" w:rsidR="005C259B" w:rsidDel="000712E1" w:rsidRDefault="005C259B">
          <w:pPr>
            <w:pStyle w:val="Sommario2"/>
            <w:tabs>
              <w:tab w:val="left" w:pos="800"/>
              <w:tab w:val="right" w:leader="dot" w:pos="9968"/>
            </w:tabs>
            <w:rPr>
              <w:del w:id="163" w:author="Mariano Fumante" w:date="2026-08-28T15:39:00Z" w16du:dateUtc="2026-08-28T13:39:00Z"/>
              <w:rFonts w:cstheme="minorBidi"/>
              <w:b w:val="0"/>
              <w:caps w:val="0"/>
              <w:noProof/>
              <w:kern w:val="2"/>
              <w:sz w:val="24"/>
              <w:szCs w:val="24"/>
              <w:lang w:eastAsia="it-IT"/>
              <w14:ligatures w14:val="standardContextual"/>
            </w:rPr>
          </w:pPr>
          <w:del w:id="164" w:author="Mariano Fumante" w:date="2026-08-28T15:39:00Z" w16du:dateUtc="2026-08-28T13:39:00Z">
            <w:r w:rsidRPr="000712E1" w:rsidDel="000712E1">
              <w:rPr>
                <w:rPrChange w:id="165" w:author="Mariano Fumante" w:date="2026-08-28T15:39:00Z" w16du:dateUtc="2026-08-28T13:39:00Z">
                  <w:rPr>
                    <w:rStyle w:val="Collegamentoipertestuale"/>
                    <w:b w:val="0"/>
                    <w:caps w:val="0"/>
                    <w:noProof/>
                  </w:rPr>
                </w:rPrChange>
              </w:rPr>
              <w:delText>6.6</w:delText>
            </w:r>
            <w:r w:rsidDel="000712E1">
              <w:rPr>
                <w:rFonts w:cstheme="minorBidi"/>
                <w:b w:val="0"/>
                <w:caps w:val="0"/>
                <w:noProof/>
                <w:kern w:val="2"/>
                <w:sz w:val="24"/>
                <w:szCs w:val="24"/>
                <w:lang w:eastAsia="it-IT"/>
                <w14:ligatures w14:val="standardContextual"/>
              </w:rPr>
              <w:tab/>
            </w:r>
            <w:r w:rsidRPr="000712E1" w:rsidDel="000712E1">
              <w:rPr>
                <w:rPrChange w:id="166" w:author="Mariano Fumante" w:date="2026-08-28T15:39:00Z" w16du:dateUtc="2026-08-28T13:39:00Z">
                  <w:rPr>
                    <w:rStyle w:val="Collegamentoipertestuale"/>
                    <w:b w:val="0"/>
                    <w:caps w:val="0"/>
                    <w:noProof/>
                  </w:rPr>
                </w:rPrChange>
              </w:rPr>
              <w:delText>MONITORAGGIO E RIESAME</w:delText>
            </w:r>
            <w:r w:rsidDel="000712E1">
              <w:rPr>
                <w:noProof/>
                <w:webHidden/>
              </w:rPr>
              <w:tab/>
              <w:delText>16</w:delText>
            </w:r>
          </w:del>
        </w:p>
        <w:p w14:paraId="699B4A07" w14:textId="0593D09B" w:rsidR="005C259B" w:rsidDel="000712E1" w:rsidRDefault="005C259B">
          <w:pPr>
            <w:pStyle w:val="Sommario2"/>
            <w:tabs>
              <w:tab w:val="left" w:pos="800"/>
              <w:tab w:val="right" w:leader="dot" w:pos="9968"/>
            </w:tabs>
            <w:rPr>
              <w:del w:id="167" w:author="Mariano Fumante" w:date="2026-08-28T15:39:00Z" w16du:dateUtc="2026-08-28T13:39:00Z"/>
              <w:rFonts w:cstheme="minorBidi"/>
              <w:b w:val="0"/>
              <w:caps w:val="0"/>
              <w:noProof/>
              <w:kern w:val="2"/>
              <w:sz w:val="24"/>
              <w:szCs w:val="24"/>
              <w:lang w:eastAsia="it-IT"/>
              <w14:ligatures w14:val="standardContextual"/>
            </w:rPr>
          </w:pPr>
          <w:del w:id="168" w:author="Mariano Fumante" w:date="2026-08-28T15:39:00Z" w16du:dateUtc="2026-08-28T13:39:00Z">
            <w:r w:rsidRPr="000712E1" w:rsidDel="000712E1">
              <w:rPr>
                <w:rPrChange w:id="169" w:author="Mariano Fumante" w:date="2026-08-28T15:39:00Z" w16du:dateUtc="2026-08-28T13:39:00Z">
                  <w:rPr>
                    <w:rStyle w:val="Collegamentoipertestuale"/>
                    <w:b w:val="0"/>
                    <w:caps w:val="0"/>
                    <w:noProof/>
                  </w:rPr>
                </w:rPrChange>
              </w:rPr>
              <w:delText>6.7</w:delText>
            </w:r>
            <w:r w:rsidDel="000712E1">
              <w:rPr>
                <w:rFonts w:cstheme="minorBidi"/>
                <w:b w:val="0"/>
                <w:caps w:val="0"/>
                <w:noProof/>
                <w:kern w:val="2"/>
                <w:sz w:val="24"/>
                <w:szCs w:val="24"/>
                <w:lang w:eastAsia="it-IT"/>
                <w14:ligatures w14:val="standardContextual"/>
              </w:rPr>
              <w:tab/>
            </w:r>
            <w:r w:rsidRPr="000712E1" w:rsidDel="000712E1">
              <w:rPr>
                <w:rPrChange w:id="170" w:author="Mariano Fumante" w:date="2026-08-28T15:39:00Z" w16du:dateUtc="2026-08-28T13:39:00Z">
                  <w:rPr>
                    <w:rStyle w:val="Collegamentoipertestuale"/>
                    <w:b w:val="0"/>
                    <w:caps w:val="0"/>
                    <w:noProof/>
                  </w:rPr>
                </w:rPrChange>
              </w:rPr>
              <w:delText>COMUNICAZIONE E REPORTING</w:delText>
            </w:r>
            <w:r w:rsidDel="000712E1">
              <w:rPr>
                <w:noProof/>
                <w:webHidden/>
              </w:rPr>
              <w:tab/>
              <w:delText>16</w:delText>
            </w:r>
          </w:del>
        </w:p>
        <w:p w14:paraId="0573EB87" w14:textId="780ACDA0" w:rsidR="005C259B" w:rsidDel="000712E1" w:rsidRDefault="005C259B">
          <w:pPr>
            <w:pStyle w:val="Sommario2"/>
            <w:tabs>
              <w:tab w:val="left" w:pos="800"/>
              <w:tab w:val="right" w:leader="dot" w:pos="9968"/>
            </w:tabs>
            <w:rPr>
              <w:del w:id="171" w:author="Mariano Fumante" w:date="2026-08-28T15:39:00Z" w16du:dateUtc="2026-08-28T13:39:00Z"/>
              <w:rFonts w:cstheme="minorBidi"/>
              <w:b w:val="0"/>
              <w:caps w:val="0"/>
              <w:noProof/>
              <w:kern w:val="2"/>
              <w:sz w:val="24"/>
              <w:szCs w:val="24"/>
              <w:lang w:eastAsia="it-IT"/>
              <w14:ligatures w14:val="standardContextual"/>
            </w:rPr>
          </w:pPr>
          <w:del w:id="172" w:author="Mariano Fumante" w:date="2026-08-28T15:39:00Z" w16du:dateUtc="2026-08-28T13:39:00Z">
            <w:r w:rsidRPr="000712E1" w:rsidDel="000712E1">
              <w:rPr>
                <w:rPrChange w:id="173" w:author="Mariano Fumante" w:date="2026-08-28T15:39:00Z" w16du:dateUtc="2026-08-28T13:39:00Z">
                  <w:rPr>
                    <w:rStyle w:val="Collegamentoipertestuale"/>
                    <w:b w:val="0"/>
                    <w:caps w:val="0"/>
                    <w:noProof/>
                  </w:rPr>
                </w:rPrChange>
              </w:rPr>
              <w:delText>6.8</w:delText>
            </w:r>
            <w:r w:rsidDel="000712E1">
              <w:rPr>
                <w:rFonts w:cstheme="minorBidi"/>
                <w:b w:val="0"/>
                <w:caps w:val="0"/>
                <w:noProof/>
                <w:kern w:val="2"/>
                <w:sz w:val="24"/>
                <w:szCs w:val="24"/>
                <w:lang w:eastAsia="it-IT"/>
                <w14:ligatures w14:val="standardContextual"/>
              </w:rPr>
              <w:tab/>
            </w:r>
            <w:r w:rsidRPr="000712E1" w:rsidDel="000712E1">
              <w:rPr>
                <w:rPrChange w:id="174" w:author="Mariano Fumante" w:date="2026-08-28T15:39:00Z" w16du:dateUtc="2026-08-28T13:39:00Z">
                  <w:rPr>
                    <w:rStyle w:val="Collegamentoipertestuale"/>
                    <w:b w:val="0"/>
                    <w:caps w:val="0"/>
                    <w:noProof/>
                  </w:rPr>
                </w:rPrChange>
              </w:rPr>
              <w:delText>ATTIVAZIONE E RIESAME DELLE VALUTAZIONI DEL RISCHIO</w:delText>
            </w:r>
            <w:r w:rsidDel="000712E1">
              <w:rPr>
                <w:noProof/>
                <w:webHidden/>
              </w:rPr>
              <w:tab/>
              <w:delText>16</w:delText>
            </w:r>
          </w:del>
        </w:p>
        <w:p w14:paraId="4B1F4C9F" w14:textId="1E389336" w:rsidR="005C259B" w:rsidDel="000712E1" w:rsidRDefault="005C259B">
          <w:pPr>
            <w:pStyle w:val="Sommario1"/>
            <w:tabs>
              <w:tab w:val="left" w:pos="800"/>
              <w:tab w:val="right" w:leader="dot" w:pos="9968"/>
            </w:tabs>
            <w:rPr>
              <w:del w:id="175" w:author="Mariano Fumante" w:date="2026-08-28T15:39:00Z" w16du:dateUtc="2026-08-28T13:39:00Z"/>
              <w:rFonts w:cstheme="minorBidi"/>
              <w:b w:val="0"/>
              <w:bCs w:val="0"/>
              <w:caps w:val="0"/>
              <w:noProof/>
              <w:color w:val="auto"/>
              <w:kern w:val="2"/>
              <w:sz w:val="24"/>
              <w:szCs w:val="24"/>
              <w:lang w:eastAsia="it-IT"/>
              <w14:ligatures w14:val="standardContextual"/>
            </w:rPr>
          </w:pPr>
          <w:del w:id="176" w:author="Mariano Fumante" w:date="2026-08-28T15:39:00Z" w16du:dateUtc="2026-08-28T13:39:00Z">
            <w:r w:rsidRPr="000712E1" w:rsidDel="000712E1">
              <w:rPr>
                <w:rPrChange w:id="177" w:author="Mariano Fumante" w:date="2026-08-28T15:39:00Z" w16du:dateUtc="2026-08-28T13:39:00Z">
                  <w:rPr>
                    <w:rStyle w:val="Collegamentoipertestuale"/>
                    <w:b w:val="0"/>
                    <w:bCs w:val="0"/>
                    <w:caps w:val="0"/>
                    <w:noProof/>
                  </w:rPr>
                </w:rPrChange>
              </w:rPr>
              <w:delText>7</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178" w:author="Mariano Fumante" w:date="2026-08-28T15:39:00Z" w16du:dateUtc="2026-08-28T13:39:00Z">
                  <w:rPr>
                    <w:rStyle w:val="Collegamentoipertestuale"/>
                    <w:b w:val="0"/>
                    <w:bCs w:val="0"/>
                    <w:caps w:val="0"/>
                    <w:noProof/>
                  </w:rPr>
                </w:rPrChange>
              </w:rPr>
              <w:delText>RISK APPETITE E CRITERI DI ACCETTAZIONE DEL RISCHIO</w:delText>
            </w:r>
            <w:r w:rsidDel="000712E1">
              <w:rPr>
                <w:noProof/>
                <w:webHidden/>
              </w:rPr>
              <w:tab/>
              <w:delText>16</w:delText>
            </w:r>
          </w:del>
        </w:p>
        <w:p w14:paraId="0ACB3A8B" w14:textId="13E92AB6" w:rsidR="005C259B" w:rsidDel="000712E1" w:rsidRDefault="005C259B">
          <w:pPr>
            <w:pStyle w:val="Sommario2"/>
            <w:tabs>
              <w:tab w:val="left" w:pos="800"/>
              <w:tab w:val="right" w:leader="dot" w:pos="9968"/>
            </w:tabs>
            <w:rPr>
              <w:del w:id="179" w:author="Mariano Fumante" w:date="2026-08-28T15:39:00Z" w16du:dateUtc="2026-08-28T13:39:00Z"/>
              <w:rFonts w:cstheme="minorBidi"/>
              <w:b w:val="0"/>
              <w:caps w:val="0"/>
              <w:noProof/>
              <w:kern w:val="2"/>
              <w:sz w:val="24"/>
              <w:szCs w:val="24"/>
              <w:lang w:eastAsia="it-IT"/>
              <w14:ligatures w14:val="standardContextual"/>
            </w:rPr>
          </w:pPr>
          <w:del w:id="180" w:author="Mariano Fumante" w:date="2026-08-28T15:39:00Z" w16du:dateUtc="2026-08-28T13:39:00Z">
            <w:r w:rsidRPr="000712E1" w:rsidDel="000712E1">
              <w:rPr>
                <w:rPrChange w:id="181" w:author="Mariano Fumante" w:date="2026-08-28T15:39:00Z" w16du:dateUtc="2026-08-28T13:39:00Z">
                  <w:rPr>
                    <w:rStyle w:val="Collegamentoipertestuale"/>
                    <w:b w:val="0"/>
                    <w:caps w:val="0"/>
                    <w:noProof/>
                  </w:rPr>
                </w:rPrChange>
              </w:rPr>
              <w:delText>7.1</w:delText>
            </w:r>
            <w:r w:rsidDel="000712E1">
              <w:rPr>
                <w:rFonts w:cstheme="minorBidi"/>
                <w:b w:val="0"/>
                <w:caps w:val="0"/>
                <w:noProof/>
                <w:kern w:val="2"/>
                <w:sz w:val="24"/>
                <w:szCs w:val="24"/>
                <w:lang w:eastAsia="it-IT"/>
                <w14:ligatures w14:val="standardContextual"/>
              </w:rPr>
              <w:tab/>
            </w:r>
            <w:r w:rsidRPr="000712E1" w:rsidDel="000712E1">
              <w:rPr>
                <w:rPrChange w:id="182" w:author="Mariano Fumante" w:date="2026-08-28T15:39:00Z" w16du:dateUtc="2026-08-28T13:39:00Z">
                  <w:rPr>
                    <w:rStyle w:val="Collegamentoipertestuale"/>
                    <w:b w:val="0"/>
                    <w:caps w:val="0"/>
                    <w:noProof/>
                  </w:rPr>
                </w:rPrChange>
              </w:rPr>
              <w:delText>CRITERI DI ACCETTAZIONE DEL RISCHIO</w:delText>
            </w:r>
            <w:r w:rsidDel="000712E1">
              <w:rPr>
                <w:noProof/>
                <w:webHidden/>
              </w:rPr>
              <w:tab/>
              <w:delText>17</w:delText>
            </w:r>
          </w:del>
        </w:p>
        <w:p w14:paraId="3191A49D" w14:textId="0E78DEFA" w:rsidR="005C259B" w:rsidDel="000712E1" w:rsidRDefault="005C259B">
          <w:pPr>
            <w:pStyle w:val="Sommario2"/>
            <w:tabs>
              <w:tab w:val="left" w:pos="800"/>
              <w:tab w:val="right" w:leader="dot" w:pos="9968"/>
            </w:tabs>
            <w:rPr>
              <w:del w:id="183" w:author="Mariano Fumante" w:date="2026-08-28T15:39:00Z" w16du:dateUtc="2026-08-28T13:39:00Z"/>
              <w:rFonts w:cstheme="minorBidi"/>
              <w:b w:val="0"/>
              <w:caps w:val="0"/>
              <w:noProof/>
              <w:kern w:val="2"/>
              <w:sz w:val="24"/>
              <w:szCs w:val="24"/>
              <w:lang w:eastAsia="it-IT"/>
              <w14:ligatures w14:val="standardContextual"/>
            </w:rPr>
          </w:pPr>
          <w:del w:id="184" w:author="Mariano Fumante" w:date="2026-08-28T15:39:00Z" w16du:dateUtc="2026-08-28T13:39:00Z">
            <w:r w:rsidRPr="000712E1" w:rsidDel="000712E1">
              <w:rPr>
                <w:rPrChange w:id="185" w:author="Mariano Fumante" w:date="2026-08-28T15:39:00Z" w16du:dateUtc="2026-08-28T13:39:00Z">
                  <w:rPr>
                    <w:rStyle w:val="Collegamentoipertestuale"/>
                    <w:b w:val="0"/>
                    <w:caps w:val="0"/>
                    <w:noProof/>
                  </w:rPr>
                </w:rPrChange>
              </w:rPr>
              <w:delText>7.2</w:delText>
            </w:r>
            <w:r w:rsidDel="000712E1">
              <w:rPr>
                <w:rFonts w:cstheme="minorBidi"/>
                <w:b w:val="0"/>
                <w:caps w:val="0"/>
                <w:noProof/>
                <w:kern w:val="2"/>
                <w:sz w:val="24"/>
                <w:szCs w:val="24"/>
                <w:lang w:eastAsia="it-IT"/>
                <w14:ligatures w14:val="standardContextual"/>
              </w:rPr>
              <w:tab/>
            </w:r>
            <w:r w:rsidRPr="000712E1" w:rsidDel="000712E1">
              <w:rPr>
                <w:rPrChange w:id="186" w:author="Mariano Fumante" w:date="2026-08-28T15:39:00Z" w16du:dateUtc="2026-08-28T13:39:00Z">
                  <w:rPr>
                    <w:rStyle w:val="Collegamentoipertestuale"/>
                    <w:b w:val="0"/>
                    <w:caps w:val="0"/>
                    <w:noProof/>
                  </w:rPr>
                </w:rPrChange>
              </w:rPr>
              <w:delText>TOP RISK</w:delText>
            </w:r>
            <w:r w:rsidDel="000712E1">
              <w:rPr>
                <w:noProof/>
                <w:webHidden/>
              </w:rPr>
              <w:tab/>
              <w:delText>17</w:delText>
            </w:r>
          </w:del>
        </w:p>
        <w:p w14:paraId="3B64E4C4" w14:textId="63476B6A" w:rsidR="005C259B" w:rsidDel="000712E1" w:rsidRDefault="005C259B">
          <w:pPr>
            <w:pStyle w:val="Sommario1"/>
            <w:tabs>
              <w:tab w:val="left" w:pos="800"/>
              <w:tab w:val="right" w:leader="dot" w:pos="9968"/>
            </w:tabs>
            <w:rPr>
              <w:del w:id="187" w:author="Mariano Fumante" w:date="2026-08-28T15:39:00Z" w16du:dateUtc="2026-08-28T13:39:00Z"/>
              <w:rFonts w:cstheme="minorBidi"/>
              <w:b w:val="0"/>
              <w:bCs w:val="0"/>
              <w:caps w:val="0"/>
              <w:noProof/>
              <w:color w:val="auto"/>
              <w:kern w:val="2"/>
              <w:sz w:val="24"/>
              <w:szCs w:val="24"/>
              <w:lang w:eastAsia="it-IT"/>
              <w14:ligatures w14:val="standardContextual"/>
            </w:rPr>
          </w:pPr>
          <w:del w:id="188" w:author="Mariano Fumante" w:date="2026-08-28T15:39:00Z" w16du:dateUtc="2026-08-28T13:39:00Z">
            <w:r w:rsidRPr="000712E1" w:rsidDel="000712E1">
              <w:rPr>
                <w:rPrChange w:id="189" w:author="Mariano Fumante" w:date="2026-08-28T15:39:00Z" w16du:dateUtc="2026-08-28T13:39:00Z">
                  <w:rPr>
                    <w:rStyle w:val="Collegamentoipertestuale"/>
                    <w:b w:val="0"/>
                    <w:bCs w:val="0"/>
                    <w:caps w:val="0"/>
                    <w:noProof/>
                  </w:rPr>
                </w:rPrChange>
              </w:rPr>
              <w:delText>8</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190" w:author="Mariano Fumante" w:date="2026-08-28T15:39:00Z" w16du:dateUtc="2026-08-28T13:39:00Z">
                  <w:rPr>
                    <w:rStyle w:val="Collegamentoipertestuale"/>
                    <w:b w:val="0"/>
                    <w:bCs w:val="0"/>
                    <w:caps w:val="0"/>
                    <w:noProof/>
                  </w:rPr>
                </w:rPrChange>
              </w:rPr>
              <w:delText>PIANO DI TRATTAMENTO DEL RISCHIO</w:delText>
            </w:r>
            <w:r w:rsidDel="000712E1">
              <w:rPr>
                <w:noProof/>
                <w:webHidden/>
              </w:rPr>
              <w:tab/>
              <w:delText>18</w:delText>
            </w:r>
          </w:del>
        </w:p>
        <w:p w14:paraId="28A902DB" w14:textId="3527AE6D" w:rsidR="005C259B" w:rsidDel="000712E1" w:rsidRDefault="005C259B">
          <w:pPr>
            <w:pStyle w:val="Sommario2"/>
            <w:tabs>
              <w:tab w:val="left" w:pos="800"/>
              <w:tab w:val="right" w:leader="dot" w:pos="9968"/>
            </w:tabs>
            <w:rPr>
              <w:del w:id="191" w:author="Mariano Fumante" w:date="2026-08-28T15:39:00Z" w16du:dateUtc="2026-08-28T13:39:00Z"/>
              <w:rFonts w:cstheme="minorBidi"/>
              <w:b w:val="0"/>
              <w:caps w:val="0"/>
              <w:noProof/>
              <w:kern w:val="2"/>
              <w:sz w:val="24"/>
              <w:szCs w:val="24"/>
              <w:lang w:eastAsia="it-IT"/>
              <w14:ligatures w14:val="standardContextual"/>
            </w:rPr>
          </w:pPr>
          <w:del w:id="192" w:author="Mariano Fumante" w:date="2026-08-28T15:39:00Z" w16du:dateUtc="2026-08-28T13:39:00Z">
            <w:r w:rsidRPr="000712E1" w:rsidDel="000712E1">
              <w:rPr>
                <w:rPrChange w:id="193" w:author="Mariano Fumante" w:date="2026-08-28T15:39:00Z" w16du:dateUtc="2026-08-28T13:39:00Z">
                  <w:rPr>
                    <w:rStyle w:val="Collegamentoipertestuale"/>
                    <w:b w:val="0"/>
                    <w:caps w:val="0"/>
                    <w:noProof/>
                  </w:rPr>
                </w:rPrChange>
              </w:rPr>
              <w:delText>8.1</w:delText>
            </w:r>
            <w:r w:rsidDel="000712E1">
              <w:rPr>
                <w:rFonts w:cstheme="minorBidi"/>
                <w:b w:val="0"/>
                <w:caps w:val="0"/>
                <w:noProof/>
                <w:kern w:val="2"/>
                <w:sz w:val="24"/>
                <w:szCs w:val="24"/>
                <w:lang w:eastAsia="it-IT"/>
                <w14:ligatures w14:val="standardContextual"/>
              </w:rPr>
              <w:tab/>
            </w:r>
            <w:r w:rsidRPr="000712E1" w:rsidDel="000712E1">
              <w:rPr>
                <w:rPrChange w:id="194" w:author="Mariano Fumante" w:date="2026-08-28T15:39:00Z" w16du:dateUtc="2026-08-28T13:39:00Z">
                  <w:rPr>
                    <w:rStyle w:val="Collegamentoipertestuale"/>
                    <w:b w:val="0"/>
                    <w:caps w:val="0"/>
                    <w:noProof/>
                  </w:rPr>
                </w:rPrChange>
              </w:rPr>
              <w:delText>CONTENUTI MINIMI DEL PIANO DI TRATTAMENTO</w:delText>
            </w:r>
            <w:r w:rsidDel="000712E1">
              <w:rPr>
                <w:noProof/>
                <w:webHidden/>
              </w:rPr>
              <w:tab/>
              <w:delText>18</w:delText>
            </w:r>
          </w:del>
        </w:p>
        <w:p w14:paraId="76DF4241" w14:textId="6A185EA5" w:rsidR="005C259B" w:rsidDel="000712E1" w:rsidRDefault="005C259B">
          <w:pPr>
            <w:pStyle w:val="Sommario2"/>
            <w:tabs>
              <w:tab w:val="left" w:pos="800"/>
              <w:tab w:val="right" w:leader="dot" w:pos="9968"/>
            </w:tabs>
            <w:rPr>
              <w:del w:id="195" w:author="Mariano Fumante" w:date="2026-08-28T15:39:00Z" w16du:dateUtc="2026-08-28T13:39:00Z"/>
              <w:rFonts w:cstheme="minorBidi"/>
              <w:b w:val="0"/>
              <w:caps w:val="0"/>
              <w:noProof/>
              <w:kern w:val="2"/>
              <w:sz w:val="24"/>
              <w:szCs w:val="24"/>
              <w:lang w:eastAsia="it-IT"/>
              <w14:ligatures w14:val="standardContextual"/>
            </w:rPr>
          </w:pPr>
          <w:del w:id="196" w:author="Mariano Fumante" w:date="2026-08-28T15:39:00Z" w16du:dateUtc="2026-08-28T13:39:00Z">
            <w:r w:rsidRPr="000712E1" w:rsidDel="000712E1">
              <w:rPr>
                <w:rPrChange w:id="197" w:author="Mariano Fumante" w:date="2026-08-28T15:39:00Z" w16du:dateUtc="2026-08-28T13:39:00Z">
                  <w:rPr>
                    <w:rStyle w:val="Collegamentoipertestuale"/>
                    <w:b w:val="0"/>
                    <w:caps w:val="0"/>
                    <w:noProof/>
                  </w:rPr>
                </w:rPrChange>
              </w:rPr>
              <w:delText>8.2</w:delText>
            </w:r>
            <w:r w:rsidDel="000712E1">
              <w:rPr>
                <w:rFonts w:cstheme="minorBidi"/>
                <w:b w:val="0"/>
                <w:caps w:val="0"/>
                <w:noProof/>
                <w:kern w:val="2"/>
                <w:sz w:val="24"/>
                <w:szCs w:val="24"/>
                <w:lang w:eastAsia="it-IT"/>
                <w14:ligatures w14:val="standardContextual"/>
              </w:rPr>
              <w:tab/>
            </w:r>
            <w:r w:rsidRPr="000712E1" w:rsidDel="000712E1">
              <w:rPr>
                <w:rPrChange w:id="198" w:author="Mariano Fumante" w:date="2026-08-28T15:39:00Z" w16du:dateUtc="2026-08-28T13:39:00Z">
                  <w:rPr>
                    <w:rStyle w:val="Collegamentoipertestuale"/>
                    <w:b w:val="0"/>
                    <w:caps w:val="0"/>
                    <w:noProof/>
                  </w:rPr>
                </w:rPrChange>
              </w:rPr>
              <w:delText>APPROVAZIONE DEL PIANO DI TRATTAMENTO</w:delText>
            </w:r>
            <w:r w:rsidDel="000712E1">
              <w:rPr>
                <w:noProof/>
                <w:webHidden/>
              </w:rPr>
              <w:tab/>
              <w:delText>19</w:delText>
            </w:r>
          </w:del>
        </w:p>
        <w:p w14:paraId="6DFDA861" w14:textId="660F56A6" w:rsidR="005C259B" w:rsidDel="000712E1" w:rsidRDefault="005C259B">
          <w:pPr>
            <w:pStyle w:val="Sommario2"/>
            <w:tabs>
              <w:tab w:val="left" w:pos="800"/>
              <w:tab w:val="right" w:leader="dot" w:pos="9968"/>
            </w:tabs>
            <w:rPr>
              <w:del w:id="199" w:author="Mariano Fumante" w:date="2026-08-28T15:39:00Z" w16du:dateUtc="2026-08-28T13:39:00Z"/>
              <w:rFonts w:cstheme="minorBidi"/>
              <w:b w:val="0"/>
              <w:caps w:val="0"/>
              <w:noProof/>
              <w:kern w:val="2"/>
              <w:sz w:val="24"/>
              <w:szCs w:val="24"/>
              <w:lang w:eastAsia="it-IT"/>
              <w14:ligatures w14:val="standardContextual"/>
            </w:rPr>
          </w:pPr>
          <w:del w:id="200" w:author="Mariano Fumante" w:date="2026-08-28T15:39:00Z" w16du:dateUtc="2026-08-28T13:39:00Z">
            <w:r w:rsidRPr="000712E1" w:rsidDel="000712E1">
              <w:rPr>
                <w:rPrChange w:id="201" w:author="Mariano Fumante" w:date="2026-08-28T15:39:00Z" w16du:dateUtc="2026-08-28T13:39:00Z">
                  <w:rPr>
                    <w:rStyle w:val="Collegamentoipertestuale"/>
                    <w:b w:val="0"/>
                    <w:caps w:val="0"/>
                    <w:noProof/>
                  </w:rPr>
                </w:rPrChange>
              </w:rPr>
              <w:delText>8.3</w:delText>
            </w:r>
            <w:r w:rsidDel="000712E1">
              <w:rPr>
                <w:rFonts w:cstheme="minorBidi"/>
                <w:b w:val="0"/>
                <w:caps w:val="0"/>
                <w:noProof/>
                <w:kern w:val="2"/>
                <w:sz w:val="24"/>
                <w:szCs w:val="24"/>
                <w:lang w:eastAsia="it-IT"/>
                <w14:ligatures w14:val="standardContextual"/>
              </w:rPr>
              <w:tab/>
            </w:r>
            <w:r w:rsidRPr="000712E1" w:rsidDel="000712E1">
              <w:rPr>
                <w:rPrChange w:id="202" w:author="Mariano Fumante" w:date="2026-08-28T15:39:00Z" w16du:dateUtc="2026-08-28T13:39:00Z">
                  <w:rPr>
                    <w:rStyle w:val="Collegamentoipertestuale"/>
                    <w:b w:val="0"/>
                    <w:caps w:val="0"/>
                    <w:noProof/>
                  </w:rPr>
                </w:rPrChange>
              </w:rPr>
              <w:delText>ATTUAZIONE DEL PIANO DI TRATTAMENTO</w:delText>
            </w:r>
            <w:r w:rsidDel="000712E1">
              <w:rPr>
                <w:noProof/>
                <w:webHidden/>
              </w:rPr>
              <w:tab/>
              <w:delText>19</w:delText>
            </w:r>
          </w:del>
        </w:p>
        <w:p w14:paraId="37317951" w14:textId="6CAEFF93" w:rsidR="005C259B" w:rsidDel="000712E1" w:rsidRDefault="005C259B">
          <w:pPr>
            <w:pStyle w:val="Sommario2"/>
            <w:tabs>
              <w:tab w:val="left" w:pos="800"/>
              <w:tab w:val="right" w:leader="dot" w:pos="9968"/>
            </w:tabs>
            <w:rPr>
              <w:del w:id="203" w:author="Mariano Fumante" w:date="2026-08-28T15:39:00Z" w16du:dateUtc="2026-08-28T13:39:00Z"/>
              <w:rFonts w:cstheme="minorBidi"/>
              <w:b w:val="0"/>
              <w:caps w:val="0"/>
              <w:noProof/>
              <w:kern w:val="2"/>
              <w:sz w:val="24"/>
              <w:szCs w:val="24"/>
              <w:lang w:eastAsia="it-IT"/>
              <w14:ligatures w14:val="standardContextual"/>
            </w:rPr>
          </w:pPr>
          <w:del w:id="204" w:author="Mariano Fumante" w:date="2026-08-28T15:39:00Z" w16du:dateUtc="2026-08-28T13:39:00Z">
            <w:r w:rsidRPr="000712E1" w:rsidDel="000712E1">
              <w:rPr>
                <w:rPrChange w:id="205" w:author="Mariano Fumante" w:date="2026-08-28T15:39:00Z" w16du:dateUtc="2026-08-28T13:39:00Z">
                  <w:rPr>
                    <w:rStyle w:val="Collegamentoipertestuale"/>
                    <w:b w:val="0"/>
                    <w:caps w:val="0"/>
                    <w:noProof/>
                  </w:rPr>
                </w:rPrChange>
              </w:rPr>
              <w:delText>8.4</w:delText>
            </w:r>
            <w:r w:rsidDel="000712E1">
              <w:rPr>
                <w:rFonts w:cstheme="minorBidi"/>
                <w:b w:val="0"/>
                <w:caps w:val="0"/>
                <w:noProof/>
                <w:kern w:val="2"/>
                <w:sz w:val="24"/>
                <w:szCs w:val="24"/>
                <w:lang w:eastAsia="it-IT"/>
                <w14:ligatures w14:val="standardContextual"/>
              </w:rPr>
              <w:tab/>
            </w:r>
            <w:r w:rsidRPr="000712E1" w:rsidDel="000712E1">
              <w:rPr>
                <w:rPrChange w:id="206" w:author="Mariano Fumante" w:date="2026-08-28T15:39:00Z" w16du:dateUtc="2026-08-28T13:39:00Z">
                  <w:rPr>
                    <w:rStyle w:val="Collegamentoipertestuale"/>
                    <w:b w:val="0"/>
                    <w:caps w:val="0"/>
                    <w:noProof/>
                  </w:rPr>
                </w:rPrChange>
              </w:rPr>
              <w:delText>MONITORAGGIO DEL PIANO DI TRATTAMENTO</w:delText>
            </w:r>
            <w:r w:rsidDel="000712E1">
              <w:rPr>
                <w:noProof/>
                <w:webHidden/>
              </w:rPr>
              <w:tab/>
              <w:delText>19</w:delText>
            </w:r>
          </w:del>
        </w:p>
        <w:p w14:paraId="0007D772" w14:textId="373DD3F7" w:rsidR="005C259B" w:rsidDel="000712E1" w:rsidRDefault="005C259B">
          <w:pPr>
            <w:pStyle w:val="Sommario2"/>
            <w:tabs>
              <w:tab w:val="left" w:pos="800"/>
              <w:tab w:val="right" w:leader="dot" w:pos="9968"/>
            </w:tabs>
            <w:rPr>
              <w:del w:id="207" w:author="Mariano Fumante" w:date="2026-08-28T15:39:00Z" w16du:dateUtc="2026-08-28T13:39:00Z"/>
              <w:rFonts w:cstheme="minorBidi"/>
              <w:b w:val="0"/>
              <w:caps w:val="0"/>
              <w:noProof/>
              <w:kern w:val="2"/>
              <w:sz w:val="24"/>
              <w:szCs w:val="24"/>
              <w:lang w:eastAsia="it-IT"/>
              <w14:ligatures w14:val="standardContextual"/>
            </w:rPr>
          </w:pPr>
          <w:del w:id="208" w:author="Mariano Fumante" w:date="2026-08-28T15:39:00Z" w16du:dateUtc="2026-08-28T13:39:00Z">
            <w:r w:rsidRPr="000712E1" w:rsidDel="000712E1">
              <w:rPr>
                <w:rPrChange w:id="209" w:author="Mariano Fumante" w:date="2026-08-28T15:39:00Z" w16du:dateUtc="2026-08-28T13:39:00Z">
                  <w:rPr>
                    <w:rStyle w:val="Collegamentoipertestuale"/>
                    <w:b w:val="0"/>
                    <w:caps w:val="0"/>
                    <w:noProof/>
                  </w:rPr>
                </w:rPrChange>
              </w:rPr>
              <w:delText>8.5</w:delText>
            </w:r>
            <w:r w:rsidDel="000712E1">
              <w:rPr>
                <w:rFonts w:cstheme="minorBidi"/>
                <w:b w:val="0"/>
                <w:caps w:val="0"/>
                <w:noProof/>
                <w:kern w:val="2"/>
                <w:sz w:val="24"/>
                <w:szCs w:val="24"/>
                <w:lang w:eastAsia="it-IT"/>
                <w14:ligatures w14:val="standardContextual"/>
              </w:rPr>
              <w:tab/>
            </w:r>
            <w:r w:rsidRPr="000712E1" w:rsidDel="000712E1">
              <w:rPr>
                <w:rPrChange w:id="210" w:author="Mariano Fumante" w:date="2026-08-28T15:39:00Z" w16du:dateUtc="2026-08-28T13:39:00Z">
                  <w:rPr>
                    <w:rStyle w:val="Collegamentoipertestuale"/>
                    <w:b w:val="0"/>
                    <w:caps w:val="0"/>
                    <w:noProof/>
                  </w:rPr>
                </w:rPrChange>
              </w:rPr>
              <w:delText>MISURE COMPENSATIVE</w:delText>
            </w:r>
            <w:r w:rsidDel="000712E1">
              <w:rPr>
                <w:noProof/>
                <w:webHidden/>
              </w:rPr>
              <w:tab/>
              <w:delText>19</w:delText>
            </w:r>
          </w:del>
        </w:p>
        <w:p w14:paraId="47E0DAAC" w14:textId="1C2F9B94" w:rsidR="005C259B" w:rsidDel="000712E1" w:rsidRDefault="005C259B">
          <w:pPr>
            <w:pStyle w:val="Sommario2"/>
            <w:tabs>
              <w:tab w:val="left" w:pos="800"/>
              <w:tab w:val="right" w:leader="dot" w:pos="9968"/>
            </w:tabs>
            <w:rPr>
              <w:del w:id="211" w:author="Mariano Fumante" w:date="2026-08-28T15:39:00Z" w16du:dateUtc="2026-08-28T13:39:00Z"/>
              <w:rFonts w:cstheme="minorBidi"/>
              <w:b w:val="0"/>
              <w:caps w:val="0"/>
              <w:noProof/>
              <w:kern w:val="2"/>
              <w:sz w:val="24"/>
              <w:szCs w:val="24"/>
              <w:lang w:eastAsia="it-IT"/>
              <w14:ligatures w14:val="standardContextual"/>
            </w:rPr>
          </w:pPr>
          <w:del w:id="212" w:author="Mariano Fumante" w:date="2026-08-28T15:39:00Z" w16du:dateUtc="2026-08-28T13:39:00Z">
            <w:r w:rsidRPr="000712E1" w:rsidDel="000712E1">
              <w:rPr>
                <w:rPrChange w:id="213" w:author="Mariano Fumante" w:date="2026-08-28T15:39:00Z" w16du:dateUtc="2026-08-28T13:39:00Z">
                  <w:rPr>
                    <w:rStyle w:val="Collegamentoipertestuale"/>
                    <w:b w:val="0"/>
                    <w:caps w:val="0"/>
                    <w:noProof/>
                  </w:rPr>
                </w:rPrChange>
              </w:rPr>
              <w:delText>8.6</w:delText>
            </w:r>
            <w:r w:rsidDel="000712E1">
              <w:rPr>
                <w:rFonts w:cstheme="minorBidi"/>
                <w:b w:val="0"/>
                <w:caps w:val="0"/>
                <w:noProof/>
                <w:kern w:val="2"/>
                <w:sz w:val="24"/>
                <w:szCs w:val="24"/>
                <w:lang w:eastAsia="it-IT"/>
                <w14:ligatures w14:val="standardContextual"/>
              </w:rPr>
              <w:tab/>
            </w:r>
            <w:r w:rsidRPr="000712E1" w:rsidDel="000712E1">
              <w:rPr>
                <w:rPrChange w:id="214" w:author="Mariano Fumante" w:date="2026-08-28T15:39:00Z" w16du:dateUtc="2026-08-28T13:39:00Z">
                  <w:rPr>
                    <w:rStyle w:val="Collegamentoipertestuale"/>
                    <w:b w:val="0"/>
                    <w:caps w:val="0"/>
                    <w:noProof/>
                  </w:rPr>
                </w:rPrChange>
              </w:rPr>
              <w:delText>GESTIONE DEL RISCHIO RESIDUO</w:delText>
            </w:r>
            <w:r w:rsidDel="000712E1">
              <w:rPr>
                <w:noProof/>
                <w:webHidden/>
              </w:rPr>
              <w:tab/>
              <w:delText>20</w:delText>
            </w:r>
          </w:del>
        </w:p>
        <w:p w14:paraId="1831E369" w14:textId="10540CD9" w:rsidR="005C259B" w:rsidDel="000712E1" w:rsidRDefault="005C259B">
          <w:pPr>
            <w:pStyle w:val="Sommario1"/>
            <w:tabs>
              <w:tab w:val="left" w:pos="800"/>
              <w:tab w:val="right" w:leader="dot" w:pos="9968"/>
            </w:tabs>
            <w:rPr>
              <w:del w:id="215" w:author="Mariano Fumante" w:date="2026-08-28T15:39:00Z" w16du:dateUtc="2026-08-28T13:39:00Z"/>
              <w:rFonts w:cstheme="minorBidi"/>
              <w:b w:val="0"/>
              <w:bCs w:val="0"/>
              <w:caps w:val="0"/>
              <w:noProof/>
              <w:color w:val="auto"/>
              <w:kern w:val="2"/>
              <w:sz w:val="24"/>
              <w:szCs w:val="24"/>
              <w:lang w:eastAsia="it-IT"/>
              <w14:ligatures w14:val="standardContextual"/>
            </w:rPr>
          </w:pPr>
          <w:del w:id="216" w:author="Mariano Fumante" w:date="2026-08-28T15:39:00Z" w16du:dateUtc="2026-08-28T13:39:00Z">
            <w:r w:rsidRPr="000712E1" w:rsidDel="000712E1">
              <w:rPr>
                <w:rPrChange w:id="217" w:author="Mariano Fumante" w:date="2026-08-28T15:39:00Z" w16du:dateUtc="2026-08-28T13:39:00Z">
                  <w:rPr>
                    <w:rStyle w:val="Collegamentoipertestuale"/>
                    <w:b w:val="0"/>
                    <w:bCs w:val="0"/>
                    <w:caps w:val="0"/>
                    <w:noProof/>
                  </w:rPr>
                </w:rPrChange>
              </w:rPr>
              <w:delText>9</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218" w:author="Mariano Fumante" w:date="2026-08-28T15:39:00Z" w16du:dateUtc="2026-08-28T13:39:00Z">
                  <w:rPr>
                    <w:rStyle w:val="Collegamentoipertestuale"/>
                    <w:b w:val="0"/>
                    <w:bCs w:val="0"/>
                    <w:caps w:val="0"/>
                    <w:noProof/>
                  </w:rPr>
                </w:rPrChange>
              </w:rPr>
              <w:delText>MONITORAGGIO, REPORTING E RIESAME</w:delText>
            </w:r>
            <w:r w:rsidDel="000712E1">
              <w:rPr>
                <w:noProof/>
                <w:webHidden/>
              </w:rPr>
              <w:tab/>
              <w:delText>20</w:delText>
            </w:r>
          </w:del>
        </w:p>
        <w:p w14:paraId="4CEDFBF9" w14:textId="7DE2626C" w:rsidR="005C259B" w:rsidDel="000712E1" w:rsidRDefault="005C259B">
          <w:pPr>
            <w:pStyle w:val="Sommario1"/>
            <w:tabs>
              <w:tab w:val="left" w:pos="800"/>
              <w:tab w:val="right" w:leader="dot" w:pos="9968"/>
            </w:tabs>
            <w:rPr>
              <w:del w:id="219" w:author="Mariano Fumante" w:date="2026-08-28T15:39:00Z" w16du:dateUtc="2026-08-28T13:39:00Z"/>
              <w:rFonts w:cstheme="minorBidi"/>
              <w:b w:val="0"/>
              <w:bCs w:val="0"/>
              <w:caps w:val="0"/>
              <w:noProof/>
              <w:color w:val="auto"/>
              <w:kern w:val="2"/>
              <w:sz w:val="24"/>
              <w:szCs w:val="24"/>
              <w:lang w:eastAsia="it-IT"/>
              <w14:ligatures w14:val="standardContextual"/>
            </w:rPr>
          </w:pPr>
          <w:del w:id="220" w:author="Mariano Fumante" w:date="2026-08-28T15:39:00Z" w16du:dateUtc="2026-08-28T13:39:00Z">
            <w:r w:rsidRPr="000712E1" w:rsidDel="000712E1">
              <w:rPr>
                <w:rPrChange w:id="221" w:author="Mariano Fumante" w:date="2026-08-28T15:39:00Z" w16du:dateUtc="2026-08-28T13:39:00Z">
                  <w:rPr>
                    <w:rStyle w:val="Collegamentoipertestuale"/>
                    <w:b w:val="0"/>
                    <w:bCs w:val="0"/>
                    <w:caps w:val="0"/>
                    <w:noProof/>
                  </w:rPr>
                </w:rPrChange>
              </w:rPr>
              <w:delText>10</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222" w:author="Mariano Fumante" w:date="2026-08-28T15:39:00Z" w16du:dateUtc="2026-08-28T13:39:00Z">
                  <w:rPr>
                    <w:rStyle w:val="Collegamentoipertestuale"/>
                    <w:b w:val="0"/>
                    <w:bCs w:val="0"/>
                    <w:caps w:val="0"/>
                    <w:noProof/>
                  </w:rPr>
                </w:rPrChange>
              </w:rPr>
              <w:delText>VALUTAZIONE DELL'EFFICACIA DELLE MISURE DI GESTIONE DEL RISCHIO</w:delText>
            </w:r>
            <w:r w:rsidDel="000712E1">
              <w:rPr>
                <w:noProof/>
                <w:webHidden/>
              </w:rPr>
              <w:tab/>
              <w:delText>20</w:delText>
            </w:r>
          </w:del>
        </w:p>
        <w:p w14:paraId="60E86E93" w14:textId="1F68146A" w:rsidR="005C259B" w:rsidDel="000712E1" w:rsidRDefault="005C259B">
          <w:pPr>
            <w:pStyle w:val="Sommario2"/>
            <w:tabs>
              <w:tab w:val="left" w:pos="800"/>
              <w:tab w:val="right" w:leader="dot" w:pos="9968"/>
            </w:tabs>
            <w:rPr>
              <w:del w:id="223" w:author="Mariano Fumante" w:date="2026-08-28T15:39:00Z" w16du:dateUtc="2026-08-28T13:39:00Z"/>
              <w:rFonts w:cstheme="minorBidi"/>
              <w:b w:val="0"/>
              <w:caps w:val="0"/>
              <w:noProof/>
              <w:kern w:val="2"/>
              <w:sz w:val="24"/>
              <w:szCs w:val="24"/>
              <w:lang w:eastAsia="it-IT"/>
              <w14:ligatures w14:val="standardContextual"/>
            </w:rPr>
          </w:pPr>
          <w:del w:id="224" w:author="Mariano Fumante" w:date="2026-08-28T15:39:00Z" w16du:dateUtc="2026-08-28T13:39:00Z">
            <w:r w:rsidRPr="000712E1" w:rsidDel="000712E1">
              <w:rPr>
                <w:rPrChange w:id="225" w:author="Mariano Fumante" w:date="2026-08-28T15:39:00Z" w16du:dateUtc="2026-08-28T13:39:00Z">
                  <w:rPr>
                    <w:rStyle w:val="Collegamentoipertestuale"/>
                    <w:b w:val="0"/>
                    <w:caps w:val="0"/>
                    <w:noProof/>
                  </w:rPr>
                </w:rPrChange>
              </w:rPr>
              <w:delText>10.1</w:delText>
            </w:r>
            <w:r w:rsidDel="000712E1">
              <w:rPr>
                <w:rFonts w:cstheme="minorBidi"/>
                <w:b w:val="0"/>
                <w:caps w:val="0"/>
                <w:noProof/>
                <w:kern w:val="2"/>
                <w:sz w:val="24"/>
                <w:szCs w:val="24"/>
                <w:lang w:eastAsia="it-IT"/>
                <w14:ligatures w14:val="standardContextual"/>
              </w:rPr>
              <w:tab/>
            </w:r>
            <w:r w:rsidRPr="000712E1" w:rsidDel="000712E1">
              <w:rPr>
                <w:rPrChange w:id="226" w:author="Mariano Fumante" w:date="2026-08-28T15:39:00Z" w16du:dateUtc="2026-08-28T13:39:00Z">
                  <w:rPr>
                    <w:rStyle w:val="Collegamentoipertestuale"/>
                    <w:b w:val="0"/>
                    <w:caps w:val="0"/>
                    <w:noProof/>
                  </w:rPr>
                </w:rPrChange>
              </w:rPr>
              <w:delText>AMBITI DI VALUTAZIONE</w:delText>
            </w:r>
            <w:r w:rsidDel="000712E1">
              <w:rPr>
                <w:noProof/>
                <w:webHidden/>
              </w:rPr>
              <w:tab/>
              <w:delText>21</w:delText>
            </w:r>
          </w:del>
        </w:p>
        <w:p w14:paraId="4FE6E58D" w14:textId="27B34E89" w:rsidR="005C259B" w:rsidDel="000712E1" w:rsidRDefault="005C259B">
          <w:pPr>
            <w:pStyle w:val="Sommario2"/>
            <w:tabs>
              <w:tab w:val="left" w:pos="800"/>
              <w:tab w:val="right" w:leader="dot" w:pos="9968"/>
            </w:tabs>
            <w:rPr>
              <w:del w:id="227" w:author="Mariano Fumante" w:date="2026-08-28T15:39:00Z" w16du:dateUtc="2026-08-28T13:39:00Z"/>
              <w:rFonts w:cstheme="minorBidi"/>
              <w:b w:val="0"/>
              <w:caps w:val="0"/>
              <w:noProof/>
              <w:kern w:val="2"/>
              <w:sz w:val="24"/>
              <w:szCs w:val="24"/>
              <w:lang w:eastAsia="it-IT"/>
              <w14:ligatures w14:val="standardContextual"/>
            </w:rPr>
          </w:pPr>
          <w:del w:id="228" w:author="Mariano Fumante" w:date="2026-08-28T15:39:00Z" w16du:dateUtc="2026-08-28T13:39:00Z">
            <w:r w:rsidRPr="000712E1" w:rsidDel="000712E1">
              <w:rPr>
                <w:rPrChange w:id="229" w:author="Mariano Fumante" w:date="2026-08-28T15:39:00Z" w16du:dateUtc="2026-08-28T13:39:00Z">
                  <w:rPr>
                    <w:rStyle w:val="Collegamentoipertestuale"/>
                    <w:b w:val="0"/>
                    <w:caps w:val="0"/>
                    <w:noProof/>
                  </w:rPr>
                </w:rPrChange>
              </w:rPr>
              <w:delText>10.2</w:delText>
            </w:r>
            <w:r w:rsidDel="000712E1">
              <w:rPr>
                <w:rFonts w:cstheme="minorBidi"/>
                <w:b w:val="0"/>
                <w:caps w:val="0"/>
                <w:noProof/>
                <w:kern w:val="2"/>
                <w:sz w:val="24"/>
                <w:szCs w:val="24"/>
                <w:lang w:eastAsia="it-IT"/>
                <w14:ligatures w14:val="standardContextual"/>
              </w:rPr>
              <w:tab/>
            </w:r>
            <w:r w:rsidRPr="000712E1" w:rsidDel="000712E1">
              <w:rPr>
                <w:rPrChange w:id="230" w:author="Mariano Fumante" w:date="2026-08-28T15:39:00Z" w16du:dateUtc="2026-08-28T13:39:00Z">
                  <w:rPr>
                    <w:rStyle w:val="Collegamentoipertestuale"/>
                    <w:b w:val="0"/>
                    <w:caps w:val="0"/>
                    <w:noProof/>
                  </w:rPr>
                </w:rPrChange>
              </w:rPr>
              <w:delText>METODI DI VALUTAZIONE</w:delText>
            </w:r>
            <w:r w:rsidDel="000712E1">
              <w:rPr>
                <w:noProof/>
                <w:webHidden/>
              </w:rPr>
              <w:tab/>
              <w:delText>21</w:delText>
            </w:r>
          </w:del>
        </w:p>
        <w:p w14:paraId="68013E7E" w14:textId="36E86BE8" w:rsidR="005C259B" w:rsidDel="000712E1" w:rsidRDefault="005C259B">
          <w:pPr>
            <w:pStyle w:val="Sommario2"/>
            <w:tabs>
              <w:tab w:val="left" w:pos="800"/>
              <w:tab w:val="right" w:leader="dot" w:pos="9968"/>
            </w:tabs>
            <w:rPr>
              <w:del w:id="231" w:author="Mariano Fumante" w:date="2026-08-28T15:39:00Z" w16du:dateUtc="2026-08-28T13:39:00Z"/>
              <w:rFonts w:cstheme="minorBidi"/>
              <w:b w:val="0"/>
              <w:caps w:val="0"/>
              <w:noProof/>
              <w:kern w:val="2"/>
              <w:sz w:val="24"/>
              <w:szCs w:val="24"/>
              <w:lang w:eastAsia="it-IT"/>
              <w14:ligatures w14:val="standardContextual"/>
            </w:rPr>
          </w:pPr>
          <w:del w:id="232" w:author="Mariano Fumante" w:date="2026-08-28T15:39:00Z" w16du:dateUtc="2026-08-28T13:39:00Z">
            <w:r w:rsidRPr="000712E1" w:rsidDel="000712E1">
              <w:rPr>
                <w:rPrChange w:id="233" w:author="Mariano Fumante" w:date="2026-08-28T15:39:00Z" w16du:dateUtc="2026-08-28T13:39:00Z">
                  <w:rPr>
                    <w:rStyle w:val="Collegamentoipertestuale"/>
                    <w:b w:val="0"/>
                    <w:caps w:val="0"/>
                    <w:noProof/>
                  </w:rPr>
                </w:rPrChange>
              </w:rPr>
              <w:delText>10.3</w:delText>
            </w:r>
            <w:r w:rsidDel="000712E1">
              <w:rPr>
                <w:rFonts w:cstheme="minorBidi"/>
                <w:b w:val="0"/>
                <w:caps w:val="0"/>
                <w:noProof/>
                <w:kern w:val="2"/>
                <w:sz w:val="24"/>
                <w:szCs w:val="24"/>
                <w:lang w:eastAsia="it-IT"/>
                <w14:ligatures w14:val="standardContextual"/>
              </w:rPr>
              <w:tab/>
            </w:r>
            <w:r w:rsidRPr="000712E1" w:rsidDel="000712E1">
              <w:rPr>
                <w:rPrChange w:id="234" w:author="Mariano Fumante" w:date="2026-08-28T15:39:00Z" w16du:dateUtc="2026-08-28T13:39:00Z">
                  <w:rPr>
                    <w:rStyle w:val="Collegamentoipertestuale"/>
                    <w:b w:val="0"/>
                    <w:caps w:val="0"/>
                    <w:noProof/>
                  </w:rPr>
                </w:rPrChange>
              </w:rPr>
              <w:delText>RESPONSABILITÀ</w:delText>
            </w:r>
            <w:r w:rsidDel="000712E1">
              <w:rPr>
                <w:noProof/>
                <w:webHidden/>
              </w:rPr>
              <w:tab/>
              <w:delText>22</w:delText>
            </w:r>
          </w:del>
        </w:p>
        <w:p w14:paraId="12C753AC" w14:textId="242B5B47" w:rsidR="005C259B" w:rsidDel="000712E1" w:rsidRDefault="005C259B">
          <w:pPr>
            <w:pStyle w:val="Sommario2"/>
            <w:tabs>
              <w:tab w:val="left" w:pos="800"/>
              <w:tab w:val="right" w:leader="dot" w:pos="9968"/>
            </w:tabs>
            <w:rPr>
              <w:del w:id="235" w:author="Mariano Fumante" w:date="2026-08-28T15:39:00Z" w16du:dateUtc="2026-08-28T13:39:00Z"/>
              <w:rFonts w:cstheme="minorBidi"/>
              <w:b w:val="0"/>
              <w:caps w:val="0"/>
              <w:noProof/>
              <w:kern w:val="2"/>
              <w:sz w:val="24"/>
              <w:szCs w:val="24"/>
              <w:lang w:eastAsia="it-IT"/>
              <w14:ligatures w14:val="standardContextual"/>
            </w:rPr>
          </w:pPr>
          <w:del w:id="236" w:author="Mariano Fumante" w:date="2026-08-28T15:39:00Z" w16du:dateUtc="2026-08-28T13:39:00Z">
            <w:r w:rsidRPr="000712E1" w:rsidDel="000712E1">
              <w:rPr>
                <w:rPrChange w:id="237" w:author="Mariano Fumante" w:date="2026-08-28T15:39:00Z" w16du:dateUtc="2026-08-28T13:39:00Z">
                  <w:rPr>
                    <w:rStyle w:val="Collegamentoipertestuale"/>
                    <w:b w:val="0"/>
                    <w:caps w:val="0"/>
                    <w:noProof/>
                  </w:rPr>
                </w:rPrChange>
              </w:rPr>
              <w:delText>10.4</w:delText>
            </w:r>
            <w:r w:rsidDel="000712E1">
              <w:rPr>
                <w:rFonts w:cstheme="minorBidi"/>
                <w:b w:val="0"/>
                <w:caps w:val="0"/>
                <w:noProof/>
                <w:kern w:val="2"/>
                <w:sz w:val="24"/>
                <w:szCs w:val="24"/>
                <w:lang w:eastAsia="it-IT"/>
                <w14:ligatures w14:val="standardContextual"/>
              </w:rPr>
              <w:tab/>
            </w:r>
            <w:r w:rsidRPr="000712E1" w:rsidDel="000712E1">
              <w:rPr>
                <w:rPrChange w:id="238" w:author="Mariano Fumante" w:date="2026-08-28T15:39:00Z" w16du:dateUtc="2026-08-28T13:39:00Z">
                  <w:rPr>
                    <w:rStyle w:val="Collegamentoipertestuale"/>
                    <w:b w:val="0"/>
                    <w:caps w:val="0"/>
                    <w:noProof/>
                  </w:rPr>
                </w:rPrChange>
              </w:rPr>
              <w:delText>ESITI DELLE VALUTAZIONI</w:delText>
            </w:r>
            <w:r w:rsidDel="000712E1">
              <w:rPr>
                <w:noProof/>
                <w:webHidden/>
              </w:rPr>
              <w:tab/>
              <w:delText>22</w:delText>
            </w:r>
          </w:del>
        </w:p>
        <w:p w14:paraId="03E1B68B" w14:textId="0620ED02" w:rsidR="005C259B" w:rsidDel="000712E1" w:rsidRDefault="005C259B">
          <w:pPr>
            <w:pStyle w:val="Sommario2"/>
            <w:tabs>
              <w:tab w:val="left" w:pos="800"/>
              <w:tab w:val="right" w:leader="dot" w:pos="9968"/>
            </w:tabs>
            <w:rPr>
              <w:del w:id="239" w:author="Mariano Fumante" w:date="2026-08-28T15:39:00Z" w16du:dateUtc="2026-08-28T13:39:00Z"/>
              <w:rFonts w:cstheme="minorBidi"/>
              <w:b w:val="0"/>
              <w:caps w:val="0"/>
              <w:noProof/>
              <w:kern w:val="2"/>
              <w:sz w:val="24"/>
              <w:szCs w:val="24"/>
              <w:lang w:eastAsia="it-IT"/>
              <w14:ligatures w14:val="standardContextual"/>
            </w:rPr>
          </w:pPr>
          <w:del w:id="240" w:author="Mariano Fumante" w:date="2026-08-28T15:39:00Z" w16du:dateUtc="2026-08-28T13:39:00Z">
            <w:r w:rsidRPr="000712E1" w:rsidDel="000712E1">
              <w:rPr>
                <w:rPrChange w:id="241" w:author="Mariano Fumante" w:date="2026-08-28T15:39:00Z" w16du:dateUtc="2026-08-28T13:39:00Z">
                  <w:rPr>
                    <w:rStyle w:val="Collegamentoipertestuale"/>
                    <w:b w:val="0"/>
                    <w:caps w:val="0"/>
                    <w:noProof/>
                  </w:rPr>
                </w:rPrChange>
              </w:rPr>
              <w:delText>10.5</w:delText>
            </w:r>
            <w:r w:rsidDel="000712E1">
              <w:rPr>
                <w:rFonts w:cstheme="minorBidi"/>
                <w:b w:val="0"/>
                <w:caps w:val="0"/>
                <w:noProof/>
                <w:kern w:val="2"/>
                <w:sz w:val="24"/>
                <w:szCs w:val="24"/>
                <w:lang w:eastAsia="it-IT"/>
                <w14:ligatures w14:val="standardContextual"/>
              </w:rPr>
              <w:tab/>
            </w:r>
            <w:r w:rsidRPr="000712E1" w:rsidDel="000712E1">
              <w:rPr>
                <w:rPrChange w:id="242" w:author="Mariano Fumante" w:date="2026-08-28T15:39:00Z" w16du:dateUtc="2026-08-28T13:39:00Z">
                  <w:rPr>
                    <w:rStyle w:val="Collegamentoipertestuale"/>
                    <w:b w:val="0"/>
                    <w:caps w:val="0"/>
                    <w:noProof/>
                  </w:rPr>
                </w:rPrChange>
              </w:rPr>
              <w:delText>REPORTING AGLI ORGANI DI GOVERNO</w:delText>
            </w:r>
            <w:r w:rsidDel="000712E1">
              <w:rPr>
                <w:noProof/>
                <w:webHidden/>
              </w:rPr>
              <w:tab/>
              <w:delText>22</w:delText>
            </w:r>
          </w:del>
        </w:p>
        <w:p w14:paraId="0524A9CC" w14:textId="275CC117" w:rsidR="005C259B" w:rsidDel="000712E1" w:rsidRDefault="005C259B">
          <w:pPr>
            <w:pStyle w:val="Sommario1"/>
            <w:tabs>
              <w:tab w:val="left" w:pos="800"/>
              <w:tab w:val="right" w:leader="dot" w:pos="9968"/>
            </w:tabs>
            <w:rPr>
              <w:del w:id="243" w:author="Mariano Fumante" w:date="2026-08-28T15:39:00Z" w16du:dateUtc="2026-08-28T13:39:00Z"/>
              <w:rFonts w:cstheme="minorBidi"/>
              <w:b w:val="0"/>
              <w:bCs w:val="0"/>
              <w:caps w:val="0"/>
              <w:noProof/>
              <w:color w:val="auto"/>
              <w:kern w:val="2"/>
              <w:sz w:val="24"/>
              <w:szCs w:val="24"/>
              <w:lang w:eastAsia="it-IT"/>
              <w14:ligatures w14:val="standardContextual"/>
            </w:rPr>
          </w:pPr>
          <w:del w:id="244" w:author="Mariano Fumante" w:date="2026-08-28T15:39:00Z" w16du:dateUtc="2026-08-28T13:39:00Z">
            <w:r w:rsidRPr="000712E1" w:rsidDel="000712E1">
              <w:rPr>
                <w:rPrChange w:id="245" w:author="Mariano Fumante" w:date="2026-08-28T15:39:00Z" w16du:dateUtc="2026-08-28T13:39:00Z">
                  <w:rPr>
                    <w:rStyle w:val="Collegamentoipertestuale"/>
                    <w:b w:val="0"/>
                    <w:bCs w:val="0"/>
                    <w:caps w:val="0"/>
                    <w:noProof/>
                  </w:rPr>
                </w:rPrChange>
              </w:rPr>
              <w:delText>11</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246" w:author="Mariano Fumante" w:date="2026-08-28T15:39:00Z" w16du:dateUtc="2026-08-28T13:39:00Z">
                  <w:rPr>
                    <w:rStyle w:val="Collegamentoipertestuale"/>
                    <w:b w:val="0"/>
                    <w:bCs w:val="0"/>
                    <w:caps w:val="0"/>
                    <w:noProof/>
                  </w:rPr>
                </w:rPrChange>
              </w:rPr>
              <w:delText>MIGLIORAMENTO CONTINUO</w:delText>
            </w:r>
            <w:r w:rsidDel="000712E1">
              <w:rPr>
                <w:noProof/>
                <w:webHidden/>
              </w:rPr>
              <w:tab/>
              <w:delText>23</w:delText>
            </w:r>
          </w:del>
        </w:p>
        <w:p w14:paraId="6A92AC88" w14:textId="61B9D525" w:rsidR="005C259B" w:rsidDel="000712E1" w:rsidRDefault="005C259B">
          <w:pPr>
            <w:pStyle w:val="Sommario1"/>
            <w:tabs>
              <w:tab w:val="left" w:pos="800"/>
              <w:tab w:val="right" w:leader="dot" w:pos="9968"/>
            </w:tabs>
            <w:rPr>
              <w:del w:id="247" w:author="Mariano Fumante" w:date="2026-08-28T15:39:00Z" w16du:dateUtc="2026-08-28T13:39:00Z"/>
              <w:rFonts w:cstheme="minorBidi"/>
              <w:b w:val="0"/>
              <w:bCs w:val="0"/>
              <w:caps w:val="0"/>
              <w:noProof/>
              <w:color w:val="auto"/>
              <w:kern w:val="2"/>
              <w:sz w:val="24"/>
              <w:szCs w:val="24"/>
              <w:lang w:eastAsia="it-IT"/>
              <w14:ligatures w14:val="standardContextual"/>
            </w:rPr>
          </w:pPr>
          <w:del w:id="248" w:author="Mariano Fumante" w:date="2026-08-28T15:39:00Z" w16du:dateUtc="2026-08-28T13:39:00Z">
            <w:r w:rsidRPr="000712E1" w:rsidDel="000712E1">
              <w:rPr>
                <w:rPrChange w:id="249" w:author="Mariano Fumante" w:date="2026-08-28T15:39:00Z" w16du:dateUtc="2026-08-28T13:39:00Z">
                  <w:rPr>
                    <w:rStyle w:val="Collegamentoipertestuale"/>
                    <w:b w:val="0"/>
                    <w:bCs w:val="0"/>
                    <w:caps w:val="0"/>
                    <w:noProof/>
                  </w:rPr>
                </w:rPrChange>
              </w:rPr>
              <w:delText>12</w:delText>
            </w:r>
            <w:r w:rsidDel="000712E1">
              <w:rPr>
                <w:rFonts w:cstheme="minorBidi"/>
                <w:b w:val="0"/>
                <w:bCs w:val="0"/>
                <w:caps w:val="0"/>
                <w:noProof/>
                <w:color w:val="auto"/>
                <w:kern w:val="2"/>
                <w:sz w:val="24"/>
                <w:szCs w:val="24"/>
                <w:lang w:eastAsia="it-IT"/>
                <w14:ligatures w14:val="standardContextual"/>
              </w:rPr>
              <w:tab/>
            </w:r>
            <w:r w:rsidRPr="000712E1" w:rsidDel="000712E1">
              <w:rPr>
                <w:rPrChange w:id="250" w:author="Mariano Fumante" w:date="2026-08-28T15:39:00Z" w16du:dateUtc="2026-08-28T13:39:00Z">
                  <w:rPr>
                    <w:rStyle w:val="Collegamentoipertestuale"/>
                    <w:b w:val="0"/>
                    <w:bCs w:val="0"/>
                    <w:caps w:val="0"/>
                    <w:noProof/>
                  </w:rPr>
                </w:rPrChange>
              </w:rPr>
              <w:delText>REVISIONE E AGGIORNAMENTO DEL DOCUMENTO</w:delText>
            </w:r>
            <w:r w:rsidDel="000712E1">
              <w:rPr>
                <w:noProof/>
                <w:webHidden/>
              </w:rPr>
              <w:tab/>
              <w:delText>23</w:delText>
            </w:r>
          </w:del>
        </w:p>
        <w:p w14:paraId="09F510FF" w14:textId="17F1CACE" w:rsidR="001C4554" w:rsidRPr="006346BB" w:rsidRDefault="001C4554" w:rsidP="001C4554">
          <w:r w:rsidRPr="006346BB">
            <w:rPr>
              <w:rFonts w:cstheme="minorHAnsi"/>
              <w:b/>
              <w:bCs/>
              <w:caps/>
              <w:color w:val="C51B88" w:themeColor="accent1"/>
              <w:sz w:val="20"/>
            </w:rPr>
            <w:fldChar w:fldCharType="end"/>
          </w:r>
        </w:p>
      </w:sdtContent>
    </w:sdt>
    <w:p w14:paraId="433EECB0" w14:textId="3AF4FFA7" w:rsidR="0025363B" w:rsidRDefault="0025363B">
      <w:pPr>
        <w:spacing w:before="0"/>
        <w:jc w:val="both"/>
      </w:pPr>
      <w:bookmarkStart w:id="251" w:name="_Toc138087437"/>
      <w:bookmarkStart w:id="252" w:name="_Toc145682511"/>
      <w:bookmarkStart w:id="253" w:name="_Toc223600164"/>
      <w:r>
        <w:br w:type="page"/>
      </w:r>
    </w:p>
    <w:p w14:paraId="1039200E" w14:textId="6CBDAA66" w:rsidR="0025363B" w:rsidRDefault="0025363B" w:rsidP="0081782E">
      <w:pPr>
        <w:pStyle w:val="Titolo1"/>
        <w:rPr>
          <w:caps/>
        </w:rPr>
      </w:pPr>
      <w:bookmarkStart w:id="254" w:name="_Toc238824004"/>
      <w:r>
        <w:lastRenderedPageBreak/>
        <w:t>SCOPO E CAMPO DI APPLICAZIONE</w:t>
      </w:r>
      <w:bookmarkEnd w:id="251"/>
      <w:bookmarkEnd w:id="252"/>
      <w:bookmarkEnd w:id="253"/>
      <w:bookmarkEnd w:id="254"/>
    </w:p>
    <w:p w14:paraId="2996FE5B" w14:textId="2F6598E9" w:rsidR="00C6645C" w:rsidRPr="00C6645C" w:rsidRDefault="00C6645C" w:rsidP="00C6645C">
      <w:pPr>
        <w:jc w:val="both"/>
      </w:pPr>
      <w:r w:rsidRPr="00C6645C">
        <w:t>Il presente documento definisce il quadro di riferimento per la gestione e il monitoraggio dei rischi di sicurezza informatica della Società Capogruppo Engineering Ingegneria Informatica S.p.A. (“</w:t>
      </w:r>
      <w:r w:rsidRPr="00C6645C">
        <w:rPr>
          <w:b/>
          <w:bCs/>
        </w:rPr>
        <w:t>Capogruppo</w:t>
      </w:r>
      <w:r w:rsidRPr="00C6645C">
        <w:t>”) e delle Società Controllate del Gruppo Engineering (“</w:t>
      </w:r>
      <w:r w:rsidRPr="00C6645C">
        <w:rPr>
          <w:b/>
          <w:bCs/>
        </w:rPr>
        <w:t>Società del Gruppo</w:t>
      </w:r>
      <w:r w:rsidRPr="00C6645C">
        <w:t>” o “</w:t>
      </w:r>
      <w:r w:rsidRPr="00C6645C">
        <w:rPr>
          <w:b/>
          <w:bCs/>
        </w:rPr>
        <w:t>Società Controllate</w:t>
      </w:r>
      <w:r w:rsidRPr="00C6645C">
        <w:t>”), con l'obiettivo di garantire un approccio strutturato, coerente e proporzionato all'identificazione, analisi, valutazione, trattamento, monitoraggio e accettazione dei rischi che possono compromettere la riservatezza, l'integrità, la disponibilità e l'autenticità delle informazioni, dei sistemi informativi e dei servizi digitali del Gruppo.</w:t>
      </w:r>
    </w:p>
    <w:p w14:paraId="20A8B650" w14:textId="6E956F7B" w:rsidR="00C6645C" w:rsidRPr="00C6645C" w:rsidRDefault="00C6645C" w:rsidP="00C6645C">
      <w:pPr>
        <w:jc w:val="both"/>
      </w:pPr>
      <w:r w:rsidRPr="00C6645C">
        <w:t xml:space="preserve">Il Piano disciplina i principi, gli indirizzi strategici, il modello di governance, i ruoli e le responsabilità, i criteri di supervisione e le modalità di monitoraggio e reporting del rischio </w:t>
      </w:r>
      <w:r w:rsidR="002A5FE9">
        <w:t>di sicurezza informatica</w:t>
      </w:r>
      <w:r w:rsidRPr="00C6645C">
        <w:t>, assicurando un presidio continuo dell'esposizione ai rischi di sicurezza informatica e della relativa evoluzione nel tempo. Esso si applica a tutti gli asset ICT, agli asset informativi, ai processi, ai servizi digitali e alle infrastrutture tecnologiche del Gruppo Engineering, inclusi quelli gestiti da fornitori esterni, partner tecnologici o altri soggetti terzi operanti per conto del Gruppo.</w:t>
      </w:r>
    </w:p>
    <w:p w14:paraId="0366D8F5" w14:textId="77777777" w:rsidR="00C6645C" w:rsidRPr="00C6645C" w:rsidRDefault="00C6645C" w:rsidP="00C6645C">
      <w:pPr>
        <w:jc w:val="both"/>
      </w:pPr>
      <w:r w:rsidRPr="00C6645C">
        <w:t>Il presente documento recepisce i principi e i requisiti previsti dalla normativa vigente in materia di cybersicurezza, resilienza operativa digitale e gestione del rischio, incluse la Direttiva (UE) 2022/2555 (NIS2), il relativo decreto nazionale di recepimento, il Regolamento (UE) 2022/2554 (DORA), il Regolamento (UE) 2024/2847 (Cyber Resilience Act), nonché le principali norme e best practice internazionali di riferimento in materia di Information Security Risk Management.</w:t>
      </w:r>
    </w:p>
    <w:p w14:paraId="1B9DE3D5" w14:textId="77777777" w:rsidR="00C6645C" w:rsidRPr="00C6645C" w:rsidRDefault="00C6645C" w:rsidP="00C6645C">
      <w:pPr>
        <w:jc w:val="both"/>
      </w:pPr>
      <w:r w:rsidRPr="00C6645C">
        <w:t>Il Piano definisce l'approccio strategico adottato dal Gruppo per la gestione del rischio di sicurezza informatica, fondato sui principi di:</w:t>
      </w:r>
    </w:p>
    <w:p w14:paraId="133A1808" w14:textId="77777777" w:rsidR="00C6645C" w:rsidRPr="00C6645C" w:rsidRDefault="00C6645C">
      <w:pPr>
        <w:pStyle w:val="Elencopuntatoprimolivello"/>
        <w:pPrChange w:id="255" w:author="Mariano Fumante" w:date="2026-08-28T15:39:00Z" w16du:dateUtc="2026-08-28T13:39:00Z">
          <w:pPr>
            <w:numPr>
              <w:numId w:val="5"/>
            </w:numPr>
            <w:tabs>
              <w:tab w:val="num" w:pos="720"/>
            </w:tabs>
            <w:ind w:left="720" w:hanging="360"/>
            <w:jc w:val="both"/>
          </w:pPr>
        </w:pPrChange>
      </w:pPr>
      <w:r w:rsidRPr="00C6645C">
        <w:t>integrazione tra gestione del rischio e obiettivi di business;</w:t>
      </w:r>
    </w:p>
    <w:p w14:paraId="36B8A07B" w14:textId="77777777" w:rsidR="00C6645C" w:rsidRPr="00C6645C" w:rsidRDefault="00C6645C">
      <w:pPr>
        <w:pStyle w:val="Elencopuntatoprimolivello"/>
        <w:pPrChange w:id="256" w:author="Mariano Fumante" w:date="2026-08-28T15:39:00Z" w16du:dateUtc="2026-08-28T13:39:00Z">
          <w:pPr>
            <w:numPr>
              <w:numId w:val="5"/>
            </w:numPr>
            <w:tabs>
              <w:tab w:val="num" w:pos="720"/>
            </w:tabs>
            <w:ind w:left="720" w:hanging="360"/>
            <w:jc w:val="both"/>
          </w:pPr>
        </w:pPrChange>
      </w:pPr>
      <w:r w:rsidRPr="00C6645C">
        <w:t>approccio risk-based e proporzionale al livello di esposizione;</w:t>
      </w:r>
    </w:p>
    <w:p w14:paraId="63F163A7" w14:textId="77777777" w:rsidR="00C6645C" w:rsidRPr="00C6645C" w:rsidRDefault="00C6645C">
      <w:pPr>
        <w:pStyle w:val="Elencopuntatoprimolivello"/>
        <w:pPrChange w:id="257" w:author="Mariano Fumante" w:date="2026-08-28T15:39:00Z" w16du:dateUtc="2026-08-28T13:39:00Z">
          <w:pPr>
            <w:numPr>
              <w:numId w:val="5"/>
            </w:numPr>
            <w:tabs>
              <w:tab w:val="num" w:pos="720"/>
            </w:tabs>
            <w:ind w:left="720" w:hanging="360"/>
            <w:jc w:val="both"/>
          </w:pPr>
        </w:pPrChange>
      </w:pPr>
      <w:r w:rsidRPr="00C6645C">
        <w:t>considerazione delle minacce intenzionali, accidentali e ambientali (all-hazards approach);</w:t>
      </w:r>
    </w:p>
    <w:p w14:paraId="3E88D6C2" w14:textId="77777777" w:rsidR="00C6645C" w:rsidRPr="00C6645C" w:rsidRDefault="00C6645C">
      <w:pPr>
        <w:pStyle w:val="Elencopuntatoprimolivello"/>
        <w:pPrChange w:id="258" w:author="Mariano Fumante" w:date="2026-08-28T15:39:00Z" w16du:dateUtc="2026-08-28T13:39:00Z">
          <w:pPr>
            <w:numPr>
              <w:numId w:val="5"/>
            </w:numPr>
            <w:tabs>
              <w:tab w:val="num" w:pos="720"/>
            </w:tabs>
            <w:ind w:left="720" w:hanging="360"/>
            <w:jc w:val="both"/>
          </w:pPr>
        </w:pPrChange>
      </w:pPr>
      <w:r w:rsidRPr="00C6645C">
        <w:t>monitoraggio continuo dell'evoluzione del contesto di rischio e del panorama delle minacce;</w:t>
      </w:r>
    </w:p>
    <w:p w14:paraId="22A3A932" w14:textId="77777777" w:rsidR="00C6645C" w:rsidRPr="00C6645C" w:rsidRDefault="00C6645C">
      <w:pPr>
        <w:pStyle w:val="Elencopuntatoprimolivello"/>
        <w:pPrChange w:id="259" w:author="Mariano Fumante" w:date="2026-08-28T15:39:00Z" w16du:dateUtc="2026-08-28T13:39:00Z">
          <w:pPr>
            <w:numPr>
              <w:numId w:val="5"/>
            </w:numPr>
            <w:tabs>
              <w:tab w:val="num" w:pos="720"/>
            </w:tabs>
            <w:ind w:left="720" w:hanging="360"/>
            <w:jc w:val="both"/>
          </w:pPr>
        </w:pPrChange>
      </w:pPr>
      <w:r w:rsidRPr="00C6645C">
        <w:t>responsabilizzazione dei soggetti competenti nella gestione e accettazione del rischio;</w:t>
      </w:r>
    </w:p>
    <w:p w14:paraId="7B9E9909" w14:textId="77777777" w:rsidR="00C6645C" w:rsidRPr="00C6645C" w:rsidRDefault="00C6645C">
      <w:pPr>
        <w:pStyle w:val="Elencopuntatoprimolivello"/>
        <w:pPrChange w:id="260" w:author="Mariano Fumante" w:date="2026-08-28T15:39:00Z" w16du:dateUtc="2026-08-28T13:39:00Z">
          <w:pPr>
            <w:numPr>
              <w:numId w:val="5"/>
            </w:numPr>
            <w:tabs>
              <w:tab w:val="num" w:pos="720"/>
            </w:tabs>
            <w:ind w:left="720" w:hanging="360"/>
            <w:jc w:val="both"/>
          </w:pPr>
        </w:pPrChange>
      </w:pPr>
      <w:r w:rsidRPr="00C6645C">
        <w:t>tracciabilità delle decisioni assunte;</w:t>
      </w:r>
    </w:p>
    <w:p w14:paraId="0E61DF1D" w14:textId="77777777" w:rsidR="00C6645C" w:rsidRPr="00C6645C" w:rsidRDefault="00C6645C">
      <w:pPr>
        <w:pStyle w:val="Elencopuntatoprimolivello"/>
        <w:pPrChange w:id="261" w:author="Mariano Fumante" w:date="2026-08-28T15:39:00Z" w16du:dateUtc="2026-08-28T13:39:00Z">
          <w:pPr>
            <w:numPr>
              <w:numId w:val="5"/>
            </w:numPr>
            <w:tabs>
              <w:tab w:val="num" w:pos="720"/>
            </w:tabs>
            <w:ind w:left="720" w:hanging="360"/>
            <w:jc w:val="both"/>
          </w:pPr>
        </w:pPrChange>
      </w:pPr>
      <w:r w:rsidRPr="00C6645C">
        <w:t>miglioramento continuo del sistema di gestione del rischio.</w:t>
      </w:r>
    </w:p>
    <w:p w14:paraId="5BB9244A" w14:textId="17E44B40" w:rsidR="00C6645C" w:rsidRPr="00C6645C" w:rsidRDefault="00C6645C" w:rsidP="00C6645C">
      <w:pPr>
        <w:jc w:val="both"/>
      </w:pPr>
      <w:r w:rsidRPr="00C6645C">
        <w:t xml:space="preserve">La metodologia operativa utilizzata per l'identificazione, l'analisi, la valutazione, il trattamento e la misurazione del rischio </w:t>
      </w:r>
      <w:r w:rsidR="002A5FE9">
        <w:t>di sicurezza informatica</w:t>
      </w:r>
      <w:r w:rsidR="002A5FE9" w:rsidRPr="00EC3265">
        <w:t xml:space="preserve"> </w:t>
      </w:r>
      <w:r w:rsidRPr="00C6645C">
        <w:t xml:space="preserve">è disciplinata nell'Istruzione Operativa </w:t>
      </w:r>
      <w:r w:rsidRPr="00C6645C">
        <w:rPr>
          <w:b/>
          <w:bCs/>
        </w:rPr>
        <w:t>"ISM08_IO01 - Metodologia di Cyber Risk Assessment e Risk Treatment"</w:t>
      </w:r>
      <w:r w:rsidRPr="00C6645C">
        <w:t>. Tale Istruzione Operativa costituisce il riferimento metodologico di dettaglio a supporto del presente Piano e definisce, tra gli altri aspetti, il modello di valutazione del rischio, i criteri di analisi delle minacce e delle vulnerabilità, le matrici di rischio, le scale di impatto e probabilità, i criteri di trattamento, le modalità di accettazione del rischio residuo, gli indicatori di rischio e le relative regole applicative.</w:t>
      </w:r>
    </w:p>
    <w:p w14:paraId="68B21308" w14:textId="77777777" w:rsidR="00C6645C" w:rsidRPr="00C6645C" w:rsidRDefault="00C6645C" w:rsidP="00C6645C">
      <w:pPr>
        <w:jc w:val="both"/>
      </w:pPr>
      <w:r w:rsidRPr="00C6645C">
        <w:t>Restano invece disciplinati nel presente documento i principi di governance, le responsabilità organizzative, il sistema di supervisione e reporting, i criteri strategici di monitoraggio del rischio, le modalità di escalation e i principi di accettazione del rischio residuo.</w:t>
      </w:r>
    </w:p>
    <w:p w14:paraId="1291062E" w14:textId="5E967131" w:rsidR="00C6645C" w:rsidRPr="00C6645C" w:rsidRDefault="00C6645C" w:rsidP="00C6645C">
      <w:pPr>
        <w:jc w:val="both"/>
      </w:pPr>
      <w:r w:rsidRPr="00C6645C">
        <w:t xml:space="preserve">Il presente documento è di diretta applicazione </w:t>
      </w:r>
      <w:r w:rsidR="000910FC">
        <w:t xml:space="preserve">all’interno della Capogruppo </w:t>
      </w:r>
      <w:r w:rsidRPr="00C6645C">
        <w:t>e, previo recepimento da parte dei rispettivi Consigli di Amministrazione, si applica a tutte le Società del Gruppo, con eventuali adeguamenti resi necessari da vincoli normativi specifici o da esigenze legate alle peculiarità, ai ruoli e alle responsabilità di ciascuna Società, sentito il parere della funzione centrale Group Information Security Office (GISO).</w:t>
      </w:r>
    </w:p>
    <w:p w14:paraId="60A6D83E" w14:textId="77777777" w:rsidR="00C6645C" w:rsidRPr="00C6645C" w:rsidRDefault="00C6645C" w:rsidP="00C6645C">
      <w:pPr>
        <w:jc w:val="both"/>
      </w:pPr>
      <w:r w:rsidRPr="00C6645C">
        <w:t xml:space="preserve">Nelle more delle approvazioni, e ai fini della formale adozione da parte dei Consigli di Amministrazione e/o degli Amministratori Unici delle Società Controllate, il presente documento si intende applicabile alle Società incluse nel perimetro di riferimento. Eventuali variazioni, eccezioni o modifiche dovranno essere adeguatamente motivate e </w:t>
      </w:r>
      <w:r w:rsidRPr="00C6645C">
        <w:lastRenderedPageBreak/>
        <w:t>comunicate secondo le modalità descritte nella Policy di Gruppo "Governance del Sistema Normativo Interno del Gruppo Engineering" e sentito il parere del Group CISO.</w:t>
      </w:r>
    </w:p>
    <w:p w14:paraId="7BC2B1F0" w14:textId="77777777" w:rsidR="00C6645C" w:rsidRPr="00C6645C" w:rsidRDefault="00C6645C" w:rsidP="00C6645C">
      <w:pPr>
        <w:jc w:val="both"/>
      </w:pPr>
      <w:r w:rsidRPr="00C6645C">
        <w:t>Pertanto, tale documento dovrà essere adottato da ciascuna Società Controllata tramite il recepimento da parte del rispettivo Consiglio di Amministrazione / Amministratore Unico. Tale Organo è responsabile di valutarne la completa applicabilità e di motivare eventuali eccezioni, che potranno riguardare esclusivamente aspetti normativi specialistici o locali e/o specifiche peculiarità organizzative della Società interessata.</w:t>
      </w:r>
    </w:p>
    <w:p w14:paraId="77314835" w14:textId="77777777" w:rsidR="00C6645C" w:rsidRPr="00C6645C" w:rsidRDefault="00C6645C" w:rsidP="00C6645C">
      <w:pPr>
        <w:jc w:val="both"/>
      </w:pPr>
      <w:r w:rsidRPr="00C6645C">
        <w:t>Per qualsiasi ulteriore aspetto al riguardo si rimanda alla Policy di Gruppo "Governance del Sistema Normativo Interno del Gruppo Engineering" (par. 5.3.3 "Adozione da parte delle Società Controllate e gestione delle eccezioni").</w:t>
      </w:r>
    </w:p>
    <w:p w14:paraId="38AC1B8E" w14:textId="77777777" w:rsidR="00C6645C" w:rsidRPr="00C6645C" w:rsidRDefault="00C6645C" w:rsidP="00C6645C">
      <w:pPr>
        <w:jc w:val="both"/>
      </w:pPr>
      <w:r w:rsidRPr="00C6645C">
        <w:t>In ogni caso, il presente documento deve essere approvato dalle Società Controllate incluse nel perimetro di applicazione entro dodici mesi dalla sua entrata in vigore.</w:t>
      </w:r>
    </w:p>
    <w:p w14:paraId="1A5DBC4E" w14:textId="77777777" w:rsidR="002C630F" w:rsidRPr="00F81E50" w:rsidRDefault="002C630F" w:rsidP="00E36557"/>
    <w:p w14:paraId="25CD5BBE" w14:textId="2915D71E" w:rsidR="0025363B" w:rsidRDefault="0025363B" w:rsidP="0081782E">
      <w:pPr>
        <w:pStyle w:val="Titolo1"/>
      </w:pPr>
      <w:bookmarkStart w:id="262" w:name="_Toc138087438"/>
      <w:bookmarkStart w:id="263" w:name="_Toc145682512"/>
      <w:bookmarkStart w:id="264" w:name="_Toc223600165"/>
      <w:bookmarkStart w:id="265" w:name="_Toc238824005"/>
      <w:r>
        <w:t xml:space="preserve">DEFINIZIONI E </w:t>
      </w:r>
      <w:r w:rsidRPr="00F218EB">
        <w:t>ACRONIMI</w:t>
      </w:r>
      <w:bookmarkEnd w:id="262"/>
      <w:bookmarkEnd w:id="263"/>
      <w:bookmarkEnd w:id="264"/>
      <w:bookmarkEnd w:id="265"/>
    </w:p>
    <w:p w14:paraId="161834CD" w14:textId="77777777" w:rsidR="00A02B9B" w:rsidRDefault="00A02B9B" w:rsidP="0025363B">
      <w:pPr>
        <w:tabs>
          <w:tab w:val="left" w:pos="1134"/>
        </w:tabs>
        <w:spacing w:before="60" w:after="60" w:line="60" w:lineRule="atLeast"/>
        <w:jc w:val="both"/>
        <w:rPr>
          <w:b/>
          <w:bCs/>
        </w:rPr>
      </w:pPr>
    </w:p>
    <w:p w14:paraId="72EFA466" w14:textId="77777777" w:rsidR="00A02B9B" w:rsidRDefault="00A02B9B" w:rsidP="0025363B">
      <w:pPr>
        <w:tabs>
          <w:tab w:val="left" w:pos="1134"/>
        </w:tabs>
        <w:spacing w:before="60" w:after="60" w:line="60" w:lineRule="atLeast"/>
        <w:jc w:val="both"/>
        <w:rPr>
          <w:b/>
          <w:bCs/>
        </w:rPr>
      </w:pPr>
    </w:p>
    <w:tbl>
      <w:tblPr>
        <w:tblStyle w:val="Grigliatabella"/>
        <w:tblW w:w="0" w:type="auto"/>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7"/>
        <w:gridCol w:w="7851"/>
      </w:tblGrid>
      <w:tr w:rsidR="0025363B" w14:paraId="3AB75F71" w14:textId="77777777" w:rsidTr="000F7BF1">
        <w:trPr>
          <w:trHeight w:val="630"/>
          <w:tblHeader/>
        </w:trPr>
        <w:tc>
          <w:tcPr>
            <w:tcW w:w="2127" w:type="dxa"/>
          </w:tcPr>
          <w:p w14:paraId="459B0894" w14:textId="77777777" w:rsidR="0025363B" w:rsidRPr="000B25F4" w:rsidRDefault="0025363B" w:rsidP="00776401">
            <w:pPr>
              <w:spacing w:before="60" w:afterLines="60" w:after="144" w:line="276" w:lineRule="auto"/>
              <w:rPr>
                <w:b/>
                <w:bCs/>
                <w:color w:val="C51B88"/>
                <w:lang w:eastAsia="it-IT"/>
              </w:rPr>
            </w:pPr>
            <w:r w:rsidRPr="000B25F4">
              <w:rPr>
                <w:rFonts w:cs="Arial"/>
                <w:b/>
                <w:color w:val="C51B88"/>
              </w:rPr>
              <w:t>Definizione</w:t>
            </w:r>
          </w:p>
        </w:tc>
        <w:tc>
          <w:tcPr>
            <w:tcW w:w="7851" w:type="dxa"/>
          </w:tcPr>
          <w:p w14:paraId="67A4DCCC" w14:textId="77777777" w:rsidR="0025363B" w:rsidRPr="000B25F4" w:rsidRDefault="0025363B" w:rsidP="00776401">
            <w:pPr>
              <w:spacing w:before="60" w:afterLines="60" w:after="144" w:line="276" w:lineRule="auto"/>
              <w:rPr>
                <w:color w:val="C51B88"/>
              </w:rPr>
            </w:pPr>
            <w:r w:rsidRPr="000B25F4">
              <w:rPr>
                <w:rFonts w:cs="Arial"/>
                <w:b/>
                <w:color w:val="C51B88"/>
              </w:rPr>
              <w:t>Descrizione</w:t>
            </w:r>
          </w:p>
        </w:tc>
      </w:tr>
      <w:tr w:rsidR="00A02B9B" w:rsidRPr="005C43B5" w14:paraId="0E4F5CA4" w14:textId="77777777" w:rsidTr="00AE69E2">
        <w:tc>
          <w:tcPr>
            <w:tcW w:w="2127" w:type="dxa"/>
            <w:vAlign w:val="center"/>
          </w:tcPr>
          <w:p w14:paraId="3344951E" w14:textId="77EBB025" w:rsidR="00A02B9B" w:rsidRPr="00780832" w:rsidRDefault="00A02B9B" w:rsidP="00A02B9B">
            <w:pPr>
              <w:spacing w:before="60" w:afterLines="60" w:after="144"/>
              <w:rPr>
                <w:rFonts w:cs="Arial"/>
                <w:lang w:val="x-none"/>
              </w:rPr>
            </w:pPr>
            <w:r w:rsidRPr="00780832">
              <w:t>Asset</w:t>
            </w:r>
          </w:p>
        </w:tc>
        <w:tc>
          <w:tcPr>
            <w:tcW w:w="7851" w:type="dxa"/>
            <w:vAlign w:val="center"/>
          </w:tcPr>
          <w:p w14:paraId="69196548" w14:textId="299B4509" w:rsidR="00A02B9B" w:rsidRPr="00A02B9B" w:rsidRDefault="00A02B9B" w:rsidP="00A02B9B">
            <w:pPr>
              <w:spacing w:before="60" w:afterLines="60" w:after="144"/>
            </w:pPr>
            <w:r w:rsidRPr="00A02B9B">
              <w:t>Qualsiasi informazione, sistema, servizio, infrastruttura, applicazione, processo, risorsa tecnologica o altra risorsa avente valore per l'Organizzazione e che richiede un adeguato livello di protezione.</w:t>
            </w:r>
          </w:p>
        </w:tc>
      </w:tr>
      <w:tr w:rsidR="00A02B9B" w:rsidRPr="005C43B5" w14:paraId="5B6BBBBA" w14:textId="77777777" w:rsidTr="000F7BF1">
        <w:tc>
          <w:tcPr>
            <w:tcW w:w="2127" w:type="dxa"/>
            <w:vAlign w:val="center"/>
          </w:tcPr>
          <w:p w14:paraId="1E828DC8" w14:textId="5149E77E" w:rsidR="00A02B9B" w:rsidRPr="00780832" w:rsidRDefault="00A02B9B" w:rsidP="00A02B9B">
            <w:pPr>
              <w:spacing w:before="60" w:afterLines="60" w:after="144"/>
              <w:rPr>
                <w:rFonts w:cs="Arial"/>
              </w:rPr>
            </w:pPr>
            <w:r w:rsidRPr="00780832">
              <w:t>Asset Owner</w:t>
            </w:r>
          </w:p>
        </w:tc>
        <w:tc>
          <w:tcPr>
            <w:tcW w:w="7851" w:type="dxa"/>
            <w:vAlign w:val="center"/>
          </w:tcPr>
          <w:p w14:paraId="1185F745" w14:textId="66EA879C" w:rsidR="00A02B9B" w:rsidRPr="00A02B9B" w:rsidRDefault="00A02B9B" w:rsidP="00A02B9B">
            <w:pPr>
              <w:spacing w:before="60" w:afterLines="60" w:after="144"/>
            </w:pPr>
            <w:r w:rsidRPr="00A02B9B">
              <w:t>Figura responsabile della gestione operativa di uno o più asset e dell'attuazione delle misure di sicurezza previste per gli stessi.</w:t>
            </w:r>
          </w:p>
        </w:tc>
      </w:tr>
      <w:tr w:rsidR="00A02B9B" w:rsidRPr="005C43B5" w14:paraId="08C0323B" w14:textId="77777777" w:rsidTr="00AE69E2">
        <w:tc>
          <w:tcPr>
            <w:tcW w:w="2127" w:type="dxa"/>
            <w:vAlign w:val="center"/>
          </w:tcPr>
          <w:p w14:paraId="35C89C2B" w14:textId="08F5F340" w:rsidR="00A02B9B" w:rsidRPr="00780832" w:rsidRDefault="00A02B9B" w:rsidP="00A02B9B">
            <w:pPr>
              <w:spacing w:before="60" w:afterLines="60" w:after="144"/>
              <w:rPr>
                <w:rFonts w:cs="Arial"/>
              </w:rPr>
            </w:pPr>
            <w:r w:rsidRPr="00780832">
              <w:t>Business Impact Analysis (BIA)</w:t>
            </w:r>
          </w:p>
        </w:tc>
        <w:tc>
          <w:tcPr>
            <w:tcW w:w="7851" w:type="dxa"/>
            <w:vAlign w:val="center"/>
          </w:tcPr>
          <w:p w14:paraId="6C1BFCDA" w14:textId="2D55AC02" w:rsidR="00A02B9B" w:rsidRPr="00A02B9B" w:rsidRDefault="00A02B9B" w:rsidP="00A02B9B">
            <w:pPr>
              <w:spacing w:before="60" w:afterLines="60" w:after="144"/>
            </w:pPr>
            <w:r w:rsidRPr="00A02B9B">
              <w:t>Processo finalizzato a identificare e valutare gli impatti potenziali derivanti dall'interruzione, dalla compromissione o dalla perdita di informazioni, sistemi o servizi aziendali.</w:t>
            </w:r>
          </w:p>
        </w:tc>
      </w:tr>
      <w:tr w:rsidR="00A02B9B" w:rsidRPr="005C43B5" w14:paraId="73781BA3" w14:textId="77777777" w:rsidTr="00AE69E2">
        <w:tc>
          <w:tcPr>
            <w:tcW w:w="2127" w:type="dxa"/>
            <w:vAlign w:val="center"/>
          </w:tcPr>
          <w:p w14:paraId="5844508E" w14:textId="0DE490D4" w:rsidR="00A02B9B" w:rsidRPr="00780832" w:rsidRDefault="00A02B9B" w:rsidP="00A02B9B">
            <w:pPr>
              <w:spacing w:before="60" w:afterLines="60" w:after="144"/>
              <w:rPr>
                <w:rFonts w:cs="Arial"/>
              </w:rPr>
            </w:pPr>
            <w:r w:rsidRPr="00780832">
              <w:t>Cyber Risk</w:t>
            </w:r>
          </w:p>
        </w:tc>
        <w:tc>
          <w:tcPr>
            <w:tcW w:w="7851" w:type="dxa"/>
            <w:vAlign w:val="center"/>
          </w:tcPr>
          <w:p w14:paraId="4FD32D27" w14:textId="29135003" w:rsidR="00A02B9B" w:rsidRPr="00A02B9B" w:rsidRDefault="00A02B9B" w:rsidP="00A02B9B">
            <w:pPr>
              <w:spacing w:before="60" w:afterLines="60" w:after="144"/>
            </w:pPr>
            <w:r w:rsidRPr="00A02B9B">
              <w:t>Rischio derivante dalla possibilità che una minaccia sfrutti una vulnerabilità causando impatti negativi sulla riservatezza, integrità, disponibilità o autenticità delle informazioni e dei sistemi informativi.</w:t>
            </w:r>
          </w:p>
        </w:tc>
      </w:tr>
      <w:tr w:rsidR="006156B6" w:rsidRPr="005C43B5" w14:paraId="6F2D094E" w14:textId="77777777" w:rsidTr="00AE69E2">
        <w:trPr>
          <w:ins w:id="266" w:author="Mariano Fumante" w:date="2026-08-27T09:11:00Z"/>
        </w:trPr>
        <w:tc>
          <w:tcPr>
            <w:tcW w:w="2127" w:type="dxa"/>
            <w:vAlign w:val="center"/>
          </w:tcPr>
          <w:p w14:paraId="2A963F64" w14:textId="3C4519E0" w:rsidR="006156B6" w:rsidRPr="00780832" w:rsidRDefault="006156B6" w:rsidP="006156B6">
            <w:pPr>
              <w:spacing w:before="60" w:afterLines="60" w:after="144"/>
              <w:rPr>
                <w:ins w:id="267" w:author="Mariano Fumante" w:date="2026-08-27T09:11:00Z" w16du:dateUtc="2026-08-27T07:11:00Z"/>
              </w:rPr>
            </w:pPr>
            <w:ins w:id="268" w:author="Mariano Fumante" w:date="2026-08-27T09:11:00Z" w16du:dateUtc="2026-08-27T07:11:00Z">
              <w:r>
                <w:t>Organi di Controllo</w:t>
              </w:r>
            </w:ins>
          </w:p>
        </w:tc>
        <w:tc>
          <w:tcPr>
            <w:tcW w:w="7851" w:type="dxa"/>
            <w:vAlign w:val="center"/>
          </w:tcPr>
          <w:p w14:paraId="610A9CC5" w14:textId="648C52CE" w:rsidR="006156B6" w:rsidRPr="00A02B9B" w:rsidRDefault="006156B6" w:rsidP="006156B6">
            <w:pPr>
              <w:spacing w:before="60" w:afterLines="60" w:after="144"/>
              <w:rPr>
                <w:ins w:id="269" w:author="Mariano Fumante" w:date="2026-08-27T09:11:00Z" w16du:dateUtc="2026-08-27T07:11:00Z"/>
              </w:rPr>
            </w:pPr>
            <w:ins w:id="270" w:author="Mariano Fumante" w:date="2026-08-27T09:11:00Z" w16du:dateUtc="2026-08-27T07:11:00Z">
              <w:r w:rsidRPr="006156B6">
                <w:t>Insieme degli organismi preposti alle attività di vigilanza, controllo e monitoraggio sull'adeguatezza del sistema di governo, gestione dei rischi e controllo interno dell'Organizzazione. Nell'ambito del presente Piano, gli Organi di Controllo comprendono il Comitato Controllo Rischi e Sostenibilità, il Collegio Sindacale, l'Organismo di Vigilanza e gli altri organismi di controllo eventualmente previsti dalla normativa applicabile o dall'assetto societario delle Società del Gruppo.</w:t>
              </w:r>
            </w:ins>
          </w:p>
        </w:tc>
      </w:tr>
      <w:tr w:rsidR="006156B6" w:rsidRPr="005C43B5" w14:paraId="42526814" w14:textId="77777777" w:rsidTr="00AE69E2">
        <w:trPr>
          <w:ins w:id="271" w:author="Mariano Fumante" w:date="2026-08-27T09:10:00Z"/>
        </w:trPr>
        <w:tc>
          <w:tcPr>
            <w:tcW w:w="2127" w:type="dxa"/>
            <w:vAlign w:val="center"/>
          </w:tcPr>
          <w:p w14:paraId="33ADE331" w14:textId="4B45326A" w:rsidR="006156B6" w:rsidRPr="00780832" w:rsidRDefault="006156B6" w:rsidP="006156B6">
            <w:pPr>
              <w:spacing w:before="60" w:afterLines="60" w:after="144"/>
              <w:rPr>
                <w:ins w:id="272" w:author="Mariano Fumante" w:date="2026-08-27T09:10:00Z" w16du:dateUtc="2026-08-27T07:10:00Z"/>
              </w:rPr>
            </w:pPr>
            <w:ins w:id="273" w:author="Mariano Fumante" w:date="2026-08-27T09:10:00Z" w16du:dateUtc="2026-08-27T07:10:00Z">
              <w:r>
                <w:t>Organi di Governo</w:t>
              </w:r>
            </w:ins>
          </w:p>
        </w:tc>
        <w:tc>
          <w:tcPr>
            <w:tcW w:w="7851" w:type="dxa"/>
            <w:vAlign w:val="center"/>
          </w:tcPr>
          <w:p w14:paraId="30F1ABA3" w14:textId="4DED2A91" w:rsidR="006156B6" w:rsidRPr="00A02B9B" w:rsidRDefault="006156B6" w:rsidP="006156B6">
            <w:pPr>
              <w:spacing w:before="60" w:afterLines="60" w:after="144"/>
              <w:rPr>
                <w:ins w:id="274" w:author="Mariano Fumante" w:date="2026-08-27T09:10:00Z" w16du:dateUtc="2026-08-27T07:10:00Z"/>
              </w:rPr>
            </w:pPr>
            <w:ins w:id="275" w:author="Mariano Fumante" w:date="2026-08-27T09:10:00Z" w16du:dateUtc="2026-08-27T07:10:00Z">
              <w:r w:rsidRPr="00CD3F1E">
                <w:t>Insieme degli organi societari responsabili dell'indirizzo strategico, della supervisione e dell'assunzione delle decisioni rilevanti per l'Organizzazione. Nell'ambito del presente Piano, gli Organi di Governo comprendono il Consiglio di Amministrazione, gli Amministratori Delegati e gli altri organi amministrativi equivalenti eventualmente presenti nelle Società del Gruppo.</w:t>
              </w:r>
            </w:ins>
          </w:p>
        </w:tc>
      </w:tr>
      <w:tr w:rsidR="006156B6" w:rsidRPr="005C43B5" w14:paraId="1DE92A0F" w14:textId="77777777" w:rsidTr="00AE69E2">
        <w:tc>
          <w:tcPr>
            <w:tcW w:w="2127" w:type="dxa"/>
            <w:vAlign w:val="center"/>
          </w:tcPr>
          <w:p w14:paraId="4332BA23" w14:textId="152BC5D3" w:rsidR="006156B6" w:rsidRPr="00780832" w:rsidRDefault="006156B6" w:rsidP="006156B6">
            <w:pPr>
              <w:spacing w:before="60" w:afterLines="60" w:after="144"/>
              <w:rPr>
                <w:rFonts w:cs="Arial"/>
              </w:rPr>
            </w:pPr>
            <w:r w:rsidRPr="00780832">
              <w:t>Risk Assessment</w:t>
            </w:r>
          </w:p>
        </w:tc>
        <w:tc>
          <w:tcPr>
            <w:tcW w:w="7851" w:type="dxa"/>
            <w:vAlign w:val="center"/>
          </w:tcPr>
          <w:p w14:paraId="0C1BB486" w14:textId="7A768B87" w:rsidR="006156B6" w:rsidRPr="00A02B9B" w:rsidRDefault="006156B6" w:rsidP="006156B6">
            <w:pPr>
              <w:spacing w:before="60" w:afterLines="60" w:after="144"/>
            </w:pPr>
            <w:r w:rsidRPr="00A02B9B">
              <w:t>Processo di identificazione, analisi e valutazione del rischio finalizzato a determinarne il livello e la necessità di trattamento.</w:t>
            </w:r>
          </w:p>
        </w:tc>
      </w:tr>
      <w:tr w:rsidR="006156B6" w:rsidRPr="005C43B5" w14:paraId="1732C5FA" w14:textId="77777777" w:rsidTr="00AE69E2">
        <w:tc>
          <w:tcPr>
            <w:tcW w:w="2127" w:type="dxa"/>
            <w:vAlign w:val="center"/>
          </w:tcPr>
          <w:p w14:paraId="498A5C63" w14:textId="42471B1E" w:rsidR="006156B6" w:rsidRPr="00780832" w:rsidRDefault="006156B6" w:rsidP="006156B6">
            <w:pPr>
              <w:spacing w:before="60" w:afterLines="60" w:after="144"/>
              <w:rPr>
                <w:rFonts w:asciiTheme="majorHAnsi" w:hAnsiTheme="majorHAnsi" w:cs="Segoe UI"/>
              </w:rPr>
            </w:pPr>
            <w:r w:rsidRPr="00780832">
              <w:t>Risk Owner</w:t>
            </w:r>
          </w:p>
        </w:tc>
        <w:tc>
          <w:tcPr>
            <w:tcW w:w="7851" w:type="dxa"/>
            <w:vAlign w:val="center"/>
          </w:tcPr>
          <w:p w14:paraId="5C07180E" w14:textId="32C1DE64" w:rsidR="006156B6" w:rsidRPr="00A02B9B" w:rsidRDefault="006156B6" w:rsidP="006156B6">
            <w:pPr>
              <w:spacing w:before="60" w:afterLines="60" w:after="144"/>
              <w:rPr>
                <w:rFonts w:asciiTheme="majorHAnsi" w:hAnsiTheme="majorHAnsi" w:cs="Segoe UI"/>
              </w:rPr>
            </w:pPr>
            <w:r w:rsidRPr="00A02B9B">
              <w:t>Figura responsabile della gestione del rischio nel proprio ambito di competenza e dell'accettazione del rischio residuo secondo i livelli autorizzativi definiti dal presente Piano.</w:t>
            </w:r>
          </w:p>
        </w:tc>
      </w:tr>
      <w:tr w:rsidR="006156B6" w:rsidRPr="005C43B5" w14:paraId="2016C5BA" w14:textId="77777777" w:rsidTr="000F7BF1">
        <w:tc>
          <w:tcPr>
            <w:tcW w:w="2127" w:type="dxa"/>
            <w:vAlign w:val="center"/>
          </w:tcPr>
          <w:p w14:paraId="59F6F4A8" w14:textId="3295B4DB" w:rsidR="006156B6" w:rsidRPr="00780832" w:rsidRDefault="006156B6" w:rsidP="006156B6">
            <w:pPr>
              <w:spacing w:before="60" w:afterLines="60" w:after="144"/>
              <w:rPr>
                <w:rFonts w:cs="Arial"/>
              </w:rPr>
            </w:pPr>
            <w:r w:rsidRPr="00780832">
              <w:t>Risk Treatment</w:t>
            </w:r>
          </w:p>
        </w:tc>
        <w:tc>
          <w:tcPr>
            <w:tcW w:w="7851" w:type="dxa"/>
            <w:vAlign w:val="center"/>
          </w:tcPr>
          <w:p w14:paraId="7214B954" w14:textId="4941C7B9" w:rsidR="006156B6" w:rsidRPr="00A02B9B" w:rsidRDefault="006156B6" w:rsidP="006156B6">
            <w:pPr>
              <w:spacing w:before="60" w:afterLines="60" w:after="144"/>
            </w:pPr>
            <w:r w:rsidRPr="00A02B9B">
              <w:t>Processo volto a modificare il livello di rischio attraverso misure di mitigazione, trasferimento, evitazione o accettazione del rischio.</w:t>
            </w:r>
          </w:p>
        </w:tc>
      </w:tr>
      <w:tr w:rsidR="006156B6" w:rsidRPr="005C43B5" w14:paraId="2178224D" w14:textId="77777777" w:rsidTr="00AE69E2">
        <w:tc>
          <w:tcPr>
            <w:tcW w:w="2127" w:type="dxa"/>
            <w:vAlign w:val="center"/>
          </w:tcPr>
          <w:p w14:paraId="3E4F24B6" w14:textId="09C43FD7" w:rsidR="006156B6" w:rsidRPr="00780832" w:rsidRDefault="006156B6" w:rsidP="006156B6">
            <w:pPr>
              <w:spacing w:before="60" w:afterLines="60" w:after="144"/>
              <w:rPr>
                <w:rFonts w:cs="Arial"/>
              </w:rPr>
            </w:pPr>
            <w:r w:rsidRPr="00780832">
              <w:t>Risk Register</w:t>
            </w:r>
          </w:p>
        </w:tc>
        <w:tc>
          <w:tcPr>
            <w:tcW w:w="7851" w:type="dxa"/>
            <w:vAlign w:val="center"/>
          </w:tcPr>
          <w:p w14:paraId="7D40292A" w14:textId="346D761D" w:rsidR="006156B6" w:rsidRPr="00A02B9B" w:rsidRDefault="006156B6" w:rsidP="006156B6">
            <w:pPr>
              <w:spacing w:before="60" w:afterLines="60" w:after="144"/>
            </w:pPr>
            <w:r w:rsidRPr="00A02B9B">
              <w:t>Registro utilizzato per documentare i rischi identificati, le valutazioni effettuate, le azioni di trattamento previste, lo stato di avanzamento e il rischio residuo associato.</w:t>
            </w:r>
          </w:p>
        </w:tc>
      </w:tr>
      <w:tr w:rsidR="006156B6" w:rsidRPr="005C43B5" w14:paraId="20CD8D62" w14:textId="77777777" w:rsidTr="00AE69E2">
        <w:tc>
          <w:tcPr>
            <w:tcW w:w="2127" w:type="dxa"/>
            <w:vAlign w:val="center"/>
          </w:tcPr>
          <w:p w14:paraId="52EBD428" w14:textId="1B4E3568" w:rsidR="006156B6" w:rsidRPr="00780832" w:rsidRDefault="006156B6" w:rsidP="006156B6">
            <w:pPr>
              <w:spacing w:before="60" w:afterLines="60" w:after="144"/>
            </w:pPr>
            <w:r>
              <w:t>Risk Scenario</w:t>
            </w:r>
          </w:p>
        </w:tc>
        <w:tc>
          <w:tcPr>
            <w:tcW w:w="7851" w:type="dxa"/>
            <w:vAlign w:val="center"/>
          </w:tcPr>
          <w:p w14:paraId="3C36E3CA" w14:textId="346C4E40" w:rsidR="006156B6" w:rsidRPr="00A02B9B" w:rsidRDefault="006156B6" w:rsidP="006156B6">
            <w:pPr>
              <w:spacing w:before="60" w:afterLines="60" w:after="144"/>
            </w:pPr>
            <w:r w:rsidRPr="00294371">
              <w:t>Rappresentazione di una situazione nella quale un attore di minaccia (</w:t>
            </w:r>
            <w:r w:rsidRPr="00294371">
              <w:rPr>
                <w:i/>
                <w:iCs/>
              </w:rPr>
              <w:t>Threat Actor</w:t>
            </w:r>
            <w:r w:rsidRPr="00294371">
              <w:t>) realizza uno specifico evento di minaccia (</w:t>
            </w:r>
            <w:r w:rsidRPr="00294371">
              <w:rPr>
                <w:i/>
                <w:iCs/>
              </w:rPr>
              <w:t>Threat Event</w:t>
            </w:r>
            <w:r w:rsidRPr="00294371">
              <w:t>) che, sfruttando una o più vulnerabilità, può compromettere uno o più asset del Gruppo e determinare impatti di natura operativa, economica, normativa, reputazionale o contrattuale.</w:t>
            </w:r>
          </w:p>
        </w:tc>
      </w:tr>
      <w:tr w:rsidR="006156B6" w:rsidRPr="005C43B5" w14:paraId="6C72AFBF" w14:textId="77777777" w:rsidTr="000F7BF1">
        <w:tc>
          <w:tcPr>
            <w:tcW w:w="2127" w:type="dxa"/>
            <w:vAlign w:val="center"/>
          </w:tcPr>
          <w:p w14:paraId="75DF422A" w14:textId="7D97756E" w:rsidR="006156B6" w:rsidRPr="00780832" w:rsidRDefault="006156B6" w:rsidP="006156B6">
            <w:pPr>
              <w:spacing w:before="60" w:afterLines="60" w:after="144"/>
              <w:rPr>
                <w:rFonts w:cs="Arial"/>
              </w:rPr>
            </w:pPr>
            <w:r w:rsidRPr="00780832">
              <w:t>Risk Appetite</w:t>
            </w:r>
          </w:p>
        </w:tc>
        <w:tc>
          <w:tcPr>
            <w:tcW w:w="7851" w:type="dxa"/>
            <w:vAlign w:val="center"/>
          </w:tcPr>
          <w:p w14:paraId="10FA4696" w14:textId="0B2720E8" w:rsidR="006156B6" w:rsidRPr="00A02B9B" w:rsidRDefault="006156B6" w:rsidP="006156B6">
            <w:pPr>
              <w:spacing w:before="60" w:afterLines="60" w:after="144"/>
            </w:pPr>
            <w:r w:rsidRPr="00A02B9B">
              <w:t>Livello e tipologia di rischio che l'Organizzazione è disposta ad assumere nel perseguimento dei propri obiettivi strategici e operativi.</w:t>
            </w:r>
          </w:p>
        </w:tc>
      </w:tr>
      <w:tr w:rsidR="006156B6" w:rsidRPr="005C43B5" w14:paraId="1E237B03" w14:textId="77777777" w:rsidTr="000F7BF1">
        <w:tc>
          <w:tcPr>
            <w:tcW w:w="2127" w:type="dxa"/>
            <w:vAlign w:val="center"/>
          </w:tcPr>
          <w:p w14:paraId="1073C129" w14:textId="71497846" w:rsidR="006156B6" w:rsidRPr="00780832" w:rsidRDefault="006156B6" w:rsidP="006156B6">
            <w:pPr>
              <w:spacing w:before="60" w:afterLines="60" w:after="144"/>
              <w:rPr>
                <w:rFonts w:cs="Arial"/>
              </w:rPr>
            </w:pPr>
            <w:r w:rsidRPr="00780832">
              <w:t>Residual Risk</w:t>
            </w:r>
          </w:p>
        </w:tc>
        <w:tc>
          <w:tcPr>
            <w:tcW w:w="7851" w:type="dxa"/>
            <w:vAlign w:val="center"/>
          </w:tcPr>
          <w:p w14:paraId="43C6010F" w14:textId="282C5D6F" w:rsidR="006156B6" w:rsidRPr="00A02B9B" w:rsidRDefault="006156B6" w:rsidP="006156B6">
            <w:pPr>
              <w:spacing w:before="60" w:afterLines="60" w:after="144"/>
            </w:pPr>
            <w:r w:rsidRPr="00A02B9B">
              <w:t>Rischio che permane dopo l'implementazione delle misure di trattamento previste.</w:t>
            </w:r>
          </w:p>
        </w:tc>
      </w:tr>
      <w:tr w:rsidR="006156B6" w:rsidRPr="005C43B5" w14:paraId="2647ECEA" w14:textId="77777777" w:rsidTr="000F7BF1">
        <w:tc>
          <w:tcPr>
            <w:tcW w:w="2127" w:type="dxa"/>
            <w:vAlign w:val="center"/>
          </w:tcPr>
          <w:p w14:paraId="33957A83" w14:textId="33F8E012" w:rsidR="006156B6" w:rsidRPr="00780832" w:rsidRDefault="006156B6" w:rsidP="006156B6">
            <w:pPr>
              <w:spacing w:before="60" w:afterLines="60" w:after="144"/>
              <w:rPr>
                <w:rFonts w:cs="Arial"/>
              </w:rPr>
            </w:pPr>
            <w:r w:rsidRPr="00780832">
              <w:t xml:space="preserve">Threat </w:t>
            </w:r>
            <w:r>
              <w:t xml:space="preserve">Event </w:t>
            </w:r>
            <w:r w:rsidRPr="00780832">
              <w:t>(</w:t>
            </w:r>
            <w:r>
              <w:t xml:space="preserve">Eventi di </w:t>
            </w:r>
            <w:r w:rsidRPr="00780832">
              <w:t>Minaccia)</w:t>
            </w:r>
          </w:p>
        </w:tc>
        <w:tc>
          <w:tcPr>
            <w:tcW w:w="7851" w:type="dxa"/>
            <w:vAlign w:val="center"/>
          </w:tcPr>
          <w:p w14:paraId="0889B741" w14:textId="7E79EE49" w:rsidR="006156B6" w:rsidRPr="00A02B9B" w:rsidRDefault="006156B6" w:rsidP="006156B6">
            <w:pPr>
              <w:spacing w:before="60" w:afterLines="60" w:after="144"/>
            </w:pPr>
            <w:r w:rsidRPr="00A02B9B">
              <w:t>Qualsiasi circostanza, evento, soggetto o condizione in grado di causare danni a informazioni, sistemi informativi o servizi aziendali.</w:t>
            </w:r>
          </w:p>
        </w:tc>
      </w:tr>
      <w:tr w:rsidR="006156B6" w:rsidRPr="005C43B5" w14:paraId="372174DD" w14:textId="77777777" w:rsidTr="000F7BF1">
        <w:tc>
          <w:tcPr>
            <w:tcW w:w="2127" w:type="dxa"/>
            <w:vAlign w:val="center"/>
          </w:tcPr>
          <w:p w14:paraId="477785EC" w14:textId="39EE7230" w:rsidR="006156B6" w:rsidRPr="00294371" w:rsidRDefault="006156B6" w:rsidP="006156B6">
            <w:pPr>
              <w:spacing w:before="60" w:afterLines="60" w:after="144"/>
              <w:rPr>
                <w:rFonts w:cs="Arial"/>
                <w:lang w:val="en-US"/>
              </w:rPr>
            </w:pPr>
            <w:r w:rsidRPr="00294371">
              <w:rPr>
                <w:lang w:val="en-US"/>
              </w:rPr>
              <w:t>Threat Actor (Attore di M</w:t>
            </w:r>
            <w:r>
              <w:rPr>
                <w:lang w:val="en-US"/>
              </w:rPr>
              <w:t>inaccia)</w:t>
            </w:r>
          </w:p>
        </w:tc>
        <w:tc>
          <w:tcPr>
            <w:tcW w:w="7851" w:type="dxa"/>
            <w:vAlign w:val="center"/>
          </w:tcPr>
          <w:p w14:paraId="4F597D1C" w14:textId="531BCA9B" w:rsidR="006156B6" w:rsidRPr="00A02B9B" w:rsidRDefault="006156B6" w:rsidP="006156B6">
            <w:pPr>
              <w:spacing w:before="60" w:afterLines="60" w:after="144"/>
            </w:pPr>
            <w:r w:rsidRPr="00A02B9B">
              <w:t>Soggetto interno o esterno che, intenzionalmente o accidentalmente, può provocare eventi in grado di compromettere la sicurezza delle informazioni o dei sistemi informativi.</w:t>
            </w:r>
          </w:p>
        </w:tc>
      </w:tr>
      <w:tr w:rsidR="006156B6" w:rsidRPr="005C43B5" w14:paraId="18EEAD66" w14:textId="77777777" w:rsidTr="000F7BF1">
        <w:tc>
          <w:tcPr>
            <w:tcW w:w="2127" w:type="dxa"/>
            <w:vAlign w:val="center"/>
          </w:tcPr>
          <w:p w14:paraId="5D7F0F7F" w14:textId="4E0DB67C" w:rsidR="006156B6" w:rsidRPr="00780832" w:rsidRDefault="006156B6" w:rsidP="006156B6">
            <w:pPr>
              <w:spacing w:before="60" w:afterLines="60" w:after="144"/>
              <w:rPr>
                <w:rFonts w:cs="Arial"/>
                <w:lang w:val="en-US"/>
              </w:rPr>
            </w:pPr>
            <w:r w:rsidRPr="00780832">
              <w:t>Threat Intelligence</w:t>
            </w:r>
          </w:p>
        </w:tc>
        <w:tc>
          <w:tcPr>
            <w:tcW w:w="7851" w:type="dxa"/>
            <w:vAlign w:val="center"/>
          </w:tcPr>
          <w:p w14:paraId="6E825473" w14:textId="5140BB73" w:rsidR="006156B6" w:rsidRPr="00A02B9B" w:rsidRDefault="006156B6" w:rsidP="006156B6">
            <w:pPr>
              <w:spacing w:before="60" w:afterLines="60" w:after="144"/>
            </w:pPr>
            <w:r w:rsidRPr="00A02B9B">
              <w:t>Insieme delle informazioni raccolte, analizzate e contestualizzate relative a minacce, attori di minaccia, vulnerabilità, tattiche, tecniche e procedure utilizzate dagli attaccanti.</w:t>
            </w:r>
          </w:p>
        </w:tc>
      </w:tr>
      <w:tr w:rsidR="006156B6" w:rsidRPr="005C43B5" w14:paraId="63901F9F" w14:textId="77777777" w:rsidTr="000F7BF1">
        <w:tc>
          <w:tcPr>
            <w:tcW w:w="2127" w:type="dxa"/>
            <w:vAlign w:val="center"/>
          </w:tcPr>
          <w:p w14:paraId="27D54A05" w14:textId="057F852E" w:rsidR="006156B6" w:rsidRPr="00780832" w:rsidRDefault="006156B6" w:rsidP="006156B6">
            <w:pPr>
              <w:spacing w:before="60" w:afterLines="60" w:after="144" w:line="276" w:lineRule="auto"/>
              <w:rPr>
                <w:rFonts w:cs="Arial"/>
              </w:rPr>
            </w:pPr>
            <w:r w:rsidRPr="00780832">
              <w:t>Threat Landscape</w:t>
            </w:r>
          </w:p>
        </w:tc>
        <w:tc>
          <w:tcPr>
            <w:tcW w:w="7851" w:type="dxa"/>
            <w:vAlign w:val="center"/>
          </w:tcPr>
          <w:p w14:paraId="3C855EBC" w14:textId="0B3AE64D" w:rsidR="006156B6" w:rsidRPr="00A02B9B" w:rsidRDefault="006156B6" w:rsidP="006156B6">
            <w:pPr>
              <w:spacing w:before="60" w:afterLines="60" w:after="144" w:line="276" w:lineRule="auto"/>
              <w:rPr>
                <w:rFonts w:cs="Arial"/>
              </w:rPr>
            </w:pPr>
            <w:r w:rsidRPr="00A02B9B">
              <w:t>Rappresentazione delle principali minacce rilevanti per il contesto operativo, tecnologico, normativo e geopolitico dell'Organizzazione.</w:t>
            </w:r>
          </w:p>
        </w:tc>
      </w:tr>
      <w:tr w:rsidR="006156B6" w:rsidRPr="005C43B5" w14:paraId="0ED80664" w14:textId="77777777" w:rsidTr="000F7BF1">
        <w:tc>
          <w:tcPr>
            <w:tcW w:w="2127" w:type="dxa"/>
            <w:vAlign w:val="center"/>
          </w:tcPr>
          <w:p w14:paraId="3B68AAF4" w14:textId="0F6CE0EA" w:rsidR="006156B6" w:rsidRPr="00780832" w:rsidRDefault="006156B6" w:rsidP="006156B6">
            <w:pPr>
              <w:spacing w:before="60" w:afterLines="60" w:after="144"/>
            </w:pPr>
            <w:r>
              <w:t>Top Risk</w:t>
            </w:r>
          </w:p>
        </w:tc>
        <w:tc>
          <w:tcPr>
            <w:tcW w:w="7851" w:type="dxa"/>
            <w:vAlign w:val="center"/>
          </w:tcPr>
          <w:p w14:paraId="39731421" w14:textId="5B3A3E9F" w:rsidR="006156B6" w:rsidRPr="00A02B9B" w:rsidRDefault="006156B6" w:rsidP="006156B6">
            <w:pPr>
              <w:spacing w:before="60" w:afterLines="60" w:after="144"/>
            </w:pPr>
            <w:r w:rsidRPr="00AB5A51">
              <w:t>Rischio residuo classificato con livello "Alto" o comunque rientrante tra i rischi di maggiore rilevanza per il Gruppo in relazione a probabilità, impatto, esposizione economica, normativa, reputazionale o operativa.</w:t>
            </w:r>
          </w:p>
        </w:tc>
      </w:tr>
      <w:tr w:rsidR="006156B6" w:rsidRPr="005C43B5" w14:paraId="488A1E6C" w14:textId="77777777" w:rsidTr="000F7BF1">
        <w:tc>
          <w:tcPr>
            <w:tcW w:w="2127" w:type="dxa"/>
            <w:vAlign w:val="center"/>
          </w:tcPr>
          <w:p w14:paraId="2B1A01FC" w14:textId="75CFAC60" w:rsidR="006156B6" w:rsidRPr="00780832" w:rsidRDefault="006156B6" w:rsidP="006156B6">
            <w:pPr>
              <w:spacing w:before="60" w:afterLines="60" w:after="144" w:line="276" w:lineRule="auto"/>
              <w:rPr>
                <w:rFonts w:cs="Arial"/>
              </w:rPr>
            </w:pPr>
            <w:r w:rsidRPr="00780832">
              <w:t>Vulnerabilità</w:t>
            </w:r>
          </w:p>
        </w:tc>
        <w:tc>
          <w:tcPr>
            <w:tcW w:w="7851" w:type="dxa"/>
            <w:vAlign w:val="center"/>
          </w:tcPr>
          <w:p w14:paraId="1FCAF79E" w14:textId="27047EF3" w:rsidR="006156B6" w:rsidRPr="00A02B9B" w:rsidRDefault="006156B6" w:rsidP="006156B6">
            <w:pPr>
              <w:spacing w:before="60" w:afterLines="60" w:after="144" w:line="276" w:lineRule="auto"/>
              <w:rPr>
                <w:rFonts w:cs="Arial"/>
              </w:rPr>
            </w:pPr>
            <w:r w:rsidRPr="00A02B9B">
              <w:t>Debolezza di un sistema, processo, configurazione, componente tecnologico o controllo che può essere sfruttata da una minaccia.</w:t>
            </w:r>
          </w:p>
        </w:tc>
      </w:tr>
      <w:tr w:rsidR="006156B6" w:rsidRPr="005C43B5" w14:paraId="19DA000A" w14:textId="77777777" w:rsidTr="000F7BF1">
        <w:tc>
          <w:tcPr>
            <w:tcW w:w="2127" w:type="dxa"/>
            <w:vAlign w:val="center"/>
          </w:tcPr>
          <w:p w14:paraId="7966BDE1" w14:textId="40A79D90" w:rsidR="006156B6" w:rsidRPr="00780832" w:rsidRDefault="006156B6" w:rsidP="006156B6">
            <w:pPr>
              <w:spacing w:before="60" w:afterLines="60" w:after="144" w:line="276" w:lineRule="auto"/>
              <w:rPr>
                <w:rFonts w:cs="Arial"/>
              </w:rPr>
            </w:pPr>
            <w:r w:rsidRPr="00780832">
              <w:t>Piano di Trattamento del Rischio</w:t>
            </w:r>
          </w:p>
        </w:tc>
        <w:tc>
          <w:tcPr>
            <w:tcW w:w="7851" w:type="dxa"/>
            <w:vAlign w:val="center"/>
          </w:tcPr>
          <w:p w14:paraId="758F69C7" w14:textId="391E1CD3" w:rsidR="006156B6" w:rsidRPr="00A02B9B" w:rsidRDefault="006156B6" w:rsidP="006156B6">
            <w:pPr>
              <w:spacing w:before="60" w:afterLines="60" w:after="144" w:line="276" w:lineRule="auto"/>
              <w:rPr>
                <w:rFonts w:cs="Arial"/>
              </w:rPr>
            </w:pPr>
            <w:r w:rsidRPr="00A02B9B">
              <w:t>Documento che definisce azioni, responsabilità, priorità, tempistiche e risorse necessarie per ridurre il rischio entro livelli accettabili.</w:t>
            </w:r>
          </w:p>
        </w:tc>
      </w:tr>
    </w:tbl>
    <w:p w14:paraId="2D19BF24" w14:textId="77777777" w:rsidR="0025363B" w:rsidRDefault="0025363B" w:rsidP="0025363B">
      <w:pPr>
        <w:spacing w:before="60" w:after="60" w:line="60" w:lineRule="atLeast"/>
        <w:jc w:val="both"/>
        <w:rPr>
          <w:lang w:eastAsia="it-IT"/>
        </w:rPr>
      </w:pPr>
    </w:p>
    <w:p w14:paraId="4B334F60" w14:textId="77777777" w:rsidR="00A02B9B" w:rsidRDefault="00A02B9B" w:rsidP="0025363B">
      <w:pPr>
        <w:spacing w:before="60" w:after="60" w:line="60" w:lineRule="atLeast"/>
        <w:jc w:val="both"/>
        <w:rPr>
          <w:lang w:eastAsia="it-IT"/>
        </w:rPr>
      </w:pPr>
    </w:p>
    <w:tbl>
      <w:tblPr>
        <w:tblW w:w="5000" w:type="pct"/>
        <w:tblBorders>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7"/>
        <w:gridCol w:w="7851"/>
      </w:tblGrid>
      <w:tr w:rsidR="003B0B88" w:rsidRPr="006F23C7" w14:paraId="7E32BB67" w14:textId="77777777" w:rsidTr="00780832">
        <w:trPr>
          <w:trHeight w:val="20"/>
          <w:tblHeader/>
        </w:trPr>
        <w:tc>
          <w:tcPr>
            <w:tcW w:w="1066" w:type="pct"/>
            <w:vAlign w:val="center"/>
          </w:tcPr>
          <w:p w14:paraId="4FC69015" w14:textId="77777777" w:rsidR="0025363B" w:rsidRPr="000B25F4" w:rsidRDefault="0025363B" w:rsidP="00776401">
            <w:pPr>
              <w:spacing w:before="60" w:after="60"/>
              <w:rPr>
                <w:rFonts w:cs="Arial"/>
                <w:b/>
                <w:color w:val="C51B88"/>
              </w:rPr>
            </w:pPr>
            <w:r w:rsidRPr="000B25F4">
              <w:rPr>
                <w:rFonts w:cs="Arial"/>
                <w:b/>
                <w:color w:val="C51B88"/>
              </w:rPr>
              <w:t>Acronimo</w:t>
            </w:r>
          </w:p>
        </w:tc>
        <w:tc>
          <w:tcPr>
            <w:tcW w:w="3934" w:type="pct"/>
            <w:vAlign w:val="center"/>
          </w:tcPr>
          <w:p w14:paraId="0F9264D3" w14:textId="77777777" w:rsidR="0025363B" w:rsidRPr="000B25F4" w:rsidRDefault="0025363B" w:rsidP="00776401">
            <w:pPr>
              <w:spacing w:before="60" w:after="60"/>
              <w:rPr>
                <w:rFonts w:cs="Arial"/>
                <w:b/>
                <w:color w:val="C51B88"/>
              </w:rPr>
            </w:pPr>
            <w:r w:rsidRPr="000B25F4">
              <w:rPr>
                <w:rFonts w:cs="Arial"/>
                <w:b/>
                <w:color w:val="C51B88"/>
              </w:rPr>
              <w:t>Descrizione</w:t>
            </w:r>
          </w:p>
        </w:tc>
      </w:tr>
      <w:tr w:rsidR="00780832" w:rsidRPr="004433F0" w14:paraId="141446B5" w14:textId="77777777" w:rsidTr="00780832">
        <w:trPr>
          <w:trHeight w:val="20"/>
        </w:trPr>
        <w:tc>
          <w:tcPr>
            <w:tcW w:w="1066" w:type="pct"/>
            <w:vAlign w:val="center"/>
          </w:tcPr>
          <w:p w14:paraId="05586ED2" w14:textId="3B1010E2" w:rsidR="00780832" w:rsidRPr="001A6134" w:rsidRDefault="00780832" w:rsidP="00780832">
            <w:pPr>
              <w:spacing w:before="60" w:after="60"/>
              <w:rPr>
                <w:rFonts w:cs="Arial"/>
              </w:rPr>
            </w:pPr>
            <w:r w:rsidRPr="00780832">
              <w:rPr>
                <w:lang w:eastAsia="it-IT"/>
              </w:rPr>
              <w:t>ACN</w:t>
            </w:r>
          </w:p>
        </w:tc>
        <w:tc>
          <w:tcPr>
            <w:tcW w:w="3934" w:type="pct"/>
            <w:vAlign w:val="center"/>
          </w:tcPr>
          <w:p w14:paraId="2CA01361" w14:textId="138843BB" w:rsidR="00780832" w:rsidRDefault="00780832" w:rsidP="00780832">
            <w:pPr>
              <w:spacing w:before="60" w:after="60"/>
            </w:pPr>
            <w:r w:rsidRPr="00780832">
              <w:rPr>
                <w:lang w:eastAsia="it-IT"/>
              </w:rPr>
              <w:t>Agenzia per la Cybersicurezza Nazionale</w:t>
            </w:r>
          </w:p>
        </w:tc>
      </w:tr>
      <w:tr w:rsidR="00780832" w:rsidRPr="004433F0" w14:paraId="2F084772" w14:textId="77777777" w:rsidTr="00780832">
        <w:trPr>
          <w:trHeight w:val="20"/>
        </w:trPr>
        <w:tc>
          <w:tcPr>
            <w:tcW w:w="1066" w:type="pct"/>
            <w:vAlign w:val="center"/>
          </w:tcPr>
          <w:p w14:paraId="51D373FD" w14:textId="717DD60E" w:rsidR="00780832" w:rsidRPr="001A6134" w:rsidRDefault="00780832" w:rsidP="00780832">
            <w:pPr>
              <w:spacing w:before="60" w:after="60"/>
              <w:rPr>
                <w:rFonts w:cs="Arial"/>
              </w:rPr>
            </w:pPr>
            <w:r w:rsidRPr="00780832">
              <w:rPr>
                <w:lang w:eastAsia="it-IT"/>
              </w:rPr>
              <w:t>AD</w:t>
            </w:r>
          </w:p>
        </w:tc>
        <w:tc>
          <w:tcPr>
            <w:tcW w:w="3934" w:type="pct"/>
            <w:vAlign w:val="center"/>
          </w:tcPr>
          <w:p w14:paraId="3815952A" w14:textId="577A21A2" w:rsidR="00780832" w:rsidRPr="00974B03" w:rsidRDefault="00780832" w:rsidP="00780832">
            <w:pPr>
              <w:spacing w:before="60" w:after="60"/>
              <w:rPr>
                <w:lang w:val="en-US"/>
              </w:rPr>
            </w:pPr>
            <w:r w:rsidRPr="00780832">
              <w:rPr>
                <w:lang w:eastAsia="it-IT"/>
              </w:rPr>
              <w:t>Amministratore Delegato</w:t>
            </w:r>
          </w:p>
        </w:tc>
      </w:tr>
      <w:tr w:rsidR="00780832" w:rsidRPr="004433F0" w14:paraId="65D87137" w14:textId="77777777" w:rsidTr="00780832">
        <w:trPr>
          <w:trHeight w:val="20"/>
        </w:trPr>
        <w:tc>
          <w:tcPr>
            <w:tcW w:w="1066" w:type="pct"/>
            <w:vAlign w:val="center"/>
          </w:tcPr>
          <w:p w14:paraId="470114E3" w14:textId="732BFAE4" w:rsidR="00780832" w:rsidRPr="001A6134" w:rsidRDefault="00780832" w:rsidP="00780832">
            <w:pPr>
              <w:spacing w:before="60" w:after="60"/>
              <w:rPr>
                <w:rFonts w:cs="Arial"/>
              </w:rPr>
            </w:pPr>
            <w:r w:rsidRPr="00780832">
              <w:rPr>
                <w:lang w:eastAsia="it-IT"/>
              </w:rPr>
              <w:t>BIA</w:t>
            </w:r>
          </w:p>
        </w:tc>
        <w:tc>
          <w:tcPr>
            <w:tcW w:w="3934" w:type="pct"/>
            <w:vAlign w:val="center"/>
          </w:tcPr>
          <w:p w14:paraId="0F8B1605" w14:textId="6652D196" w:rsidR="00780832" w:rsidRDefault="00780832" w:rsidP="00780832">
            <w:pPr>
              <w:spacing w:before="60" w:after="60"/>
            </w:pPr>
            <w:r w:rsidRPr="00780832">
              <w:rPr>
                <w:lang w:eastAsia="it-IT"/>
              </w:rPr>
              <w:t>Business Impact Analysis</w:t>
            </w:r>
          </w:p>
        </w:tc>
      </w:tr>
      <w:tr w:rsidR="00780832" w:rsidRPr="004433F0" w14:paraId="238E8275" w14:textId="77777777" w:rsidTr="00780832">
        <w:trPr>
          <w:trHeight w:val="20"/>
        </w:trPr>
        <w:tc>
          <w:tcPr>
            <w:tcW w:w="1066" w:type="pct"/>
            <w:vAlign w:val="center"/>
          </w:tcPr>
          <w:p w14:paraId="72A6663B" w14:textId="21919658" w:rsidR="00780832" w:rsidRDefault="00780832" w:rsidP="00780832">
            <w:pPr>
              <w:spacing w:before="60" w:after="60"/>
            </w:pPr>
            <w:r w:rsidRPr="00780832">
              <w:rPr>
                <w:lang w:eastAsia="it-IT"/>
              </w:rPr>
              <w:t>CdA</w:t>
            </w:r>
          </w:p>
        </w:tc>
        <w:tc>
          <w:tcPr>
            <w:tcW w:w="3934" w:type="pct"/>
            <w:vAlign w:val="center"/>
          </w:tcPr>
          <w:p w14:paraId="74ACC856" w14:textId="0E664B84" w:rsidR="00780832" w:rsidRDefault="00780832" w:rsidP="00780832">
            <w:pPr>
              <w:spacing w:before="60" w:after="60"/>
            </w:pPr>
            <w:r w:rsidRPr="00780832">
              <w:rPr>
                <w:lang w:eastAsia="it-IT"/>
              </w:rPr>
              <w:t>Consiglio di Amministrazione</w:t>
            </w:r>
          </w:p>
        </w:tc>
      </w:tr>
      <w:tr w:rsidR="00780832" w:rsidRPr="004433F0" w14:paraId="4DC13770" w14:textId="77777777" w:rsidTr="00780832">
        <w:trPr>
          <w:trHeight w:val="20"/>
        </w:trPr>
        <w:tc>
          <w:tcPr>
            <w:tcW w:w="1066" w:type="pct"/>
            <w:vAlign w:val="center"/>
          </w:tcPr>
          <w:p w14:paraId="630004A6" w14:textId="142EB95B" w:rsidR="00780832" w:rsidRDefault="00780832" w:rsidP="00780832">
            <w:pPr>
              <w:spacing w:before="60" w:after="60"/>
            </w:pPr>
            <w:r w:rsidRPr="00780832">
              <w:rPr>
                <w:lang w:eastAsia="it-IT"/>
              </w:rPr>
              <w:t>CCRS</w:t>
            </w:r>
          </w:p>
        </w:tc>
        <w:tc>
          <w:tcPr>
            <w:tcW w:w="3934" w:type="pct"/>
            <w:vAlign w:val="center"/>
          </w:tcPr>
          <w:p w14:paraId="12BF3E2E" w14:textId="3BD48BC5" w:rsidR="00780832" w:rsidRDefault="00780832" w:rsidP="00780832">
            <w:pPr>
              <w:spacing w:before="60" w:after="60"/>
            </w:pPr>
            <w:r w:rsidRPr="00780832">
              <w:rPr>
                <w:lang w:eastAsia="it-IT"/>
              </w:rPr>
              <w:t>Comitato Controllo Rischi e Sostenibilità</w:t>
            </w:r>
          </w:p>
        </w:tc>
      </w:tr>
      <w:tr w:rsidR="00780832" w:rsidRPr="004478E7" w14:paraId="6F60F214" w14:textId="77777777" w:rsidTr="00780832">
        <w:trPr>
          <w:trHeight w:val="20"/>
        </w:trPr>
        <w:tc>
          <w:tcPr>
            <w:tcW w:w="1066" w:type="pct"/>
            <w:vAlign w:val="center"/>
          </w:tcPr>
          <w:p w14:paraId="32353F10" w14:textId="5A01B125" w:rsidR="00780832" w:rsidRDefault="00780832" w:rsidP="00780832">
            <w:pPr>
              <w:spacing w:before="60" w:after="60"/>
            </w:pPr>
            <w:r w:rsidRPr="00780832">
              <w:rPr>
                <w:lang w:eastAsia="it-IT"/>
              </w:rPr>
              <w:t>CISO</w:t>
            </w:r>
          </w:p>
        </w:tc>
        <w:tc>
          <w:tcPr>
            <w:tcW w:w="3934" w:type="pct"/>
            <w:vAlign w:val="center"/>
          </w:tcPr>
          <w:p w14:paraId="3FC122CD" w14:textId="296E5BAB" w:rsidR="00780832" w:rsidRPr="00776401" w:rsidRDefault="00780832" w:rsidP="00780832">
            <w:pPr>
              <w:spacing w:before="60" w:after="60"/>
              <w:rPr>
                <w:lang w:val="en-US"/>
              </w:rPr>
            </w:pPr>
            <w:r w:rsidRPr="00780832">
              <w:rPr>
                <w:lang w:eastAsia="it-IT"/>
              </w:rPr>
              <w:t>Chief Information Security Officer</w:t>
            </w:r>
          </w:p>
        </w:tc>
      </w:tr>
      <w:tr w:rsidR="00780832" w:rsidRPr="004478E7" w:rsidDel="00E911F3" w14:paraId="01DD1C23" w14:textId="78E563E5" w:rsidTr="00780832">
        <w:tblPrEx>
          <w:tblBorders>
            <w:insideH w:val="none" w:sz="0" w:space="0" w:color="auto"/>
            <w:insideV w:val="none" w:sz="0" w:space="0" w:color="auto"/>
          </w:tblBorders>
        </w:tblPrEx>
        <w:trPr>
          <w:trHeight w:val="20"/>
        </w:trPr>
        <w:tc>
          <w:tcPr>
            <w:tcW w:w="1066" w:type="pct"/>
            <w:vAlign w:val="center"/>
            <w:hideMark/>
          </w:tcPr>
          <w:p w14:paraId="23A4EF74" w14:textId="09BF87C4" w:rsidR="00780832" w:rsidRPr="00776401" w:rsidDel="00E911F3" w:rsidRDefault="00780832" w:rsidP="00780832">
            <w:pPr>
              <w:spacing w:before="60" w:after="60"/>
              <w:rPr>
                <w:kern w:val="2"/>
                <w:szCs w:val="18"/>
                <w:lang w:val="en-US" w:eastAsia="it-IT"/>
                <w14:ligatures w14:val="standardContextual"/>
              </w:rPr>
            </w:pPr>
            <w:r w:rsidRPr="00780832">
              <w:rPr>
                <w:lang w:eastAsia="it-IT"/>
              </w:rPr>
              <w:t>CRA</w:t>
            </w:r>
          </w:p>
        </w:tc>
        <w:tc>
          <w:tcPr>
            <w:tcW w:w="3934" w:type="pct"/>
            <w:vAlign w:val="center"/>
            <w:hideMark/>
          </w:tcPr>
          <w:p w14:paraId="0983017F" w14:textId="13C8191C" w:rsidR="00780832" w:rsidRPr="00776401" w:rsidDel="00E911F3" w:rsidRDefault="00780832" w:rsidP="00780832">
            <w:pPr>
              <w:spacing w:before="60" w:after="60"/>
              <w:rPr>
                <w:lang w:val="en-US"/>
              </w:rPr>
            </w:pPr>
            <w:r w:rsidRPr="00780832">
              <w:rPr>
                <w:lang w:eastAsia="it-IT"/>
              </w:rPr>
              <w:t>Cyber Resilience Act</w:t>
            </w:r>
          </w:p>
        </w:tc>
      </w:tr>
      <w:tr w:rsidR="00780832" w:rsidRPr="000712E1" w14:paraId="47462615" w14:textId="77777777" w:rsidTr="00780832">
        <w:trPr>
          <w:trHeight w:val="20"/>
        </w:trPr>
        <w:tc>
          <w:tcPr>
            <w:tcW w:w="1066" w:type="pct"/>
            <w:vAlign w:val="center"/>
          </w:tcPr>
          <w:p w14:paraId="006D484D" w14:textId="5FE81529" w:rsidR="00780832" w:rsidRPr="001A6134" w:rsidRDefault="00780832" w:rsidP="00780832">
            <w:pPr>
              <w:spacing w:before="60" w:after="60"/>
              <w:rPr>
                <w:rFonts w:cs="Arial"/>
              </w:rPr>
            </w:pPr>
            <w:r w:rsidRPr="00780832">
              <w:rPr>
                <w:lang w:eastAsia="it-IT"/>
              </w:rPr>
              <w:t>CSIRT</w:t>
            </w:r>
          </w:p>
        </w:tc>
        <w:tc>
          <w:tcPr>
            <w:tcW w:w="3934" w:type="pct"/>
            <w:vAlign w:val="center"/>
          </w:tcPr>
          <w:p w14:paraId="7B7B6106" w14:textId="13123A3F" w:rsidR="00780832" w:rsidRPr="00974B03" w:rsidRDefault="00780832" w:rsidP="00780832">
            <w:pPr>
              <w:spacing w:before="60" w:after="60"/>
              <w:rPr>
                <w:lang w:val="en-US"/>
              </w:rPr>
            </w:pPr>
            <w:r w:rsidRPr="00780832">
              <w:rPr>
                <w:lang w:val="en-US" w:eastAsia="it-IT"/>
              </w:rPr>
              <w:t>Computer Security Incident Response Team</w:t>
            </w:r>
          </w:p>
        </w:tc>
      </w:tr>
      <w:tr w:rsidR="00780832" w:rsidRPr="004433F0" w14:paraId="6123AB88" w14:textId="77777777" w:rsidTr="00780832">
        <w:trPr>
          <w:trHeight w:val="20"/>
        </w:trPr>
        <w:tc>
          <w:tcPr>
            <w:tcW w:w="1066" w:type="pct"/>
            <w:vAlign w:val="center"/>
          </w:tcPr>
          <w:p w14:paraId="506FF329" w14:textId="71EF84D0" w:rsidR="00780832" w:rsidRPr="001A6134" w:rsidRDefault="00780832" w:rsidP="00780832">
            <w:pPr>
              <w:spacing w:before="60" w:after="60"/>
              <w:rPr>
                <w:rFonts w:cs="Arial"/>
              </w:rPr>
            </w:pPr>
            <w:r w:rsidRPr="00780832">
              <w:rPr>
                <w:lang w:eastAsia="it-IT"/>
              </w:rPr>
              <w:t>CTI</w:t>
            </w:r>
          </w:p>
        </w:tc>
        <w:tc>
          <w:tcPr>
            <w:tcW w:w="3934" w:type="pct"/>
            <w:vAlign w:val="center"/>
          </w:tcPr>
          <w:p w14:paraId="71D05A43" w14:textId="4D4B7D43" w:rsidR="00780832" w:rsidRPr="00974B03" w:rsidRDefault="00780832" w:rsidP="00780832">
            <w:pPr>
              <w:spacing w:before="60" w:after="60"/>
              <w:rPr>
                <w:lang w:val="en-US"/>
              </w:rPr>
            </w:pPr>
            <w:r w:rsidRPr="00780832">
              <w:rPr>
                <w:lang w:eastAsia="it-IT"/>
              </w:rPr>
              <w:t>Cyber Threat Intelligence</w:t>
            </w:r>
          </w:p>
        </w:tc>
      </w:tr>
      <w:tr w:rsidR="00780832" w:rsidRPr="004433F0" w14:paraId="768D5633" w14:textId="77777777" w:rsidTr="00780832">
        <w:trPr>
          <w:trHeight w:val="20"/>
        </w:trPr>
        <w:tc>
          <w:tcPr>
            <w:tcW w:w="1066" w:type="pct"/>
            <w:vAlign w:val="center"/>
          </w:tcPr>
          <w:p w14:paraId="484D30B5" w14:textId="063DD5B9" w:rsidR="00780832" w:rsidRPr="001A6134" w:rsidRDefault="00780832" w:rsidP="00780832">
            <w:pPr>
              <w:spacing w:before="60" w:after="60"/>
              <w:rPr>
                <w:rFonts w:cs="Arial"/>
              </w:rPr>
            </w:pPr>
            <w:r w:rsidRPr="00780832">
              <w:rPr>
                <w:lang w:eastAsia="it-IT"/>
              </w:rPr>
              <w:t>DORA</w:t>
            </w:r>
          </w:p>
        </w:tc>
        <w:tc>
          <w:tcPr>
            <w:tcW w:w="3934" w:type="pct"/>
            <w:vAlign w:val="center"/>
          </w:tcPr>
          <w:p w14:paraId="54525B81" w14:textId="721E538F" w:rsidR="00780832" w:rsidRDefault="00780832" w:rsidP="00780832">
            <w:pPr>
              <w:spacing w:before="60" w:after="60"/>
            </w:pPr>
            <w:r w:rsidRPr="00780832">
              <w:rPr>
                <w:lang w:eastAsia="it-IT"/>
              </w:rPr>
              <w:t>Digital Operational Resilience Act</w:t>
            </w:r>
          </w:p>
        </w:tc>
      </w:tr>
      <w:tr w:rsidR="00780832" w:rsidRPr="004433F0" w14:paraId="4CCE8D36" w14:textId="77777777" w:rsidTr="00780832">
        <w:trPr>
          <w:trHeight w:val="20"/>
        </w:trPr>
        <w:tc>
          <w:tcPr>
            <w:tcW w:w="1066" w:type="pct"/>
            <w:vAlign w:val="center"/>
          </w:tcPr>
          <w:p w14:paraId="1F982321" w14:textId="7DBF6252" w:rsidR="00780832" w:rsidRPr="001A6134" w:rsidRDefault="00780832" w:rsidP="00780832">
            <w:pPr>
              <w:spacing w:before="60" w:after="60"/>
              <w:rPr>
                <w:rFonts w:cs="Arial"/>
              </w:rPr>
            </w:pPr>
            <w:r w:rsidRPr="00780832">
              <w:rPr>
                <w:lang w:eastAsia="it-IT"/>
              </w:rPr>
              <w:t>ERM</w:t>
            </w:r>
          </w:p>
        </w:tc>
        <w:tc>
          <w:tcPr>
            <w:tcW w:w="3934" w:type="pct"/>
            <w:vAlign w:val="center"/>
          </w:tcPr>
          <w:p w14:paraId="2A885FC3" w14:textId="59B96EE1" w:rsidR="00780832" w:rsidRDefault="00780832" w:rsidP="00780832">
            <w:pPr>
              <w:spacing w:before="60" w:after="60"/>
            </w:pPr>
            <w:r w:rsidRPr="00780832">
              <w:rPr>
                <w:lang w:eastAsia="it-IT"/>
              </w:rPr>
              <w:t>Enterprise Risk Management</w:t>
            </w:r>
          </w:p>
        </w:tc>
      </w:tr>
      <w:tr w:rsidR="00780832" w:rsidRPr="004433F0" w14:paraId="02B7E716" w14:textId="77777777" w:rsidTr="00780832">
        <w:trPr>
          <w:trHeight w:val="20"/>
        </w:trPr>
        <w:tc>
          <w:tcPr>
            <w:tcW w:w="1066" w:type="pct"/>
            <w:vAlign w:val="center"/>
          </w:tcPr>
          <w:p w14:paraId="7DB9551F" w14:textId="4E9AB35C" w:rsidR="00780832" w:rsidRPr="001A6134" w:rsidRDefault="00780832" w:rsidP="00780832">
            <w:pPr>
              <w:spacing w:before="60" w:after="60"/>
              <w:rPr>
                <w:rFonts w:cs="Arial"/>
              </w:rPr>
            </w:pPr>
            <w:r w:rsidRPr="00780832">
              <w:rPr>
                <w:lang w:eastAsia="it-IT"/>
              </w:rPr>
              <w:t>GISO</w:t>
            </w:r>
          </w:p>
        </w:tc>
        <w:tc>
          <w:tcPr>
            <w:tcW w:w="3934" w:type="pct"/>
            <w:vAlign w:val="center"/>
          </w:tcPr>
          <w:p w14:paraId="4A037BF9" w14:textId="64E0E37F" w:rsidR="00780832" w:rsidRPr="00974B03" w:rsidRDefault="00780832" w:rsidP="00780832">
            <w:pPr>
              <w:spacing w:before="60" w:after="60"/>
              <w:rPr>
                <w:lang w:val="en-US"/>
              </w:rPr>
            </w:pPr>
            <w:r w:rsidRPr="00780832">
              <w:rPr>
                <w:lang w:eastAsia="it-IT"/>
              </w:rPr>
              <w:t>Group Information Security Office</w:t>
            </w:r>
          </w:p>
        </w:tc>
      </w:tr>
      <w:tr w:rsidR="00780832" w:rsidRPr="004433F0" w14:paraId="71E292E6" w14:textId="77777777" w:rsidTr="00780832">
        <w:trPr>
          <w:trHeight w:val="20"/>
        </w:trPr>
        <w:tc>
          <w:tcPr>
            <w:tcW w:w="1066" w:type="pct"/>
            <w:vAlign w:val="center"/>
          </w:tcPr>
          <w:p w14:paraId="4FBACDFB" w14:textId="4FE5207A" w:rsidR="00780832" w:rsidRPr="001A6134" w:rsidRDefault="00780832" w:rsidP="00780832">
            <w:pPr>
              <w:spacing w:before="60" w:after="60"/>
              <w:rPr>
                <w:rFonts w:cs="Arial"/>
              </w:rPr>
            </w:pPr>
            <w:r w:rsidRPr="00780832">
              <w:rPr>
                <w:lang w:eastAsia="it-IT"/>
              </w:rPr>
              <w:t>ISM</w:t>
            </w:r>
          </w:p>
        </w:tc>
        <w:tc>
          <w:tcPr>
            <w:tcW w:w="3934" w:type="pct"/>
            <w:vAlign w:val="center"/>
          </w:tcPr>
          <w:p w14:paraId="4C7CFC29" w14:textId="56E35CDA" w:rsidR="00780832" w:rsidRPr="00974B03" w:rsidRDefault="00780832" w:rsidP="00780832">
            <w:pPr>
              <w:spacing w:before="60" w:after="60"/>
              <w:rPr>
                <w:lang w:val="en-US"/>
              </w:rPr>
            </w:pPr>
            <w:r w:rsidRPr="00780832">
              <w:rPr>
                <w:lang w:eastAsia="it-IT"/>
              </w:rPr>
              <w:t>Information Security Manager</w:t>
            </w:r>
          </w:p>
        </w:tc>
      </w:tr>
      <w:tr w:rsidR="00780832" w:rsidRPr="004478E7" w14:paraId="1DB5F59D" w14:textId="77777777" w:rsidTr="00780832">
        <w:trPr>
          <w:trHeight w:val="20"/>
        </w:trPr>
        <w:tc>
          <w:tcPr>
            <w:tcW w:w="1066" w:type="pct"/>
            <w:vAlign w:val="center"/>
          </w:tcPr>
          <w:p w14:paraId="637692D1" w14:textId="74E14B23" w:rsidR="00780832" w:rsidRPr="001A6134" w:rsidRDefault="00780832" w:rsidP="00780832">
            <w:pPr>
              <w:spacing w:before="60" w:after="60"/>
              <w:rPr>
                <w:rFonts w:cs="Arial"/>
              </w:rPr>
            </w:pPr>
            <w:r w:rsidRPr="00780832">
              <w:rPr>
                <w:lang w:eastAsia="it-IT"/>
              </w:rPr>
              <w:t>ISO</w:t>
            </w:r>
          </w:p>
        </w:tc>
        <w:tc>
          <w:tcPr>
            <w:tcW w:w="3934" w:type="pct"/>
            <w:vAlign w:val="center"/>
          </w:tcPr>
          <w:p w14:paraId="56EB58AE" w14:textId="3092DCCC" w:rsidR="00780832" w:rsidRPr="00776401" w:rsidRDefault="00780832" w:rsidP="00780832">
            <w:pPr>
              <w:spacing w:before="60" w:after="60"/>
              <w:rPr>
                <w:lang w:val="en-US"/>
              </w:rPr>
            </w:pPr>
            <w:r w:rsidRPr="00780832">
              <w:rPr>
                <w:lang w:eastAsia="it-IT"/>
              </w:rPr>
              <w:t>International Organization for Standardization</w:t>
            </w:r>
          </w:p>
        </w:tc>
      </w:tr>
      <w:tr w:rsidR="00780832" w:rsidRPr="00AA3BDF" w14:paraId="4526CD79" w14:textId="77777777" w:rsidTr="00780832">
        <w:trPr>
          <w:trHeight w:val="20"/>
        </w:trPr>
        <w:tc>
          <w:tcPr>
            <w:tcW w:w="1066" w:type="pct"/>
            <w:vAlign w:val="center"/>
          </w:tcPr>
          <w:p w14:paraId="15CC70C1" w14:textId="1D63672C" w:rsidR="00780832" w:rsidRPr="001A6134" w:rsidRDefault="00780832" w:rsidP="00780832">
            <w:pPr>
              <w:spacing w:before="60" w:after="60"/>
              <w:rPr>
                <w:rFonts w:cs="Arial"/>
              </w:rPr>
            </w:pPr>
            <w:r w:rsidRPr="00780832">
              <w:rPr>
                <w:lang w:eastAsia="it-IT"/>
              </w:rPr>
              <w:t>KPI</w:t>
            </w:r>
          </w:p>
        </w:tc>
        <w:tc>
          <w:tcPr>
            <w:tcW w:w="3934" w:type="pct"/>
            <w:vAlign w:val="center"/>
          </w:tcPr>
          <w:p w14:paraId="5F0E5D86" w14:textId="215EB03E" w:rsidR="00780832" w:rsidRPr="00974B03" w:rsidRDefault="00780832" w:rsidP="00780832">
            <w:pPr>
              <w:spacing w:before="60" w:after="60"/>
              <w:rPr>
                <w:lang w:val="en-US"/>
              </w:rPr>
            </w:pPr>
            <w:r w:rsidRPr="00780832">
              <w:rPr>
                <w:lang w:eastAsia="it-IT"/>
              </w:rPr>
              <w:t>Key Performance Indicator</w:t>
            </w:r>
          </w:p>
        </w:tc>
      </w:tr>
      <w:tr w:rsidR="00780832" w:rsidRPr="004433F0" w14:paraId="52692A27" w14:textId="77777777" w:rsidTr="00780832">
        <w:trPr>
          <w:trHeight w:val="20"/>
        </w:trPr>
        <w:tc>
          <w:tcPr>
            <w:tcW w:w="1066" w:type="pct"/>
            <w:vAlign w:val="center"/>
          </w:tcPr>
          <w:p w14:paraId="548CB708" w14:textId="2414247F" w:rsidR="00780832" w:rsidRPr="001A6134" w:rsidRDefault="00780832" w:rsidP="00780832">
            <w:pPr>
              <w:spacing w:before="60" w:after="60"/>
              <w:rPr>
                <w:rFonts w:cs="Arial"/>
              </w:rPr>
            </w:pPr>
            <w:r w:rsidRPr="00780832">
              <w:rPr>
                <w:lang w:eastAsia="it-IT"/>
              </w:rPr>
              <w:t>KRI</w:t>
            </w:r>
          </w:p>
        </w:tc>
        <w:tc>
          <w:tcPr>
            <w:tcW w:w="3934" w:type="pct"/>
            <w:vAlign w:val="center"/>
          </w:tcPr>
          <w:p w14:paraId="35567F94" w14:textId="3E3E18C1" w:rsidR="00780832" w:rsidRDefault="00780832" w:rsidP="00780832">
            <w:pPr>
              <w:spacing w:before="60" w:after="60"/>
            </w:pPr>
            <w:r w:rsidRPr="00780832">
              <w:rPr>
                <w:lang w:eastAsia="it-IT"/>
              </w:rPr>
              <w:t>Key Risk Indicator</w:t>
            </w:r>
          </w:p>
        </w:tc>
      </w:tr>
      <w:tr w:rsidR="00780832" w:rsidRPr="004433F0" w14:paraId="2B232B08" w14:textId="77777777" w:rsidTr="00780832">
        <w:trPr>
          <w:trHeight w:val="20"/>
        </w:trPr>
        <w:tc>
          <w:tcPr>
            <w:tcW w:w="1066" w:type="pct"/>
            <w:vAlign w:val="center"/>
          </w:tcPr>
          <w:p w14:paraId="42BEB5E2" w14:textId="4926618E" w:rsidR="00780832" w:rsidRPr="001A6134" w:rsidRDefault="00780832" w:rsidP="00780832">
            <w:pPr>
              <w:spacing w:before="60" w:after="60"/>
              <w:rPr>
                <w:rFonts w:cs="Arial"/>
              </w:rPr>
            </w:pPr>
            <w:r w:rsidRPr="00780832">
              <w:rPr>
                <w:lang w:eastAsia="it-IT"/>
              </w:rPr>
              <w:t>NIS2</w:t>
            </w:r>
          </w:p>
        </w:tc>
        <w:tc>
          <w:tcPr>
            <w:tcW w:w="3934" w:type="pct"/>
            <w:vAlign w:val="center"/>
          </w:tcPr>
          <w:p w14:paraId="29548947" w14:textId="2DDA2E3C" w:rsidR="00780832" w:rsidRPr="00776401" w:rsidRDefault="00780832" w:rsidP="00780832">
            <w:pPr>
              <w:spacing w:before="60" w:after="60"/>
            </w:pPr>
            <w:r w:rsidRPr="00780832">
              <w:rPr>
                <w:lang w:eastAsia="it-IT"/>
              </w:rPr>
              <w:t>Direttiva (UE) 2022/2555</w:t>
            </w:r>
          </w:p>
        </w:tc>
      </w:tr>
      <w:tr w:rsidR="00780832" w:rsidRPr="004433F0" w14:paraId="5084137C" w14:textId="77777777" w:rsidTr="00780832">
        <w:trPr>
          <w:trHeight w:val="20"/>
        </w:trPr>
        <w:tc>
          <w:tcPr>
            <w:tcW w:w="1066" w:type="pct"/>
            <w:vAlign w:val="center"/>
          </w:tcPr>
          <w:p w14:paraId="73E6620B" w14:textId="514B65EC" w:rsidR="00780832" w:rsidRPr="00780832" w:rsidRDefault="00780832" w:rsidP="00780832">
            <w:pPr>
              <w:spacing w:before="60" w:after="60"/>
              <w:rPr>
                <w:lang w:eastAsia="it-IT"/>
              </w:rPr>
            </w:pPr>
            <w:r>
              <w:rPr>
                <w:lang w:eastAsia="it-IT"/>
              </w:rPr>
              <w:t>P</w:t>
            </w:r>
            <w:r w:rsidRPr="00780832">
              <w:rPr>
                <w:lang w:eastAsia="it-IT"/>
              </w:rPr>
              <w:t>GMRSI</w:t>
            </w:r>
          </w:p>
        </w:tc>
        <w:tc>
          <w:tcPr>
            <w:tcW w:w="3934" w:type="pct"/>
            <w:vAlign w:val="center"/>
          </w:tcPr>
          <w:p w14:paraId="684C41C5" w14:textId="5491EA39" w:rsidR="00780832" w:rsidRPr="00780832" w:rsidRDefault="00780832" w:rsidP="00780832">
            <w:pPr>
              <w:spacing w:before="60" w:after="60"/>
              <w:rPr>
                <w:lang w:eastAsia="it-IT"/>
              </w:rPr>
            </w:pPr>
            <w:r w:rsidRPr="00780832">
              <w:rPr>
                <w:lang w:eastAsia="it-IT"/>
              </w:rPr>
              <w:t>Piano di Gestione e Monitoraggio dei Rischi di Sicurezza Informatica</w:t>
            </w:r>
          </w:p>
        </w:tc>
      </w:tr>
      <w:tr w:rsidR="00780832" w:rsidRPr="004433F0" w14:paraId="2ED8C316" w14:textId="77777777" w:rsidTr="00780832">
        <w:trPr>
          <w:trHeight w:val="20"/>
        </w:trPr>
        <w:tc>
          <w:tcPr>
            <w:tcW w:w="1066" w:type="pct"/>
            <w:vAlign w:val="center"/>
          </w:tcPr>
          <w:p w14:paraId="569069C5" w14:textId="11B36C65" w:rsidR="00780832" w:rsidRPr="001A6134" w:rsidRDefault="00780832" w:rsidP="00780832">
            <w:pPr>
              <w:spacing w:before="60" w:after="60"/>
              <w:rPr>
                <w:rFonts w:cs="Arial"/>
              </w:rPr>
            </w:pPr>
            <w:r w:rsidRPr="00780832">
              <w:rPr>
                <w:lang w:eastAsia="it-IT"/>
              </w:rPr>
              <w:t>PTA</w:t>
            </w:r>
          </w:p>
        </w:tc>
        <w:tc>
          <w:tcPr>
            <w:tcW w:w="3934" w:type="pct"/>
            <w:vAlign w:val="center"/>
          </w:tcPr>
          <w:p w14:paraId="7D367FFB" w14:textId="0A052577" w:rsidR="00780832" w:rsidRDefault="00780832" w:rsidP="00780832">
            <w:pPr>
              <w:spacing w:before="60" w:after="60"/>
            </w:pPr>
            <w:r w:rsidRPr="00780832">
              <w:rPr>
                <w:lang w:eastAsia="it-IT"/>
              </w:rPr>
              <w:t>Piano di Trattamento del Rischio</w:t>
            </w:r>
          </w:p>
        </w:tc>
      </w:tr>
      <w:tr w:rsidR="00780832" w:rsidRPr="004433F0" w14:paraId="69F6B5E6" w14:textId="77777777" w:rsidTr="00780832">
        <w:trPr>
          <w:trHeight w:val="20"/>
        </w:trPr>
        <w:tc>
          <w:tcPr>
            <w:tcW w:w="1066" w:type="pct"/>
            <w:vAlign w:val="center"/>
          </w:tcPr>
          <w:p w14:paraId="154B25D5" w14:textId="423AACE4" w:rsidR="00780832" w:rsidRPr="001A6134" w:rsidRDefault="00780832" w:rsidP="00780832">
            <w:pPr>
              <w:spacing w:before="60" w:after="60"/>
              <w:rPr>
                <w:rFonts w:cs="Arial"/>
              </w:rPr>
            </w:pPr>
            <w:r w:rsidRPr="00780832">
              <w:rPr>
                <w:lang w:eastAsia="it-IT"/>
              </w:rPr>
              <w:t>RMF</w:t>
            </w:r>
          </w:p>
        </w:tc>
        <w:tc>
          <w:tcPr>
            <w:tcW w:w="3934" w:type="pct"/>
            <w:vAlign w:val="center"/>
          </w:tcPr>
          <w:p w14:paraId="7EF72295" w14:textId="1CF0F101" w:rsidR="00780832" w:rsidRDefault="00780832" w:rsidP="00780832">
            <w:pPr>
              <w:spacing w:before="60" w:after="60"/>
            </w:pPr>
            <w:r w:rsidRPr="00780832">
              <w:rPr>
                <w:lang w:eastAsia="it-IT"/>
              </w:rPr>
              <w:t>Risk Management Framework</w:t>
            </w:r>
          </w:p>
        </w:tc>
      </w:tr>
      <w:tr w:rsidR="00780832" w:rsidRPr="004433F0" w:rsidDel="000A4F3C" w14:paraId="3E9940C2" w14:textId="73817D08" w:rsidTr="00780832">
        <w:trPr>
          <w:trHeight w:val="20"/>
          <w:del w:id="276" w:author="Mariano Fumante" w:date="2026-08-28T15:56:00Z" w16du:dateUtc="2026-08-28T13:56:00Z"/>
        </w:trPr>
        <w:tc>
          <w:tcPr>
            <w:tcW w:w="1066" w:type="pct"/>
            <w:vAlign w:val="center"/>
          </w:tcPr>
          <w:p w14:paraId="77176B91" w14:textId="1F7486F6" w:rsidR="00780832" w:rsidRPr="001A6134" w:rsidDel="000A4F3C" w:rsidRDefault="00780832" w:rsidP="00780832">
            <w:pPr>
              <w:spacing w:before="60" w:after="60"/>
              <w:rPr>
                <w:del w:id="277" w:author="Mariano Fumante" w:date="2026-08-28T15:56:00Z" w16du:dateUtc="2026-08-28T13:56:00Z"/>
                <w:rFonts w:cs="Arial"/>
              </w:rPr>
            </w:pPr>
            <w:del w:id="278" w:author="Mariano Fumante" w:date="2026-08-28T15:56:00Z" w16du:dateUtc="2026-08-28T13:56:00Z">
              <w:r w:rsidRPr="00780832" w:rsidDel="000A4F3C">
                <w:rPr>
                  <w:lang w:eastAsia="it-IT"/>
                </w:rPr>
                <w:delText>RTO</w:delText>
              </w:r>
            </w:del>
          </w:p>
        </w:tc>
        <w:tc>
          <w:tcPr>
            <w:tcW w:w="3934" w:type="pct"/>
            <w:vAlign w:val="center"/>
          </w:tcPr>
          <w:p w14:paraId="5886989A" w14:textId="0BBD2D5A" w:rsidR="00780832" w:rsidDel="000A4F3C" w:rsidRDefault="00780832" w:rsidP="00780832">
            <w:pPr>
              <w:spacing w:before="60" w:after="60"/>
              <w:rPr>
                <w:del w:id="279" w:author="Mariano Fumante" w:date="2026-08-28T15:56:00Z" w16du:dateUtc="2026-08-28T13:56:00Z"/>
              </w:rPr>
            </w:pPr>
            <w:del w:id="280" w:author="Mariano Fumante" w:date="2026-08-28T15:56:00Z" w16du:dateUtc="2026-08-28T13:56:00Z">
              <w:r w:rsidRPr="00780832" w:rsidDel="000A4F3C">
                <w:rPr>
                  <w:lang w:eastAsia="it-IT"/>
                </w:rPr>
                <w:delText>Risk Treatment Option</w:delText>
              </w:r>
            </w:del>
          </w:p>
        </w:tc>
      </w:tr>
      <w:tr w:rsidR="00780832" w:rsidDel="00E911F3" w14:paraId="0BE61DC7" w14:textId="1792FF4D" w:rsidTr="00780832">
        <w:tblPrEx>
          <w:tblBorders>
            <w:insideH w:val="none" w:sz="0" w:space="0" w:color="auto"/>
            <w:insideV w:val="none" w:sz="0" w:space="0" w:color="auto"/>
          </w:tblBorders>
        </w:tblPrEx>
        <w:trPr>
          <w:trHeight w:val="20"/>
        </w:trPr>
        <w:tc>
          <w:tcPr>
            <w:tcW w:w="1066" w:type="pct"/>
            <w:vAlign w:val="center"/>
            <w:hideMark/>
          </w:tcPr>
          <w:p w14:paraId="423D24E8" w14:textId="7AEC3697" w:rsidR="00780832" w:rsidRPr="00776401" w:rsidDel="00E911F3" w:rsidRDefault="00780832" w:rsidP="00780832">
            <w:pPr>
              <w:spacing w:before="60" w:after="60"/>
              <w:rPr>
                <w:rFonts w:cs="Arial"/>
              </w:rPr>
            </w:pPr>
          </w:p>
        </w:tc>
        <w:tc>
          <w:tcPr>
            <w:tcW w:w="3934" w:type="pct"/>
            <w:vAlign w:val="center"/>
            <w:hideMark/>
          </w:tcPr>
          <w:p w14:paraId="3EBDA169" w14:textId="718B9C28" w:rsidR="00780832" w:rsidDel="00E911F3" w:rsidRDefault="00780832" w:rsidP="00780832">
            <w:pPr>
              <w:spacing w:before="60" w:after="60"/>
            </w:pPr>
          </w:p>
        </w:tc>
      </w:tr>
    </w:tbl>
    <w:p w14:paraId="4316555A" w14:textId="77777777" w:rsidR="0025363B" w:rsidRPr="00780832" w:rsidRDefault="0025363B" w:rsidP="0025363B">
      <w:pPr>
        <w:spacing w:before="0"/>
        <w:jc w:val="both"/>
        <w:rPr>
          <w:lang w:eastAsia="it-IT"/>
        </w:rPr>
      </w:pPr>
    </w:p>
    <w:p w14:paraId="59B1AB4E" w14:textId="77777777" w:rsidR="006E76F6" w:rsidRPr="00A66CFA" w:rsidRDefault="006E76F6" w:rsidP="0081782E">
      <w:pPr>
        <w:pStyle w:val="Titolo1"/>
        <w:rPr>
          <w:caps/>
        </w:rPr>
      </w:pPr>
      <w:bookmarkStart w:id="281" w:name="_Toc226819228"/>
      <w:bookmarkStart w:id="282" w:name="_Toc226819229"/>
      <w:bookmarkStart w:id="283" w:name="_Toc226819230"/>
      <w:bookmarkStart w:id="284" w:name="_Toc226819231"/>
      <w:bookmarkStart w:id="285" w:name="_Toc226819232"/>
      <w:bookmarkStart w:id="286" w:name="_Toc226819233"/>
      <w:bookmarkStart w:id="287" w:name="_Toc226819234"/>
      <w:bookmarkStart w:id="288" w:name="_Ref145326378"/>
      <w:bookmarkStart w:id="289" w:name="_Toc146876363"/>
      <w:bookmarkStart w:id="290" w:name="_Toc152748796"/>
      <w:bookmarkStart w:id="291" w:name="_Toc184833027"/>
      <w:bookmarkStart w:id="292" w:name="_Toc188290657"/>
      <w:bookmarkStart w:id="293" w:name="_Toc195020468"/>
      <w:bookmarkStart w:id="294" w:name="_Toc204175325"/>
      <w:bookmarkStart w:id="295" w:name="_Hlk145073498"/>
      <w:bookmarkStart w:id="296" w:name="_Toc226819226"/>
      <w:bookmarkStart w:id="297" w:name="_Toc238824006"/>
      <w:bookmarkStart w:id="298" w:name="_Hlk222135404"/>
      <w:bookmarkStart w:id="299" w:name="_Toc223600166"/>
      <w:bookmarkEnd w:id="281"/>
      <w:bookmarkEnd w:id="282"/>
      <w:bookmarkEnd w:id="283"/>
      <w:bookmarkEnd w:id="284"/>
      <w:bookmarkEnd w:id="285"/>
      <w:bookmarkEnd w:id="286"/>
      <w:bookmarkEnd w:id="287"/>
      <w:r w:rsidRPr="00D41A69">
        <w:t>RIFERIMENTI</w:t>
      </w:r>
      <w:bookmarkEnd w:id="288"/>
      <w:bookmarkEnd w:id="289"/>
      <w:bookmarkEnd w:id="290"/>
      <w:bookmarkEnd w:id="291"/>
      <w:bookmarkEnd w:id="292"/>
      <w:bookmarkEnd w:id="293"/>
      <w:r w:rsidRPr="00D41A69">
        <w:t xml:space="preserve"> NORMATIVI</w:t>
      </w:r>
      <w:bookmarkStart w:id="300" w:name="_Toc184833028"/>
      <w:bookmarkStart w:id="301" w:name="_Toc188290658"/>
      <w:bookmarkStart w:id="302" w:name="_Toc195020469"/>
      <w:bookmarkStart w:id="303" w:name="_Toc204175326"/>
      <w:bookmarkEnd w:id="294"/>
      <w:bookmarkEnd w:id="295"/>
      <w:bookmarkEnd w:id="296"/>
      <w:bookmarkEnd w:id="297"/>
    </w:p>
    <w:p w14:paraId="1005C653" w14:textId="77777777" w:rsidR="006E76F6" w:rsidRPr="00D41A69" w:rsidRDefault="006E76F6" w:rsidP="006E76F6">
      <w:pPr>
        <w:pStyle w:val="Titolo2"/>
      </w:pPr>
      <w:bookmarkStart w:id="304" w:name="_Toc226819227"/>
      <w:bookmarkStart w:id="305" w:name="_Toc238824007"/>
      <w:r w:rsidRPr="00D41A69">
        <w:t>RIFERIMENTI INTERNI</w:t>
      </w:r>
      <w:bookmarkEnd w:id="300"/>
      <w:bookmarkEnd w:id="301"/>
      <w:bookmarkEnd w:id="302"/>
      <w:bookmarkEnd w:id="303"/>
      <w:bookmarkEnd w:id="304"/>
      <w:bookmarkEnd w:id="305"/>
    </w:p>
    <w:p w14:paraId="241D5729" w14:textId="77777777" w:rsidR="00715855" w:rsidRDefault="00715855">
      <w:pPr>
        <w:pStyle w:val="Paragrafoelenco"/>
        <w:keepNext/>
        <w:numPr>
          <w:ilvl w:val="0"/>
          <w:numId w:val="4"/>
        </w:numPr>
        <w:spacing w:before="6" w:after="6"/>
        <w:jc w:val="both"/>
      </w:pPr>
      <w:r>
        <w:t>Statuto Sociale</w:t>
      </w:r>
    </w:p>
    <w:p w14:paraId="14A581AF" w14:textId="77777777" w:rsidR="00715855" w:rsidRDefault="00715855">
      <w:pPr>
        <w:pStyle w:val="Paragrafoelenco"/>
        <w:keepNext/>
        <w:numPr>
          <w:ilvl w:val="0"/>
          <w:numId w:val="4"/>
        </w:numPr>
        <w:spacing w:before="6" w:after="6"/>
        <w:jc w:val="both"/>
      </w:pPr>
      <w:r>
        <w:t>Codice Etico di Gruppo</w:t>
      </w:r>
    </w:p>
    <w:p w14:paraId="2C6CDC7C" w14:textId="77777777" w:rsidR="00715855" w:rsidRDefault="00715855">
      <w:pPr>
        <w:pStyle w:val="Paragrafoelenco"/>
        <w:keepNext/>
        <w:numPr>
          <w:ilvl w:val="0"/>
          <w:numId w:val="4"/>
        </w:numPr>
        <w:spacing w:before="6" w:after="6"/>
        <w:jc w:val="both"/>
      </w:pPr>
      <w:r>
        <w:t>Modello di Organizzazione, Gestione e Controllo ex D.Lgs. 231/2001</w:t>
      </w:r>
    </w:p>
    <w:p w14:paraId="67534694" w14:textId="77777777" w:rsidR="00715855" w:rsidRDefault="00715855">
      <w:pPr>
        <w:pStyle w:val="Paragrafoelenco"/>
        <w:keepNext/>
        <w:numPr>
          <w:ilvl w:val="0"/>
          <w:numId w:val="4"/>
        </w:numPr>
        <w:spacing w:before="6" w:after="6"/>
        <w:jc w:val="both"/>
      </w:pPr>
      <w:r>
        <w:t>Modello Organizzativo Privacy (MOP)</w:t>
      </w:r>
    </w:p>
    <w:p w14:paraId="00C78B30" w14:textId="77777777" w:rsidR="00715855" w:rsidRDefault="00715855">
      <w:pPr>
        <w:pStyle w:val="Paragrafoelenco"/>
        <w:keepNext/>
        <w:numPr>
          <w:ilvl w:val="0"/>
          <w:numId w:val="4"/>
        </w:numPr>
        <w:spacing w:before="6" w:after="6"/>
        <w:jc w:val="both"/>
      </w:pPr>
      <w:r>
        <w:t>Modello Organizzativo NIS</w:t>
      </w:r>
    </w:p>
    <w:p w14:paraId="023367BD" w14:textId="77777777" w:rsidR="00715855" w:rsidRDefault="00715855">
      <w:pPr>
        <w:pStyle w:val="Paragrafoelenco"/>
        <w:keepNext/>
        <w:numPr>
          <w:ilvl w:val="0"/>
          <w:numId w:val="4"/>
        </w:numPr>
        <w:spacing w:before="6" w:after="6"/>
        <w:jc w:val="both"/>
      </w:pPr>
      <w:r>
        <w:t>Manuale Sicurezza delle Informazioni di Gruppo</w:t>
      </w:r>
    </w:p>
    <w:p w14:paraId="6F6A802F" w14:textId="518666B6" w:rsidR="00BE3974" w:rsidRPr="00BE3974" w:rsidRDefault="00BE3974">
      <w:pPr>
        <w:pStyle w:val="Paragrafoelenco"/>
        <w:keepNext/>
        <w:numPr>
          <w:ilvl w:val="0"/>
          <w:numId w:val="4"/>
        </w:numPr>
        <w:spacing w:before="6" w:after="6"/>
        <w:jc w:val="both"/>
        <w:rPr>
          <w:lang w:val="en-US"/>
        </w:rPr>
      </w:pPr>
      <w:r w:rsidRPr="00BE3974">
        <w:rPr>
          <w:lang w:val="en-US"/>
        </w:rPr>
        <w:t>Policy di Risk Management I</w:t>
      </w:r>
      <w:r>
        <w:rPr>
          <w:lang w:val="en-US"/>
        </w:rPr>
        <w:t>ntegrato</w:t>
      </w:r>
    </w:p>
    <w:p w14:paraId="091F7317" w14:textId="77777777" w:rsidR="00715855" w:rsidRDefault="00715855">
      <w:pPr>
        <w:pStyle w:val="Paragrafoelenco"/>
        <w:keepNext/>
        <w:numPr>
          <w:ilvl w:val="0"/>
          <w:numId w:val="4"/>
        </w:numPr>
        <w:spacing w:before="6" w:after="6"/>
        <w:jc w:val="both"/>
      </w:pPr>
      <w:r>
        <w:t>Policy di Business Continuity</w:t>
      </w:r>
    </w:p>
    <w:p w14:paraId="168EE587" w14:textId="77777777" w:rsidR="00715855" w:rsidRDefault="00715855">
      <w:pPr>
        <w:pStyle w:val="Paragrafoelenco"/>
        <w:keepNext/>
        <w:numPr>
          <w:ilvl w:val="0"/>
          <w:numId w:val="4"/>
        </w:numPr>
        <w:spacing w:before="6" w:after="6"/>
        <w:jc w:val="both"/>
      </w:pPr>
      <w:r>
        <w:t>Security Incident Response Plan</w:t>
      </w:r>
    </w:p>
    <w:p w14:paraId="03081EAC" w14:textId="77777777" w:rsidR="00715855" w:rsidRDefault="00715855">
      <w:pPr>
        <w:pStyle w:val="Paragrafoelenco"/>
        <w:keepNext/>
        <w:numPr>
          <w:ilvl w:val="0"/>
          <w:numId w:val="4"/>
        </w:numPr>
        <w:spacing w:before="6" w:after="6"/>
        <w:jc w:val="both"/>
      </w:pPr>
      <w:r>
        <w:t>Piano di Gestione delle Vulnerabilità</w:t>
      </w:r>
    </w:p>
    <w:p w14:paraId="2BBD5317" w14:textId="77777777" w:rsidR="00715855" w:rsidRDefault="00715855" w:rsidP="00BE3974">
      <w:pPr>
        <w:pStyle w:val="Paragrafoelenco"/>
        <w:keepNext/>
        <w:spacing w:before="6" w:after="6"/>
        <w:ind w:left="714"/>
        <w:contextualSpacing w:val="0"/>
        <w:jc w:val="both"/>
      </w:pPr>
    </w:p>
    <w:p w14:paraId="44725904" w14:textId="77777777" w:rsidR="006E76F6" w:rsidRPr="00D41A69" w:rsidRDefault="006E76F6" w:rsidP="006E76F6">
      <w:pPr>
        <w:pStyle w:val="Titolo2"/>
      </w:pPr>
      <w:bookmarkStart w:id="306" w:name="_Toc184833029"/>
      <w:bookmarkStart w:id="307" w:name="_Toc188290659"/>
      <w:bookmarkStart w:id="308" w:name="_Toc195020470"/>
      <w:bookmarkStart w:id="309" w:name="_Toc204175327"/>
      <w:bookmarkStart w:id="310" w:name="_Toc226819235"/>
      <w:bookmarkStart w:id="311" w:name="_Toc238824008"/>
      <w:r w:rsidRPr="00D41A69">
        <w:t>RIFERIMENTI ESTERNI</w:t>
      </w:r>
      <w:bookmarkEnd w:id="306"/>
      <w:bookmarkEnd w:id="307"/>
      <w:bookmarkEnd w:id="308"/>
      <w:bookmarkEnd w:id="309"/>
      <w:bookmarkEnd w:id="310"/>
      <w:bookmarkEnd w:id="311"/>
    </w:p>
    <w:p w14:paraId="661D528D" w14:textId="77777777" w:rsidR="00724604" w:rsidRDefault="00724604">
      <w:pPr>
        <w:pStyle w:val="Paragrafoelenco"/>
        <w:numPr>
          <w:ilvl w:val="0"/>
          <w:numId w:val="4"/>
        </w:numPr>
        <w:spacing w:before="6" w:after="6"/>
        <w:jc w:val="both"/>
      </w:pPr>
      <w:r>
        <w:t>Direttiva NIS2 - Direttiva (UE) 2022/2555 del Parlamento europeo e del Consiglio del 14 dicembre 2022 relativa a misure per un livello comune elevato di cybersicurezza nell'Unione.</w:t>
      </w:r>
    </w:p>
    <w:p w14:paraId="0DF4D8EC" w14:textId="77777777" w:rsidR="00724604" w:rsidRDefault="00724604">
      <w:pPr>
        <w:pStyle w:val="Paragrafoelenco"/>
        <w:numPr>
          <w:ilvl w:val="0"/>
          <w:numId w:val="4"/>
        </w:numPr>
        <w:spacing w:before="6" w:after="6"/>
        <w:jc w:val="both"/>
      </w:pPr>
      <w:r>
        <w:t>Decreto Legislativo 4 settembre 2024, n. 138 - Recepimento della Direttiva (UE) 2022/2555.</w:t>
      </w:r>
    </w:p>
    <w:p w14:paraId="05328638" w14:textId="77777777" w:rsidR="00724604" w:rsidRDefault="00724604">
      <w:pPr>
        <w:pStyle w:val="Paragrafoelenco"/>
        <w:numPr>
          <w:ilvl w:val="0"/>
          <w:numId w:val="4"/>
        </w:numPr>
        <w:spacing w:before="6" w:after="6"/>
        <w:jc w:val="both"/>
      </w:pPr>
      <w:r>
        <w:t>Determinazioni, Linee Guida e Provvedimenti emanati dall'Agenzia per la Cybersicurezza Nazionale (ACN) nell'ambito della normativa NIS2.</w:t>
      </w:r>
    </w:p>
    <w:p w14:paraId="7E53B375" w14:textId="77777777" w:rsidR="00724604" w:rsidRDefault="00724604">
      <w:pPr>
        <w:pStyle w:val="Paragrafoelenco"/>
        <w:numPr>
          <w:ilvl w:val="0"/>
          <w:numId w:val="4"/>
        </w:numPr>
        <w:spacing w:before="6" w:after="6"/>
        <w:jc w:val="both"/>
      </w:pPr>
      <w:r>
        <w:t>Regolamento (UE) 2022/2554 relativo alla resilienza operativa digitale del settore finanziario (DORA).</w:t>
      </w:r>
    </w:p>
    <w:p w14:paraId="6C189AA5" w14:textId="77777777" w:rsidR="00724604" w:rsidRPr="00724604" w:rsidRDefault="00724604">
      <w:pPr>
        <w:pStyle w:val="Paragrafoelenco"/>
        <w:numPr>
          <w:ilvl w:val="0"/>
          <w:numId w:val="4"/>
        </w:numPr>
        <w:spacing w:before="6" w:after="6"/>
        <w:jc w:val="both"/>
        <w:rPr>
          <w:lang w:val="en-US"/>
        </w:rPr>
      </w:pPr>
      <w:r w:rsidRPr="00724604">
        <w:rPr>
          <w:lang w:val="en-US"/>
        </w:rPr>
        <w:t>Regolamento (UE) 2024/2847 (Cyber Resilience Act - CRA).</w:t>
      </w:r>
    </w:p>
    <w:p w14:paraId="06F1919F" w14:textId="77777777" w:rsidR="00724604" w:rsidRPr="00724604" w:rsidRDefault="00724604">
      <w:pPr>
        <w:pStyle w:val="Paragrafoelenco"/>
        <w:numPr>
          <w:ilvl w:val="0"/>
          <w:numId w:val="4"/>
        </w:numPr>
        <w:spacing w:before="6" w:after="6"/>
        <w:jc w:val="both"/>
        <w:rPr>
          <w:lang w:val="en-US"/>
        </w:rPr>
      </w:pPr>
      <w:r w:rsidRPr="00724604">
        <w:rPr>
          <w:lang w:val="en-US"/>
        </w:rPr>
        <w:t>ENISA NIS2 Technical Implementation Guidance.</w:t>
      </w:r>
    </w:p>
    <w:p w14:paraId="7C6C46F7" w14:textId="77777777" w:rsidR="00724604" w:rsidRDefault="00724604">
      <w:pPr>
        <w:pStyle w:val="Paragrafoelenco"/>
        <w:numPr>
          <w:ilvl w:val="0"/>
          <w:numId w:val="4"/>
        </w:numPr>
        <w:spacing w:before="6" w:after="6"/>
        <w:jc w:val="both"/>
      </w:pPr>
      <w:r>
        <w:t>Commission Implementing Regulation (EU) 2024/2690 e successive linee guida tecniche applicabili.</w:t>
      </w:r>
    </w:p>
    <w:p w14:paraId="60EB7980" w14:textId="77777777" w:rsidR="00724604" w:rsidRPr="00724604" w:rsidRDefault="00724604">
      <w:pPr>
        <w:pStyle w:val="Paragrafoelenco"/>
        <w:numPr>
          <w:ilvl w:val="0"/>
          <w:numId w:val="4"/>
        </w:numPr>
        <w:spacing w:before="6" w:after="6"/>
        <w:jc w:val="both"/>
        <w:rPr>
          <w:lang w:val="en-US"/>
        </w:rPr>
      </w:pPr>
      <w:r w:rsidRPr="00724604">
        <w:rPr>
          <w:lang w:val="en-US"/>
        </w:rPr>
        <w:t>Norma ISO/IEC 27001:2022 - Information Security Management Systems.</w:t>
      </w:r>
    </w:p>
    <w:p w14:paraId="44A1026F" w14:textId="77777777" w:rsidR="00724604" w:rsidRDefault="00724604">
      <w:pPr>
        <w:pStyle w:val="Paragrafoelenco"/>
        <w:numPr>
          <w:ilvl w:val="0"/>
          <w:numId w:val="4"/>
        </w:numPr>
        <w:spacing w:before="6" w:after="6"/>
        <w:jc w:val="both"/>
      </w:pPr>
      <w:r>
        <w:t>Norma ISO/IEC 27002:2022 - Information Security Controls.</w:t>
      </w:r>
    </w:p>
    <w:p w14:paraId="6FE73B7B" w14:textId="77777777" w:rsidR="00724604" w:rsidRPr="00724604" w:rsidRDefault="00724604">
      <w:pPr>
        <w:pStyle w:val="Paragrafoelenco"/>
        <w:numPr>
          <w:ilvl w:val="0"/>
          <w:numId w:val="4"/>
        </w:numPr>
        <w:spacing w:before="6" w:after="6"/>
        <w:jc w:val="both"/>
        <w:rPr>
          <w:lang w:val="en-US"/>
        </w:rPr>
      </w:pPr>
      <w:r w:rsidRPr="00724604">
        <w:rPr>
          <w:lang w:val="en-US"/>
        </w:rPr>
        <w:t>Norma ISO/IEC 27005:2022 - Information Security Risk Management.</w:t>
      </w:r>
    </w:p>
    <w:p w14:paraId="14E1D1C0" w14:textId="77777777" w:rsidR="00724604" w:rsidRPr="00724604" w:rsidRDefault="00724604">
      <w:pPr>
        <w:pStyle w:val="Paragrafoelenco"/>
        <w:numPr>
          <w:ilvl w:val="0"/>
          <w:numId w:val="4"/>
        </w:numPr>
        <w:spacing w:before="6" w:after="6"/>
        <w:jc w:val="both"/>
        <w:rPr>
          <w:lang w:val="en-US"/>
        </w:rPr>
      </w:pPr>
      <w:r w:rsidRPr="00724604">
        <w:rPr>
          <w:lang w:val="en-US"/>
        </w:rPr>
        <w:t>Norma ISO 31000:2018 - Risk Management Guidelines.</w:t>
      </w:r>
    </w:p>
    <w:p w14:paraId="3638742A" w14:textId="77777777" w:rsidR="00724604" w:rsidRPr="00724604" w:rsidRDefault="00724604">
      <w:pPr>
        <w:pStyle w:val="Paragrafoelenco"/>
        <w:numPr>
          <w:ilvl w:val="0"/>
          <w:numId w:val="4"/>
        </w:numPr>
        <w:spacing w:before="6" w:after="6"/>
        <w:jc w:val="both"/>
        <w:rPr>
          <w:lang w:val="en-US"/>
        </w:rPr>
      </w:pPr>
      <w:r w:rsidRPr="00724604">
        <w:rPr>
          <w:lang w:val="en-US"/>
        </w:rPr>
        <w:t>Norma ISO 22301:2019 - Security and Resilience - Business Continuity Management Systems.</w:t>
      </w:r>
    </w:p>
    <w:p w14:paraId="2ECD38B0" w14:textId="77777777" w:rsidR="00724604" w:rsidRPr="00724604" w:rsidRDefault="00724604">
      <w:pPr>
        <w:pStyle w:val="Paragrafoelenco"/>
        <w:numPr>
          <w:ilvl w:val="0"/>
          <w:numId w:val="4"/>
        </w:numPr>
        <w:spacing w:before="6" w:after="6"/>
        <w:jc w:val="both"/>
        <w:rPr>
          <w:lang w:val="en-US"/>
        </w:rPr>
      </w:pPr>
      <w:r w:rsidRPr="00724604">
        <w:rPr>
          <w:lang w:val="en-US"/>
        </w:rPr>
        <w:t>ISO/IEC 31010 - Risk Assessment Techniques.</w:t>
      </w:r>
    </w:p>
    <w:p w14:paraId="12049214" w14:textId="77777777" w:rsidR="00724604" w:rsidRPr="00724604" w:rsidRDefault="00724604">
      <w:pPr>
        <w:pStyle w:val="Paragrafoelenco"/>
        <w:numPr>
          <w:ilvl w:val="0"/>
          <w:numId w:val="4"/>
        </w:numPr>
        <w:spacing w:before="6" w:after="6"/>
        <w:jc w:val="both"/>
        <w:rPr>
          <w:lang w:val="en-US"/>
        </w:rPr>
      </w:pPr>
      <w:r w:rsidRPr="00724604">
        <w:rPr>
          <w:lang w:val="en-US"/>
        </w:rPr>
        <w:t>Information Risk Assessment Methodology 2 (IRAM2) - The Information Security Forum (ISF).</w:t>
      </w:r>
    </w:p>
    <w:p w14:paraId="5464D072" w14:textId="77777777" w:rsidR="00724604" w:rsidRDefault="00724604">
      <w:pPr>
        <w:pStyle w:val="Paragrafoelenco"/>
        <w:numPr>
          <w:ilvl w:val="0"/>
          <w:numId w:val="4"/>
        </w:numPr>
        <w:spacing w:before="6" w:after="6"/>
        <w:jc w:val="both"/>
      </w:pPr>
      <w:r>
        <w:t>D.Lgs. 196/2003 e successive modifiche.</w:t>
      </w:r>
    </w:p>
    <w:p w14:paraId="3A9D94AF" w14:textId="77777777" w:rsidR="00724604" w:rsidRDefault="00724604">
      <w:pPr>
        <w:pStyle w:val="Paragrafoelenco"/>
        <w:numPr>
          <w:ilvl w:val="0"/>
          <w:numId w:val="4"/>
        </w:numPr>
        <w:spacing w:before="6" w:after="6"/>
        <w:jc w:val="both"/>
      </w:pPr>
      <w:r>
        <w:t>Regolamento (UE) 2016/679 (GDPR).</w:t>
      </w:r>
    </w:p>
    <w:p w14:paraId="4A5DCD4C" w14:textId="77777777" w:rsidR="00724604" w:rsidRDefault="00724604">
      <w:pPr>
        <w:pStyle w:val="Paragrafoelenco"/>
        <w:numPr>
          <w:ilvl w:val="0"/>
          <w:numId w:val="4"/>
        </w:numPr>
        <w:spacing w:before="6" w:after="6"/>
        <w:jc w:val="both"/>
      </w:pPr>
      <w:r>
        <w:t>D.Lgs. 101/2018.</w:t>
      </w:r>
    </w:p>
    <w:p w14:paraId="0B99C0A4" w14:textId="77777777" w:rsidR="00724604" w:rsidRDefault="00724604">
      <w:pPr>
        <w:pStyle w:val="Paragrafoelenco"/>
        <w:numPr>
          <w:ilvl w:val="0"/>
          <w:numId w:val="4"/>
        </w:numPr>
        <w:spacing w:before="6" w:after="6"/>
        <w:jc w:val="both"/>
      </w:pPr>
      <w:r>
        <w:t>Framework MITRE ATT&amp;CK®.</w:t>
      </w:r>
    </w:p>
    <w:p w14:paraId="248019DD" w14:textId="77777777" w:rsidR="00724604" w:rsidRDefault="00724604">
      <w:pPr>
        <w:pStyle w:val="Paragrafoelenco"/>
        <w:numPr>
          <w:ilvl w:val="0"/>
          <w:numId w:val="4"/>
        </w:numPr>
        <w:spacing w:before="6" w:after="6"/>
        <w:jc w:val="both"/>
      </w:pPr>
      <w:r>
        <w:t>ENISA Threat Landscape Report (ultima versione vigente).</w:t>
      </w:r>
    </w:p>
    <w:p w14:paraId="6929DBB3" w14:textId="616CF54C" w:rsidR="002A2685" w:rsidRPr="00834762" w:rsidRDefault="00724604">
      <w:pPr>
        <w:pStyle w:val="Paragrafoelenco"/>
        <w:numPr>
          <w:ilvl w:val="0"/>
          <w:numId w:val="4"/>
        </w:numPr>
        <w:spacing w:before="6" w:after="6"/>
        <w:contextualSpacing w:val="0"/>
        <w:jc w:val="both"/>
      </w:pPr>
      <w:r>
        <w:t>OWASP Top 10 (ultima versione vigente).</w:t>
      </w:r>
    </w:p>
    <w:p w14:paraId="4AD524F4" w14:textId="6B774EFF" w:rsidR="0025363B" w:rsidRDefault="0025363B" w:rsidP="0081782E">
      <w:pPr>
        <w:pStyle w:val="Titolo1"/>
        <w:rPr>
          <w:caps/>
        </w:rPr>
      </w:pPr>
      <w:bookmarkStart w:id="312" w:name="_Toc238824009"/>
      <w:bookmarkEnd w:id="298"/>
      <w:r>
        <w:t xml:space="preserve">RUOLI E </w:t>
      </w:r>
      <w:r w:rsidRPr="00F871C9">
        <w:t>RESPONSABILITÀ</w:t>
      </w:r>
      <w:bookmarkEnd w:id="299"/>
      <w:bookmarkEnd w:id="312"/>
    </w:p>
    <w:p w14:paraId="395435A8" w14:textId="77777777" w:rsidR="0024783E" w:rsidRPr="005140B4" w:rsidRDefault="00EC3265" w:rsidP="0025363B">
      <w:pPr>
        <w:pStyle w:val="NormaleWeb"/>
        <w:spacing w:line="300" w:lineRule="atLeast"/>
        <w:rPr>
          <w:ins w:id="313" w:author="Mariano Fumante" w:date="2026-08-28T14:39:00Z" w16du:dateUtc="2026-08-28T12:39:00Z"/>
          <w:rFonts w:asciiTheme="majorHAnsi" w:eastAsiaTheme="minorEastAsia" w:hAnsiTheme="majorHAnsi" w:cstheme="minorBidi"/>
          <w:sz w:val="18"/>
          <w:szCs w:val="18"/>
          <w:lang w:eastAsia="en-US"/>
          <w:rPrChange w:id="314" w:author="Mariano Fumante" w:date="2026-08-28T14:39:00Z" w16du:dateUtc="2026-08-28T12:39:00Z">
            <w:rPr>
              <w:ins w:id="315" w:author="Mariano Fumante" w:date="2026-08-28T14:39:00Z" w16du:dateUtc="2026-08-28T12:39:00Z"/>
              <w:rFonts w:asciiTheme="minorHAnsi" w:eastAsiaTheme="minorEastAsia" w:hAnsiTheme="minorHAnsi" w:cstheme="minorBidi"/>
              <w:sz w:val="18"/>
              <w:szCs w:val="20"/>
              <w:lang w:eastAsia="en-US"/>
            </w:rPr>
          </w:rPrChange>
        </w:rPr>
      </w:pPr>
      <w:r w:rsidRPr="00EC3265">
        <w:rPr>
          <w:rFonts w:asciiTheme="minorHAnsi" w:eastAsiaTheme="minorEastAsia" w:hAnsiTheme="minorHAnsi" w:cstheme="minorBidi"/>
          <w:sz w:val="18"/>
          <w:szCs w:val="20"/>
          <w:lang w:eastAsia="en-US"/>
        </w:rPr>
        <w:t>Gli Organi di Governo e Controllo</w:t>
      </w:r>
      <w:del w:id="316" w:author="Mariano Fumante" w:date="2026-08-27T08:30:00Z" w16du:dateUtc="2026-08-27T06:30:00Z">
        <w:r w:rsidRPr="00EC3265" w:rsidDel="00553E95">
          <w:rPr>
            <w:rFonts w:asciiTheme="minorHAnsi" w:eastAsiaTheme="minorEastAsia" w:hAnsiTheme="minorHAnsi" w:cstheme="minorBidi"/>
            <w:sz w:val="18"/>
            <w:szCs w:val="20"/>
            <w:lang w:eastAsia="en-US"/>
          </w:rPr>
          <w:delText xml:space="preserve">, il Top </w:delText>
        </w:r>
        <w:commentRangeStart w:id="317"/>
        <w:r w:rsidRPr="00EC3265" w:rsidDel="00553E95">
          <w:rPr>
            <w:rFonts w:asciiTheme="minorHAnsi" w:eastAsiaTheme="minorEastAsia" w:hAnsiTheme="minorHAnsi" w:cstheme="minorBidi"/>
            <w:sz w:val="18"/>
            <w:szCs w:val="20"/>
            <w:lang w:eastAsia="en-US"/>
          </w:rPr>
          <w:delText>Management</w:delText>
        </w:r>
        <w:commentRangeEnd w:id="317"/>
        <w:r w:rsidR="00553E95" w:rsidRPr="00EC3265" w:rsidDel="00553E95">
          <w:rPr>
            <w:rStyle w:val="Rimandocommento"/>
            <w:rFonts w:asciiTheme="minorHAnsi" w:eastAsiaTheme="minorEastAsia" w:hAnsiTheme="minorHAnsi" w:cstheme="minorBidi"/>
            <w:sz w:val="18"/>
            <w:szCs w:val="20"/>
            <w:lang w:eastAsia="en-US"/>
          </w:rPr>
          <w:commentReference w:id="317"/>
        </w:r>
        <w:r w:rsidRPr="00EC3265" w:rsidDel="00553E95">
          <w:rPr>
            <w:rFonts w:asciiTheme="minorHAnsi" w:eastAsiaTheme="minorEastAsia" w:hAnsiTheme="minorHAnsi" w:cstheme="minorBidi"/>
            <w:sz w:val="18"/>
            <w:szCs w:val="20"/>
            <w:lang w:eastAsia="en-US"/>
          </w:rPr>
          <w:delText xml:space="preserve"> e le funzioni coinvolte</w:delText>
        </w:r>
      </w:del>
      <w:ins w:id="318" w:author="Mariano Fumante" w:date="2026-08-27T08:31:00Z" w16du:dateUtc="2026-08-27T06:31:00Z">
        <w:r w:rsidR="00553E95">
          <w:rPr>
            <w:rFonts w:asciiTheme="minorHAnsi" w:eastAsiaTheme="minorEastAsia" w:hAnsiTheme="minorHAnsi" w:cstheme="minorBidi"/>
            <w:sz w:val="18"/>
            <w:szCs w:val="20"/>
            <w:lang w:eastAsia="en-US"/>
          </w:rPr>
          <w:t xml:space="preserve"> </w:t>
        </w:r>
      </w:ins>
      <w:ins w:id="319" w:author="Mariano Fumante" w:date="2026-08-27T08:30:00Z" w16du:dateUtc="2026-08-27T06:30:00Z">
        <w:r w:rsidR="00553E95">
          <w:rPr>
            <w:rFonts w:asciiTheme="minorHAnsi" w:eastAsiaTheme="minorEastAsia" w:hAnsiTheme="minorHAnsi" w:cstheme="minorBidi"/>
            <w:sz w:val="18"/>
            <w:szCs w:val="20"/>
            <w:lang w:eastAsia="en-US"/>
          </w:rPr>
          <w:t xml:space="preserve">e le </w:t>
        </w:r>
      </w:ins>
      <w:ins w:id="320" w:author="Mariano Fumante" w:date="2026-08-27T08:31:00Z" w16du:dateUtc="2026-08-27T06:31:00Z">
        <w:r w:rsidR="00553E95">
          <w:rPr>
            <w:rFonts w:asciiTheme="minorHAnsi" w:eastAsiaTheme="minorEastAsia" w:hAnsiTheme="minorHAnsi" w:cstheme="minorBidi"/>
            <w:sz w:val="18"/>
            <w:szCs w:val="20"/>
            <w:lang w:eastAsia="en-US"/>
          </w:rPr>
          <w:t>strutture di seguito riportate</w:t>
        </w:r>
      </w:ins>
      <w:r w:rsidRPr="00EC3265">
        <w:rPr>
          <w:rFonts w:asciiTheme="minorHAnsi" w:eastAsiaTheme="minorEastAsia" w:hAnsiTheme="minorHAnsi" w:cstheme="minorBidi"/>
          <w:sz w:val="18"/>
          <w:szCs w:val="20"/>
          <w:lang w:eastAsia="en-US"/>
        </w:rPr>
        <w:t xml:space="preserve"> garantiscono l'attuazione efficace del processo di gestione e monitoraggio dei rischi di sicurezza informatica, assicurando l'identificazione, la valutazione, il trattamento, il monitoraggio e la comunicazione dei rischi </w:t>
      </w:r>
      <w:r w:rsidR="00481C33">
        <w:rPr>
          <w:rFonts w:asciiTheme="minorHAnsi" w:eastAsiaTheme="minorEastAsia" w:hAnsiTheme="minorHAnsi" w:cstheme="minorBidi"/>
          <w:sz w:val="18"/>
          <w:szCs w:val="20"/>
          <w:lang w:eastAsia="en-US"/>
        </w:rPr>
        <w:t>di sicurezza inform</w:t>
      </w:r>
      <w:r w:rsidR="00481C33" w:rsidRPr="005140B4">
        <w:rPr>
          <w:rFonts w:asciiTheme="majorHAnsi" w:eastAsiaTheme="minorEastAsia" w:hAnsiTheme="majorHAnsi" w:cstheme="minorBidi"/>
          <w:sz w:val="18"/>
          <w:szCs w:val="18"/>
          <w:lang w:eastAsia="en-US"/>
          <w:rPrChange w:id="321" w:author="Mariano Fumante" w:date="2026-08-28T14:39:00Z" w16du:dateUtc="2026-08-28T12:39:00Z">
            <w:rPr>
              <w:rFonts w:asciiTheme="minorHAnsi" w:eastAsiaTheme="minorEastAsia" w:hAnsiTheme="minorHAnsi" w:cstheme="minorBidi"/>
              <w:sz w:val="18"/>
              <w:szCs w:val="20"/>
              <w:lang w:eastAsia="en-US"/>
            </w:rPr>
          </w:rPrChange>
        </w:rPr>
        <w:t>atica</w:t>
      </w:r>
      <w:r w:rsidRPr="005140B4">
        <w:rPr>
          <w:rFonts w:asciiTheme="majorHAnsi" w:eastAsiaTheme="minorEastAsia" w:hAnsiTheme="majorHAnsi" w:cstheme="minorBidi"/>
          <w:sz w:val="18"/>
          <w:szCs w:val="18"/>
          <w:lang w:eastAsia="en-US"/>
          <w:rPrChange w:id="322" w:author="Mariano Fumante" w:date="2026-08-28T14:39:00Z" w16du:dateUtc="2026-08-28T12:39:00Z">
            <w:rPr>
              <w:rFonts w:asciiTheme="minorHAnsi" w:eastAsiaTheme="minorEastAsia" w:hAnsiTheme="minorHAnsi" w:cstheme="minorBidi"/>
              <w:sz w:val="18"/>
              <w:szCs w:val="20"/>
              <w:lang w:eastAsia="en-US"/>
            </w:rPr>
          </w:rPrChange>
        </w:rPr>
        <w:t xml:space="preserve"> all'interno del Gruppo. </w:t>
      </w:r>
    </w:p>
    <w:p w14:paraId="242B7036" w14:textId="77777777" w:rsidR="003D02C4" w:rsidRPr="005140B4" w:rsidRDefault="003D02C4" w:rsidP="003D02C4">
      <w:pPr>
        <w:pStyle w:val="NormaleWeb"/>
        <w:rPr>
          <w:ins w:id="323" w:author="Mariano Fumante" w:date="2026-08-28T14:39:00Z"/>
          <w:rFonts w:asciiTheme="majorHAnsi" w:hAnsiTheme="majorHAnsi"/>
          <w:sz w:val="18"/>
          <w:szCs w:val="18"/>
          <w:rPrChange w:id="324" w:author="Mariano Fumante" w:date="2026-08-28T14:39:00Z" w16du:dateUtc="2026-08-28T12:39:00Z">
            <w:rPr>
              <w:ins w:id="325" w:author="Mariano Fumante" w:date="2026-08-28T14:39:00Z"/>
            </w:rPr>
          </w:rPrChange>
        </w:rPr>
      </w:pPr>
      <w:ins w:id="326" w:author="Mariano Fumante" w:date="2026-08-28T14:39:00Z">
        <w:r w:rsidRPr="005140B4">
          <w:rPr>
            <w:rFonts w:asciiTheme="majorHAnsi" w:hAnsiTheme="majorHAnsi"/>
            <w:sz w:val="18"/>
            <w:szCs w:val="18"/>
            <w:rPrChange w:id="327" w:author="Mariano Fumante" w:date="2026-08-28T14:39:00Z" w16du:dateUtc="2026-08-28T12:39:00Z">
              <w:rPr/>
            </w:rPrChange>
          </w:rPr>
          <w:t>In coerenza con il modello delle Three Lines adottato dal Gruppo, la gestione dei rischi di sicurezza informatica è articolata tra:</w:t>
        </w:r>
      </w:ins>
    </w:p>
    <w:p w14:paraId="317C95EB" w14:textId="77777777" w:rsidR="003D02C4" w:rsidRPr="005140B4" w:rsidRDefault="003D02C4" w:rsidP="003D02C4">
      <w:pPr>
        <w:pStyle w:val="NormaleWeb"/>
        <w:numPr>
          <w:ilvl w:val="0"/>
          <w:numId w:val="51"/>
        </w:numPr>
        <w:rPr>
          <w:ins w:id="328" w:author="Mariano Fumante" w:date="2026-08-28T14:39:00Z"/>
          <w:rFonts w:asciiTheme="majorHAnsi" w:hAnsiTheme="majorHAnsi"/>
          <w:sz w:val="18"/>
          <w:szCs w:val="18"/>
          <w:rPrChange w:id="329" w:author="Mariano Fumante" w:date="2026-08-28T14:39:00Z" w16du:dateUtc="2026-08-28T12:39:00Z">
            <w:rPr>
              <w:ins w:id="330" w:author="Mariano Fumante" w:date="2026-08-28T14:39:00Z"/>
            </w:rPr>
          </w:rPrChange>
        </w:rPr>
      </w:pPr>
      <w:ins w:id="331" w:author="Mariano Fumante" w:date="2026-08-28T14:39:00Z">
        <w:r w:rsidRPr="005140B4">
          <w:rPr>
            <w:rFonts w:asciiTheme="majorHAnsi" w:hAnsiTheme="majorHAnsi"/>
            <w:sz w:val="18"/>
            <w:szCs w:val="18"/>
            <w:rPrChange w:id="332" w:author="Mariano Fumante" w:date="2026-08-28T14:39:00Z" w16du:dateUtc="2026-08-28T12:39:00Z">
              <w:rPr/>
            </w:rPrChange>
          </w:rPr>
          <w:t>prima linea, costituita dai Risk Owner, Service Manager e Asset Owner responsabili della gestione operativa dei rischi e dell'attuazione delle misure di trattamento;</w:t>
        </w:r>
      </w:ins>
    </w:p>
    <w:p w14:paraId="13902B18" w14:textId="77777777" w:rsidR="003D02C4" w:rsidRPr="005140B4" w:rsidRDefault="003D02C4" w:rsidP="003D02C4">
      <w:pPr>
        <w:pStyle w:val="NormaleWeb"/>
        <w:numPr>
          <w:ilvl w:val="0"/>
          <w:numId w:val="51"/>
        </w:numPr>
        <w:rPr>
          <w:ins w:id="333" w:author="Mariano Fumante" w:date="2026-08-28T14:39:00Z"/>
          <w:rFonts w:asciiTheme="majorHAnsi" w:hAnsiTheme="majorHAnsi"/>
          <w:sz w:val="18"/>
          <w:szCs w:val="18"/>
          <w:rPrChange w:id="334" w:author="Mariano Fumante" w:date="2026-08-28T14:39:00Z" w16du:dateUtc="2026-08-28T12:39:00Z">
            <w:rPr>
              <w:ins w:id="335" w:author="Mariano Fumante" w:date="2026-08-28T14:39:00Z"/>
            </w:rPr>
          </w:rPrChange>
        </w:rPr>
      </w:pPr>
      <w:ins w:id="336" w:author="Mariano Fumante" w:date="2026-08-28T14:39:00Z">
        <w:r w:rsidRPr="005140B4">
          <w:rPr>
            <w:rFonts w:asciiTheme="majorHAnsi" w:hAnsiTheme="majorHAnsi"/>
            <w:sz w:val="18"/>
            <w:szCs w:val="18"/>
            <w:rPrChange w:id="337" w:author="Mariano Fumante" w:date="2026-08-28T14:39:00Z" w16du:dateUtc="2026-08-28T12:39:00Z">
              <w:rPr/>
            </w:rPrChange>
          </w:rPr>
          <w:t>seconda linea, costituita dalle funzioni di sicurezza informatica, risk management e compliance che definiscono metodologie, svolgono attività di coordinamento, monitoraggio e supervisione;</w:t>
        </w:r>
      </w:ins>
    </w:p>
    <w:p w14:paraId="1CD1FF94" w14:textId="77777777" w:rsidR="003D02C4" w:rsidRPr="005140B4" w:rsidRDefault="003D02C4" w:rsidP="003D02C4">
      <w:pPr>
        <w:pStyle w:val="NormaleWeb"/>
        <w:numPr>
          <w:ilvl w:val="0"/>
          <w:numId w:val="51"/>
        </w:numPr>
        <w:rPr>
          <w:ins w:id="338" w:author="Mariano Fumante" w:date="2026-08-28T14:39:00Z"/>
          <w:rFonts w:asciiTheme="majorHAnsi" w:hAnsiTheme="majorHAnsi"/>
          <w:sz w:val="18"/>
          <w:szCs w:val="18"/>
          <w:rPrChange w:id="339" w:author="Mariano Fumante" w:date="2026-08-28T14:39:00Z" w16du:dateUtc="2026-08-28T12:39:00Z">
            <w:rPr>
              <w:ins w:id="340" w:author="Mariano Fumante" w:date="2026-08-28T14:39:00Z"/>
            </w:rPr>
          </w:rPrChange>
        </w:rPr>
      </w:pPr>
      <w:ins w:id="341" w:author="Mariano Fumante" w:date="2026-08-28T14:39:00Z">
        <w:r w:rsidRPr="005140B4">
          <w:rPr>
            <w:rFonts w:asciiTheme="majorHAnsi" w:hAnsiTheme="majorHAnsi"/>
            <w:sz w:val="18"/>
            <w:szCs w:val="18"/>
            <w:rPrChange w:id="342" w:author="Mariano Fumante" w:date="2026-08-28T14:39:00Z" w16du:dateUtc="2026-08-28T12:39:00Z">
              <w:rPr/>
            </w:rPrChange>
          </w:rPr>
          <w:t>terza linea, costituita dalla funzione Internal Audit, che svolge attività indipendenti di assurance sull'adeguatezza ed efficacia del framework di Cyber Risk Management e del sistema dei controlli interni.</w:t>
        </w:r>
      </w:ins>
    </w:p>
    <w:p w14:paraId="6DF77483" w14:textId="094BA192" w:rsidR="0025363B" w:rsidRDefault="00EC3265" w:rsidP="0025363B">
      <w:pPr>
        <w:pStyle w:val="NormaleWeb"/>
        <w:spacing w:line="300" w:lineRule="atLeast"/>
        <w:rPr>
          <w:rFonts w:asciiTheme="minorHAnsi" w:eastAsiaTheme="minorEastAsia" w:hAnsiTheme="minorHAnsi" w:cstheme="minorBidi"/>
          <w:sz w:val="18"/>
          <w:szCs w:val="20"/>
          <w:lang w:eastAsia="en-US"/>
        </w:rPr>
      </w:pPr>
      <w:r w:rsidRPr="00EC3265">
        <w:rPr>
          <w:rFonts w:asciiTheme="minorHAnsi" w:eastAsiaTheme="minorEastAsia" w:hAnsiTheme="minorHAnsi" w:cstheme="minorBidi"/>
          <w:sz w:val="18"/>
          <w:szCs w:val="20"/>
          <w:lang w:eastAsia="en-US"/>
        </w:rPr>
        <w:t>In particolare:</w:t>
      </w:r>
    </w:p>
    <w:tbl>
      <w:tblPr>
        <w:tblStyle w:val="Grigliatabella"/>
        <w:tblW w:w="10206" w:type="dxa"/>
        <w:tblBorders>
          <w:top w:val="none" w:sz="0" w:space="0" w:color="auto"/>
          <w:left w:val="none" w:sz="0" w:space="0" w:color="auto"/>
          <w:bottom w:val="none" w:sz="0" w:space="0" w:color="auto"/>
          <w:right w:val="none" w:sz="0" w:space="0" w:color="auto"/>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722"/>
        <w:gridCol w:w="8484"/>
      </w:tblGrid>
      <w:tr w:rsidR="008C48C5" w:rsidRPr="00BC650D" w14:paraId="4432D644" w14:textId="77777777" w:rsidTr="003B0B88">
        <w:trPr>
          <w:tblHeader/>
        </w:trPr>
        <w:tc>
          <w:tcPr>
            <w:tcW w:w="1722" w:type="dxa"/>
          </w:tcPr>
          <w:p w14:paraId="488ABB5A" w14:textId="77777777" w:rsidR="008C48C5" w:rsidRPr="000B25F4" w:rsidRDefault="008C48C5" w:rsidP="003B0B88">
            <w:pPr>
              <w:spacing w:before="40" w:line="360" w:lineRule="auto"/>
              <w:jc w:val="both"/>
              <w:rPr>
                <w:rStyle w:val="Enfasigrassetto"/>
                <w:rFonts w:cs="Segoe UI"/>
                <w:b w:val="0"/>
                <w:color w:val="C51B88"/>
                <w:szCs w:val="18"/>
              </w:rPr>
            </w:pPr>
            <w:r w:rsidRPr="000B25F4">
              <w:rPr>
                <w:rStyle w:val="Enfasigrassetto"/>
                <w:rFonts w:cs="Segoe UI"/>
                <w:bCs/>
                <w:color w:val="C51B88"/>
                <w:szCs w:val="18"/>
              </w:rPr>
              <w:t>R</w:t>
            </w:r>
            <w:r w:rsidRPr="000B25F4">
              <w:rPr>
                <w:rStyle w:val="Enfasigrassetto"/>
                <w:color w:val="C51B88"/>
                <w:szCs w:val="18"/>
              </w:rPr>
              <w:t>UOLO</w:t>
            </w:r>
          </w:p>
        </w:tc>
        <w:tc>
          <w:tcPr>
            <w:tcW w:w="8484" w:type="dxa"/>
          </w:tcPr>
          <w:p w14:paraId="0D42513A" w14:textId="77777777" w:rsidR="008C48C5" w:rsidRPr="00BC650D" w:rsidRDefault="008C48C5" w:rsidP="003B0B88">
            <w:pPr>
              <w:spacing w:before="40" w:line="360" w:lineRule="auto"/>
              <w:jc w:val="both"/>
              <w:rPr>
                <w:rStyle w:val="Enfasigrassetto"/>
                <w:rFonts w:cs="Segoe UI"/>
                <w:bCs/>
                <w:szCs w:val="18"/>
              </w:rPr>
            </w:pPr>
            <w:r w:rsidRPr="00BC650D">
              <w:rPr>
                <w:rStyle w:val="Enfasigrassetto"/>
                <w:rFonts w:cs="Segoe UI"/>
                <w:bCs/>
                <w:szCs w:val="18"/>
              </w:rPr>
              <w:t>R</w:t>
            </w:r>
            <w:r w:rsidRPr="00BC650D">
              <w:rPr>
                <w:rStyle w:val="Enfasigrassetto"/>
                <w:bCs/>
                <w:szCs w:val="18"/>
              </w:rPr>
              <w:t>ESPONSABILITÀ</w:t>
            </w:r>
          </w:p>
        </w:tc>
      </w:tr>
      <w:tr w:rsidR="008C48C5" w:rsidRPr="00BC650D" w14:paraId="1C9D3ADF" w14:textId="77777777" w:rsidTr="003B0B88">
        <w:tc>
          <w:tcPr>
            <w:tcW w:w="1722" w:type="dxa"/>
            <w:vAlign w:val="center"/>
          </w:tcPr>
          <w:p w14:paraId="6D52D162" w14:textId="77777777" w:rsidR="008C48C5" w:rsidRPr="00BC650D" w:rsidRDefault="008C48C5" w:rsidP="003B0B88">
            <w:pPr>
              <w:spacing w:before="60" w:line="360" w:lineRule="auto"/>
              <w:rPr>
                <w:rStyle w:val="Enfasigrassetto"/>
                <w:b w:val="0"/>
                <w:color w:val="auto"/>
                <w:szCs w:val="18"/>
                <w:lang w:eastAsia="it-IT"/>
              </w:rPr>
            </w:pPr>
            <w:r w:rsidRPr="00C037B6">
              <w:rPr>
                <w:b/>
                <w:bCs/>
              </w:rPr>
              <w:t>Consiglio di Amministrazione (CdA) della Capogruppo</w:t>
            </w:r>
          </w:p>
        </w:tc>
        <w:tc>
          <w:tcPr>
            <w:tcW w:w="8484" w:type="dxa"/>
            <w:vAlign w:val="center"/>
          </w:tcPr>
          <w:p w14:paraId="7BE73BE3" w14:textId="2AF52DF4" w:rsidR="008F5C84" w:rsidRDefault="008F5C84">
            <w:pPr>
              <w:pStyle w:val="Paragrafoelenco"/>
              <w:numPr>
                <w:ilvl w:val="0"/>
                <w:numId w:val="3"/>
              </w:numPr>
              <w:spacing w:after="160" w:line="278" w:lineRule="auto"/>
              <w:jc w:val="both"/>
            </w:pPr>
            <w:r>
              <w:t>Approva il presente Piano</w:t>
            </w:r>
            <w:r w:rsidR="00974BF6">
              <w:t xml:space="preserve">, </w:t>
            </w:r>
            <w:r>
              <w:t>le sue successive revisioni</w:t>
            </w:r>
            <w:r w:rsidR="00974BF6">
              <w:t xml:space="preserve"> e </w:t>
            </w:r>
            <w:r>
              <w:t>gli indirizzi strategici in materia di gestione del rischio di sicurezza informatica;</w:t>
            </w:r>
          </w:p>
          <w:p w14:paraId="70F17863" w14:textId="751C2314" w:rsidR="008F5C84" w:rsidRDefault="008F5C84">
            <w:pPr>
              <w:pStyle w:val="Paragrafoelenco"/>
              <w:numPr>
                <w:ilvl w:val="0"/>
                <w:numId w:val="3"/>
              </w:numPr>
              <w:spacing w:after="160" w:line="278" w:lineRule="auto"/>
              <w:jc w:val="both"/>
            </w:pPr>
            <w:r>
              <w:t xml:space="preserve">Riceve periodicamente informazioni sul livello di esposizione ai rischi </w:t>
            </w:r>
            <w:r w:rsidR="00481C33">
              <w:t>di sicurezza informatica</w:t>
            </w:r>
            <w:r w:rsidR="00481C33" w:rsidRPr="00EC3265">
              <w:t xml:space="preserve"> </w:t>
            </w:r>
            <w:r>
              <w:t xml:space="preserve">della Capogruppo, sull'andamento dei piani di trattamento, sui rischi residui </w:t>
            </w:r>
            <w:r w:rsidR="00974BF6">
              <w:t>classificati con livello alto (Top Risk)</w:t>
            </w:r>
            <w:r>
              <w:t xml:space="preserve"> e sull'evoluzione del panorama delle minacce</w:t>
            </w:r>
            <w:r w:rsidR="00A62637">
              <w:t xml:space="preserve"> di sicurezza informatica</w:t>
            </w:r>
            <w:r>
              <w:t>;</w:t>
            </w:r>
          </w:p>
          <w:p w14:paraId="7AA450CB" w14:textId="16FC982D" w:rsidR="008F5C84" w:rsidRDefault="008F5C84">
            <w:pPr>
              <w:pStyle w:val="Paragrafoelenco"/>
              <w:numPr>
                <w:ilvl w:val="0"/>
                <w:numId w:val="3"/>
              </w:numPr>
              <w:spacing w:after="160" w:line="278" w:lineRule="auto"/>
              <w:jc w:val="both"/>
            </w:pPr>
            <w:r>
              <w:t>Valuta e accetta, ove previsto, i rischi residui classificati come alti o eccedenti le soglie di competenza stabilite dal presente Piano;</w:t>
            </w:r>
          </w:p>
          <w:p w14:paraId="4E545100" w14:textId="2CC29281" w:rsidR="005F796F" w:rsidRDefault="005F796F">
            <w:pPr>
              <w:pStyle w:val="Paragrafoelenco"/>
              <w:numPr>
                <w:ilvl w:val="0"/>
                <w:numId w:val="3"/>
              </w:numPr>
              <w:spacing w:after="160" w:line="278" w:lineRule="auto"/>
              <w:jc w:val="both"/>
            </w:pPr>
            <w:r>
              <w:t xml:space="preserve">Valuta e approva, ove previsto, il piano di trattamento </w:t>
            </w:r>
            <w:r w:rsidR="00AF6A20">
              <w:t>dei rischi residui</w:t>
            </w:r>
            <w:r w:rsidR="008750F2">
              <w:t xml:space="preserve"> della Capogruppo</w:t>
            </w:r>
            <w:r w:rsidR="008D1BE5">
              <w:t>;</w:t>
            </w:r>
          </w:p>
          <w:p w14:paraId="7935B63D" w14:textId="0CBC6C11" w:rsidR="008C48C5" w:rsidRPr="00BA6137" w:rsidRDefault="008F5C84">
            <w:pPr>
              <w:pStyle w:val="Paragrafoelenco"/>
              <w:numPr>
                <w:ilvl w:val="0"/>
                <w:numId w:val="3"/>
              </w:numPr>
              <w:spacing w:after="160" w:line="278" w:lineRule="auto"/>
              <w:jc w:val="both"/>
            </w:pPr>
            <w:r>
              <w:t>Vigila sull'adeguatezza del sistema di gestione e monitoraggio dei rischi di sicurezza informatica.</w:t>
            </w:r>
            <w:bookmarkStart w:id="343" w:name="_Toc135244424"/>
            <w:bookmarkStart w:id="344" w:name="_Toc138087439"/>
            <w:bookmarkStart w:id="345" w:name="_Toc145682513"/>
          </w:p>
        </w:tc>
      </w:tr>
      <w:tr w:rsidR="008C48C5" w:rsidRPr="00BC650D" w14:paraId="4E9365D4" w14:textId="77777777" w:rsidTr="003B0B88">
        <w:tc>
          <w:tcPr>
            <w:tcW w:w="1722" w:type="dxa"/>
            <w:vAlign w:val="center"/>
          </w:tcPr>
          <w:p w14:paraId="56E84877" w14:textId="77777777" w:rsidR="008C48C5" w:rsidRPr="00BC650D" w:rsidRDefault="008C48C5" w:rsidP="003B0B88">
            <w:pPr>
              <w:spacing w:before="60" w:line="360" w:lineRule="auto"/>
              <w:jc w:val="both"/>
              <w:rPr>
                <w:b/>
                <w:bCs/>
                <w:szCs w:val="18"/>
                <w:lang w:eastAsia="it-IT"/>
              </w:rPr>
            </w:pPr>
            <w:r w:rsidRPr="009C4312">
              <w:rPr>
                <w:b/>
                <w:bCs/>
              </w:rPr>
              <w:t>Consiglio di Amministrazione (CdA) o organo di amministrazione equivalente delle Società controllate</w:t>
            </w:r>
          </w:p>
        </w:tc>
        <w:tc>
          <w:tcPr>
            <w:tcW w:w="8484" w:type="dxa"/>
            <w:vAlign w:val="center"/>
          </w:tcPr>
          <w:p w14:paraId="5ACBC36C" w14:textId="77777777" w:rsidR="005B3825" w:rsidRDefault="005B3825">
            <w:pPr>
              <w:pStyle w:val="Paragrafoelenco"/>
              <w:numPr>
                <w:ilvl w:val="0"/>
                <w:numId w:val="3"/>
              </w:numPr>
              <w:spacing w:after="160" w:line="278" w:lineRule="auto"/>
              <w:jc w:val="both"/>
            </w:pPr>
            <w:r>
              <w:t>Recepisce o adatta il presente Piano nell'ambito della propria Società;</w:t>
            </w:r>
          </w:p>
          <w:p w14:paraId="5614F19B" w14:textId="26270660" w:rsidR="005B3825" w:rsidRDefault="005B3825">
            <w:pPr>
              <w:pStyle w:val="Paragrafoelenco"/>
              <w:numPr>
                <w:ilvl w:val="0"/>
                <w:numId w:val="3"/>
              </w:numPr>
              <w:spacing w:after="160" w:line="278" w:lineRule="auto"/>
              <w:jc w:val="both"/>
            </w:pPr>
            <w:r>
              <w:t xml:space="preserve">Supervisiona il processo di gestione dei rischi </w:t>
            </w:r>
            <w:r w:rsidR="00481C33">
              <w:t>di sicurezza informatica</w:t>
            </w:r>
            <w:r w:rsidR="00481C33" w:rsidRPr="00EC3265">
              <w:t xml:space="preserve"> </w:t>
            </w:r>
            <w:r>
              <w:t>nel proprio perimetro di competenza;</w:t>
            </w:r>
          </w:p>
          <w:p w14:paraId="7C85AC4F" w14:textId="383597A2" w:rsidR="005B3825" w:rsidRDefault="005B3825">
            <w:pPr>
              <w:pStyle w:val="Paragrafoelenco"/>
              <w:numPr>
                <w:ilvl w:val="0"/>
                <w:numId w:val="3"/>
              </w:numPr>
              <w:spacing w:after="160" w:line="278" w:lineRule="auto"/>
              <w:jc w:val="both"/>
            </w:pPr>
            <w:r>
              <w:t xml:space="preserve">Riceve periodicamente informazioni sul livello di esposizione ai rischi </w:t>
            </w:r>
            <w:r w:rsidR="00481C33">
              <w:t>di sicurezza informatica</w:t>
            </w:r>
            <w:r w:rsidR="00481C33" w:rsidRPr="00EC3265">
              <w:t xml:space="preserve"> </w:t>
            </w:r>
            <w:r>
              <w:t>della Società di competenza e sullo stato delle azioni di trattamento;</w:t>
            </w:r>
          </w:p>
          <w:p w14:paraId="6A55C91F" w14:textId="685F1F5B" w:rsidR="008C48C5" w:rsidRPr="008D1BE5" w:rsidRDefault="005B3825">
            <w:pPr>
              <w:pStyle w:val="Paragrafoelenco"/>
              <w:numPr>
                <w:ilvl w:val="0"/>
                <w:numId w:val="3"/>
              </w:numPr>
              <w:spacing w:after="160" w:line="278" w:lineRule="auto"/>
              <w:jc w:val="both"/>
              <w:rPr>
                <w:szCs w:val="18"/>
                <w:lang w:eastAsia="it-IT"/>
              </w:rPr>
            </w:pPr>
            <w:r>
              <w:t>Valuta e accetta i rischi residui</w:t>
            </w:r>
            <w:r w:rsidR="00974BF6">
              <w:t xml:space="preserve"> di livello alto (Top Risk)</w:t>
            </w:r>
            <w:r>
              <w:t xml:space="preserve"> rientranti nel proprio ambito di competenza secondo le soglie definite dal presente Piano</w:t>
            </w:r>
            <w:r w:rsidR="008D1BE5">
              <w:t>;</w:t>
            </w:r>
          </w:p>
          <w:p w14:paraId="0C62FEE5" w14:textId="7089E8FD" w:rsidR="008D1BE5" w:rsidRDefault="008D1BE5">
            <w:pPr>
              <w:pStyle w:val="Paragrafoelenco"/>
              <w:numPr>
                <w:ilvl w:val="0"/>
                <w:numId w:val="3"/>
              </w:numPr>
              <w:spacing w:after="160" w:line="278" w:lineRule="auto"/>
              <w:jc w:val="both"/>
            </w:pPr>
            <w:r>
              <w:t>Valuta e approva, ove previsto, il piano di trattamento dei rischi residui rientranti nel proprio ambito di competenza;</w:t>
            </w:r>
          </w:p>
          <w:p w14:paraId="610316ED" w14:textId="39FD5B6E" w:rsidR="008D1BE5" w:rsidRPr="008D1BE5" w:rsidRDefault="008D1BE5">
            <w:pPr>
              <w:pStyle w:val="Paragrafoelenco"/>
              <w:numPr>
                <w:ilvl w:val="0"/>
                <w:numId w:val="3"/>
              </w:numPr>
              <w:spacing w:after="160" w:line="278" w:lineRule="auto"/>
              <w:jc w:val="both"/>
            </w:pPr>
            <w:r>
              <w:t>Vigila sull'adeguatezza del sistema di gestione e monitoraggio dei rischi di sicurezza informatica nel proprio ambito di competenza.</w:t>
            </w:r>
          </w:p>
        </w:tc>
      </w:tr>
      <w:tr w:rsidR="008C48C5" w:rsidRPr="00BC650D" w14:paraId="718EFA57" w14:textId="77777777" w:rsidTr="003B0B88">
        <w:tc>
          <w:tcPr>
            <w:tcW w:w="1722" w:type="dxa"/>
            <w:vAlign w:val="center"/>
          </w:tcPr>
          <w:p w14:paraId="07B646CB" w14:textId="77777777" w:rsidR="008C48C5" w:rsidRPr="00BC650D" w:rsidRDefault="008C48C5" w:rsidP="003B0B88">
            <w:pPr>
              <w:spacing w:before="60" w:line="360" w:lineRule="auto"/>
              <w:jc w:val="both"/>
              <w:rPr>
                <w:rFonts w:cs="Segoe UI"/>
                <w:bCs/>
                <w:szCs w:val="18"/>
              </w:rPr>
            </w:pPr>
            <w:r w:rsidRPr="009C4312">
              <w:rPr>
                <w:b/>
                <w:bCs/>
                <w:szCs w:val="18"/>
                <w:lang w:eastAsia="it-IT"/>
              </w:rPr>
              <w:t>Amministratore Delegato (AD) della Capogruppo</w:t>
            </w:r>
          </w:p>
        </w:tc>
        <w:tc>
          <w:tcPr>
            <w:tcW w:w="8484" w:type="dxa"/>
            <w:vAlign w:val="center"/>
          </w:tcPr>
          <w:p w14:paraId="54E368B4" w14:textId="32331ED3" w:rsidR="005B3825" w:rsidRDefault="005B3825">
            <w:pPr>
              <w:pStyle w:val="Paragrafoelenco"/>
              <w:numPr>
                <w:ilvl w:val="0"/>
                <w:numId w:val="3"/>
              </w:numPr>
              <w:spacing w:after="160" w:line="278" w:lineRule="auto"/>
              <w:jc w:val="both"/>
            </w:pPr>
            <w:r>
              <w:t>Assicura l'attuazione del presente Piano e degli indirizzi strategici approvati dal CdA</w:t>
            </w:r>
            <w:r w:rsidR="0029718A">
              <w:t xml:space="preserve"> della Capogruppo</w:t>
            </w:r>
            <w:r>
              <w:t>;</w:t>
            </w:r>
          </w:p>
          <w:p w14:paraId="56948F67" w14:textId="33EBB585" w:rsidR="0088259B" w:rsidRDefault="0088259B">
            <w:pPr>
              <w:pStyle w:val="Paragrafoelenco"/>
              <w:numPr>
                <w:ilvl w:val="0"/>
                <w:numId w:val="3"/>
              </w:numPr>
              <w:spacing w:after="160" w:line="278" w:lineRule="auto"/>
              <w:jc w:val="both"/>
            </w:pPr>
            <w:r>
              <w:t xml:space="preserve">Riceve periodicamente </w:t>
            </w:r>
            <w:r w:rsidR="00FA52F3">
              <w:t xml:space="preserve">dal Group CISO </w:t>
            </w:r>
            <w:r>
              <w:t>informazioni sullo stato dei rischi di sicurezza informatica</w:t>
            </w:r>
            <w:r w:rsidRPr="00EC3265">
              <w:t xml:space="preserve"> </w:t>
            </w:r>
            <w:r w:rsidR="00FA52F3">
              <w:t xml:space="preserve">della Capogruppo </w:t>
            </w:r>
            <w:r>
              <w:t>e dei relativi piani di trattamento;</w:t>
            </w:r>
          </w:p>
          <w:p w14:paraId="030625B0" w14:textId="65D1CFE7" w:rsidR="005B3825" w:rsidRDefault="005B3825">
            <w:pPr>
              <w:pStyle w:val="Paragrafoelenco"/>
              <w:numPr>
                <w:ilvl w:val="0"/>
                <w:numId w:val="3"/>
              </w:numPr>
              <w:spacing w:after="160" w:line="278" w:lineRule="auto"/>
              <w:jc w:val="both"/>
            </w:pPr>
            <w:r>
              <w:t xml:space="preserve">Promuove l'adozione delle misure organizzative, tecnologiche ed economiche necessarie per la gestione dei rischi </w:t>
            </w:r>
            <w:r w:rsidR="00853D14">
              <w:t>di sicurezza informatica della Capogruppo</w:t>
            </w:r>
            <w:r>
              <w:t>;</w:t>
            </w:r>
          </w:p>
          <w:p w14:paraId="23AF72CD" w14:textId="7C3ACCCD" w:rsidR="00290775" w:rsidRDefault="005B3825">
            <w:pPr>
              <w:pStyle w:val="Paragrafoelenco"/>
              <w:numPr>
                <w:ilvl w:val="0"/>
                <w:numId w:val="3"/>
              </w:numPr>
              <w:spacing w:after="160" w:line="278" w:lineRule="auto"/>
              <w:jc w:val="both"/>
            </w:pPr>
            <w:r>
              <w:t xml:space="preserve">Valuta preventivamente, con il supporto del Group CISO, i rischi residui </w:t>
            </w:r>
            <w:r w:rsidR="00221110">
              <w:t xml:space="preserve">di livello alto (Top Risk) </w:t>
            </w:r>
            <w:r w:rsidR="004B19C7">
              <w:t>da sottoporre</w:t>
            </w:r>
            <w:r>
              <w:t xml:space="preserve"> </w:t>
            </w:r>
            <w:r w:rsidR="00221110">
              <w:t>al CdA della Capogruppo</w:t>
            </w:r>
            <w:r w:rsidR="00996A32">
              <w:t>;</w:t>
            </w:r>
          </w:p>
          <w:p w14:paraId="390AE20E" w14:textId="1E389670" w:rsidR="00996A32" w:rsidRPr="000B25F4" w:rsidRDefault="00996A32">
            <w:pPr>
              <w:pStyle w:val="Paragrafoelenco"/>
              <w:numPr>
                <w:ilvl w:val="0"/>
                <w:numId w:val="3"/>
              </w:numPr>
              <w:spacing w:after="160" w:line="278" w:lineRule="auto"/>
              <w:jc w:val="both"/>
            </w:pPr>
            <w:r>
              <w:t xml:space="preserve">Valuta e </w:t>
            </w:r>
            <w:r w:rsidR="002F1CA6">
              <w:t>valida</w:t>
            </w:r>
            <w:r w:rsidR="00F81548">
              <w:t xml:space="preserve"> preventivamente</w:t>
            </w:r>
            <w:r>
              <w:t>, ove previsto, il piano di trattamento dei rischi residui della Capogruppo</w:t>
            </w:r>
            <w:r w:rsidR="00F81548">
              <w:t xml:space="preserve"> </w:t>
            </w:r>
            <w:r w:rsidR="00454527">
              <w:t xml:space="preserve">da sottoporre </w:t>
            </w:r>
            <w:r w:rsidR="00F81548">
              <w:t>al CdA della stessa.</w:t>
            </w:r>
          </w:p>
        </w:tc>
      </w:tr>
      <w:tr w:rsidR="008C48C5" w:rsidRPr="00BC650D" w14:paraId="212D6775" w14:textId="77777777" w:rsidTr="003B0B88">
        <w:tc>
          <w:tcPr>
            <w:tcW w:w="1722" w:type="dxa"/>
            <w:vAlign w:val="center"/>
          </w:tcPr>
          <w:p w14:paraId="1526D1D8" w14:textId="77777777" w:rsidR="008C48C5" w:rsidRPr="00BC650D" w:rsidRDefault="008C48C5" w:rsidP="003B0B88">
            <w:pPr>
              <w:spacing w:before="60" w:line="360" w:lineRule="auto"/>
              <w:jc w:val="both"/>
              <w:rPr>
                <w:rStyle w:val="Enfasigrassetto"/>
                <w:rFonts w:cs="Segoe UI"/>
                <w:color w:val="000000" w:themeColor="text1"/>
                <w:szCs w:val="18"/>
              </w:rPr>
            </w:pPr>
            <w:r w:rsidRPr="00D41A69">
              <w:rPr>
                <w:b/>
              </w:rPr>
              <w:t>L’Amministratore Delegato (AD) o figura equivalente delle Società controllate</w:t>
            </w:r>
          </w:p>
        </w:tc>
        <w:tc>
          <w:tcPr>
            <w:tcW w:w="8484" w:type="dxa"/>
            <w:vAlign w:val="center"/>
          </w:tcPr>
          <w:p w14:paraId="77DFAE7B" w14:textId="68A09BF4" w:rsidR="001E0E77" w:rsidRDefault="001E0E77">
            <w:pPr>
              <w:pStyle w:val="Paragrafoelenco"/>
              <w:numPr>
                <w:ilvl w:val="0"/>
                <w:numId w:val="3"/>
              </w:numPr>
              <w:spacing w:after="160" w:line="278" w:lineRule="auto"/>
              <w:jc w:val="both"/>
            </w:pPr>
            <w:r>
              <w:t xml:space="preserve">Assicura l'attuazione del presente Piano nel proprio </w:t>
            </w:r>
            <w:r w:rsidR="00C768C1">
              <w:t>perimetro</w:t>
            </w:r>
            <w:r>
              <w:t xml:space="preserve"> di competenza;</w:t>
            </w:r>
          </w:p>
          <w:p w14:paraId="61B42288" w14:textId="43EEC1DE" w:rsidR="00FA52F3" w:rsidRDefault="00FA52F3">
            <w:pPr>
              <w:pStyle w:val="Paragrafoelenco"/>
              <w:numPr>
                <w:ilvl w:val="0"/>
                <w:numId w:val="3"/>
              </w:numPr>
              <w:spacing w:after="160" w:line="278" w:lineRule="auto"/>
              <w:jc w:val="both"/>
            </w:pPr>
            <w:r>
              <w:t xml:space="preserve">Riceve periodicamente dall’Information Security Manager competente, con il supporto </w:t>
            </w:r>
            <w:r w:rsidR="00853D14">
              <w:t>del Group</w:t>
            </w:r>
            <w:r>
              <w:t xml:space="preserve"> CISO, informazioni sullo stato dei rischi di sicurezza informatica</w:t>
            </w:r>
            <w:r w:rsidRPr="00EC3265">
              <w:t xml:space="preserve"> </w:t>
            </w:r>
            <w:r>
              <w:t>della Società di competenza e dei relativi piani di trattamento;</w:t>
            </w:r>
          </w:p>
          <w:p w14:paraId="6FD09EDA" w14:textId="4B0D6BDC" w:rsidR="00853D14" w:rsidRDefault="00853D14">
            <w:pPr>
              <w:pStyle w:val="Paragrafoelenco"/>
              <w:numPr>
                <w:ilvl w:val="0"/>
                <w:numId w:val="3"/>
              </w:numPr>
              <w:spacing w:after="160" w:line="278" w:lineRule="auto"/>
              <w:jc w:val="both"/>
            </w:pPr>
            <w:r>
              <w:t>Promuove l'adozione delle misure organizzative, tecnologiche ed economiche necessarie per la gestione dei rischi di sicurezza informatica della Società di competenza;</w:t>
            </w:r>
          </w:p>
          <w:p w14:paraId="121CA9D9" w14:textId="77777777" w:rsidR="00756C34" w:rsidRDefault="001E0E77">
            <w:pPr>
              <w:pStyle w:val="Paragrafoelenco"/>
              <w:numPr>
                <w:ilvl w:val="0"/>
                <w:numId w:val="3"/>
              </w:numPr>
              <w:spacing w:after="160" w:line="278" w:lineRule="auto"/>
              <w:jc w:val="both"/>
            </w:pPr>
            <w:r>
              <w:t xml:space="preserve">Valuta preventivamente, con il supporto dell'ISM competente, i rischi residui </w:t>
            </w:r>
            <w:r w:rsidR="00221110">
              <w:t xml:space="preserve">di livello alto (Top Risk) </w:t>
            </w:r>
            <w:r>
              <w:t xml:space="preserve">da sottoporre </w:t>
            </w:r>
            <w:r w:rsidR="00820DD8">
              <w:t xml:space="preserve">al CdA </w:t>
            </w:r>
            <w:r>
              <w:t>della Società</w:t>
            </w:r>
            <w:r w:rsidR="002F1CA6">
              <w:t>;</w:t>
            </w:r>
          </w:p>
          <w:p w14:paraId="6180B1AF" w14:textId="38C03815" w:rsidR="002F1CA6" w:rsidRPr="000B25F4" w:rsidRDefault="002F1CA6">
            <w:pPr>
              <w:pStyle w:val="Paragrafoelenco"/>
              <w:numPr>
                <w:ilvl w:val="0"/>
                <w:numId w:val="3"/>
              </w:numPr>
              <w:spacing w:after="160" w:line="278" w:lineRule="auto"/>
              <w:jc w:val="both"/>
            </w:pPr>
            <w:r w:rsidRPr="002F1CA6">
              <w:t>Valuta e valida preventivamente, ove previsto, il piano di trattamento dei rischi residui d</w:t>
            </w:r>
            <w:r w:rsidR="004B19C7">
              <w:t>i competenza da sottoporre al CdA della Società</w:t>
            </w:r>
            <w:r w:rsidRPr="002F1CA6">
              <w:t>.</w:t>
            </w:r>
          </w:p>
        </w:tc>
      </w:tr>
      <w:tr w:rsidR="008C48C5" w:rsidRPr="00BC650D" w14:paraId="14C660BC" w14:textId="77777777" w:rsidTr="003B0B88">
        <w:tc>
          <w:tcPr>
            <w:tcW w:w="1722" w:type="dxa"/>
            <w:vAlign w:val="center"/>
          </w:tcPr>
          <w:p w14:paraId="65E6C805" w14:textId="77777777" w:rsidR="008C48C5" w:rsidRPr="00BC650D" w:rsidRDefault="008C48C5" w:rsidP="003B0B88">
            <w:pPr>
              <w:spacing w:before="60" w:line="360" w:lineRule="auto"/>
              <w:jc w:val="both"/>
              <w:rPr>
                <w:rStyle w:val="Enfasigrassetto"/>
                <w:rFonts w:cs="Segoe UI"/>
                <w:color w:val="000000" w:themeColor="text1"/>
                <w:szCs w:val="18"/>
              </w:rPr>
            </w:pPr>
            <w:r w:rsidRPr="00D41A69">
              <w:rPr>
                <w:b/>
              </w:rPr>
              <w:t>Comitato Controllo Rischi e Sostenibilità (CCRS)</w:t>
            </w:r>
          </w:p>
        </w:tc>
        <w:tc>
          <w:tcPr>
            <w:tcW w:w="8484" w:type="dxa"/>
            <w:vAlign w:val="center"/>
          </w:tcPr>
          <w:p w14:paraId="71F0C067" w14:textId="77777777" w:rsidR="005839FF" w:rsidRDefault="005839FF">
            <w:pPr>
              <w:pStyle w:val="Paragrafoelenco"/>
              <w:numPr>
                <w:ilvl w:val="0"/>
                <w:numId w:val="3"/>
              </w:numPr>
              <w:spacing w:before="0" w:after="160" w:line="278" w:lineRule="auto"/>
              <w:jc w:val="both"/>
            </w:pPr>
            <w:r>
              <w:t>Supporta il CdA nelle attività di supervisione dei rischi di sicurezza informatica;</w:t>
            </w:r>
          </w:p>
          <w:p w14:paraId="3C121685" w14:textId="119D7828" w:rsidR="005839FF" w:rsidRDefault="005839FF">
            <w:pPr>
              <w:pStyle w:val="Paragrafoelenco"/>
              <w:numPr>
                <w:ilvl w:val="0"/>
                <w:numId w:val="3"/>
              </w:numPr>
              <w:spacing w:before="0" w:after="160" w:line="278" w:lineRule="auto"/>
              <w:jc w:val="both"/>
            </w:pPr>
            <w:r>
              <w:t xml:space="preserve">Esamina periodicamente l'andamento del profilo di rischio </w:t>
            </w:r>
            <w:r w:rsidR="00151A88">
              <w:t>di sicurezza informatica</w:t>
            </w:r>
            <w:r>
              <w:t>;</w:t>
            </w:r>
          </w:p>
          <w:p w14:paraId="1CF6C3C3" w14:textId="610AEFAF" w:rsidR="005839FF" w:rsidRDefault="005839FF">
            <w:pPr>
              <w:pStyle w:val="Paragrafoelenco"/>
              <w:numPr>
                <w:ilvl w:val="0"/>
                <w:numId w:val="3"/>
              </w:numPr>
              <w:spacing w:before="0" w:after="160" w:line="278" w:lineRule="auto"/>
              <w:jc w:val="both"/>
            </w:pPr>
            <w:r>
              <w:t xml:space="preserve">Formula raccomandazioni e pareri in relazione ai rischi </w:t>
            </w:r>
            <w:r w:rsidR="00481C33">
              <w:t>di sicurezza informatica</w:t>
            </w:r>
            <w:r w:rsidR="00481C33" w:rsidRPr="00EC3265">
              <w:t xml:space="preserve"> </w:t>
            </w:r>
            <w:r>
              <w:t>più rilevanti, ai rischi emergenti e alle esposizioni residue di maggiore impatto;</w:t>
            </w:r>
          </w:p>
          <w:p w14:paraId="0EE95346" w14:textId="77777777" w:rsidR="001B3AAB" w:rsidRPr="001B3AAB" w:rsidRDefault="005839FF">
            <w:pPr>
              <w:pStyle w:val="Paragrafoelenco"/>
              <w:numPr>
                <w:ilvl w:val="0"/>
                <w:numId w:val="3"/>
              </w:numPr>
              <w:spacing w:before="0" w:after="160" w:line="278" w:lineRule="auto"/>
              <w:jc w:val="both"/>
              <w:rPr>
                <w:szCs w:val="18"/>
                <w:lang w:eastAsia="it-IT"/>
              </w:rPr>
            </w:pPr>
            <w:r>
              <w:t>Supporta il CdA nelle valutazioni relative</w:t>
            </w:r>
            <w:r w:rsidR="001B3AAB">
              <w:t>:</w:t>
            </w:r>
          </w:p>
          <w:p w14:paraId="23EFFAE2" w14:textId="77777777" w:rsidR="001B3AAB" w:rsidRDefault="005839FF">
            <w:pPr>
              <w:pStyle w:val="Paragrafoelenco"/>
              <w:numPr>
                <w:ilvl w:val="1"/>
                <w:numId w:val="3"/>
              </w:numPr>
              <w:spacing w:before="0" w:after="160" w:line="278" w:lineRule="auto"/>
              <w:jc w:val="both"/>
            </w:pPr>
            <w:r>
              <w:t>ai rischi di sicurezza informatica</w:t>
            </w:r>
            <w:r w:rsidR="00820DD8">
              <w:t xml:space="preserve"> di livello alto (Top Risk) ed</w:t>
            </w:r>
            <w:r>
              <w:t xml:space="preserve"> eccedenti le soglie di tolleranza definite.</w:t>
            </w:r>
          </w:p>
          <w:p w14:paraId="619463D2" w14:textId="753D0954" w:rsidR="00A71C25" w:rsidRPr="00BC650D" w:rsidRDefault="001B3AAB">
            <w:pPr>
              <w:pStyle w:val="Paragrafoelenco"/>
              <w:numPr>
                <w:ilvl w:val="1"/>
                <w:numId w:val="3"/>
              </w:numPr>
              <w:spacing w:before="0" w:after="160" w:line="278" w:lineRule="auto"/>
              <w:jc w:val="both"/>
              <w:rPr>
                <w:szCs w:val="18"/>
                <w:lang w:eastAsia="it-IT"/>
              </w:rPr>
            </w:pPr>
            <w:r>
              <w:t xml:space="preserve">al </w:t>
            </w:r>
            <w:r w:rsidR="00A71C25">
              <w:t>piano di trattamento dei rischi residui</w:t>
            </w:r>
            <w:r>
              <w:t>.</w:t>
            </w:r>
          </w:p>
        </w:tc>
      </w:tr>
      <w:tr w:rsidR="008B6068" w:rsidRPr="00BC650D" w14:paraId="745D6F90" w14:textId="77777777" w:rsidTr="003B0B88">
        <w:tc>
          <w:tcPr>
            <w:tcW w:w="1722" w:type="dxa"/>
            <w:vAlign w:val="center"/>
          </w:tcPr>
          <w:p w14:paraId="43365E73" w14:textId="5C578128" w:rsidR="008B6068" w:rsidRPr="00D41A69" w:rsidRDefault="008B6068" w:rsidP="008B6068">
            <w:pPr>
              <w:spacing w:before="60" w:line="360" w:lineRule="auto"/>
              <w:jc w:val="both"/>
              <w:rPr>
                <w:b/>
              </w:rPr>
            </w:pPr>
            <w:r>
              <w:rPr>
                <w:b/>
              </w:rPr>
              <w:t>Risk Owner</w:t>
            </w:r>
          </w:p>
        </w:tc>
        <w:tc>
          <w:tcPr>
            <w:tcW w:w="8484" w:type="dxa"/>
            <w:vAlign w:val="center"/>
          </w:tcPr>
          <w:p w14:paraId="2F0168FC" w14:textId="2A675923" w:rsidR="00A51B4A" w:rsidRDefault="00A51B4A">
            <w:pPr>
              <w:pStyle w:val="Paragrafoelenco"/>
              <w:numPr>
                <w:ilvl w:val="0"/>
                <w:numId w:val="3"/>
              </w:numPr>
              <w:spacing w:after="160" w:line="278" w:lineRule="auto"/>
              <w:jc w:val="both"/>
              <w:rPr>
                <w:ins w:id="346" w:author="Mariano Fumante" w:date="2026-08-27T08:33:00Z" w16du:dateUtc="2026-08-27T06:33:00Z"/>
              </w:rPr>
            </w:pPr>
            <w:ins w:id="347" w:author="Mariano Fumante" w:date="2026-08-27T08:33:00Z" w16du:dateUtc="2026-08-27T06:33:00Z">
              <w:r w:rsidRPr="00A51B4A">
                <w:t>Ruolo attribuito al responsabile del processo, servizio, iniziativa, sistema informativo o asset cui il rischio si riferisce, individuato di norma nel responsabile gerarchico di primo livello</w:t>
              </w:r>
              <w:r>
                <w:t xml:space="preserve"> (o un suo delegato)</w:t>
              </w:r>
              <w:r w:rsidRPr="00A51B4A">
                <w:t xml:space="preserve"> riportante all'Amministratore Delegato o al vertice organizzativo competente della Società interessata</w:t>
              </w:r>
            </w:ins>
            <w:ins w:id="348" w:author="Mariano Fumante" w:date="2026-08-27T15:23:00Z" w16du:dateUtc="2026-08-27T13:23:00Z">
              <w:r w:rsidR="000C7397">
                <w:t>;</w:t>
              </w:r>
            </w:ins>
          </w:p>
          <w:p w14:paraId="2969E1E2" w14:textId="4CAF7AA7" w:rsidR="00CE28BD" w:rsidRPr="00CE28BD" w:rsidDel="00A51B4A" w:rsidRDefault="00CE28BD">
            <w:pPr>
              <w:pStyle w:val="Paragrafoelenco"/>
              <w:numPr>
                <w:ilvl w:val="0"/>
                <w:numId w:val="3"/>
              </w:numPr>
              <w:spacing w:after="160" w:line="278" w:lineRule="auto"/>
              <w:jc w:val="both"/>
              <w:rPr>
                <w:del w:id="349" w:author="Mariano Fumante" w:date="2026-08-27T08:33:00Z" w16du:dateUtc="2026-08-27T06:33:00Z"/>
              </w:rPr>
            </w:pPr>
            <w:del w:id="350" w:author="Mariano Fumante" w:date="2026-08-27T08:33:00Z" w16du:dateUtc="2026-08-27T06:33:00Z">
              <w:r w:rsidRPr="00CE28BD" w:rsidDel="00A51B4A">
                <w:delText xml:space="preserve">Ruolo attribuito al </w:delText>
              </w:r>
              <w:commentRangeStart w:id="351"/>
              <w:r w:rsidRPr="00CE28BD" w:rsidDel="00A51B4A">
                <w:delText>C-Level</w:delText>
              </w:r>
              <w:commentRangeEnd w:id="351"/>
              <w:r w:rsidR="004F4973" w:rsidRPr="00CE28BD" w:rsidDel="00A51B4A">
                <w:rPr>
                  <w:rStyle w:val="Rimandocommento"/>
                  <w:sz w:val="18"/>
                  <w:szCs w:val="20"/>
                </w:rPr>
                <w:commentReference w:id="351"/>
              </w:r>
              <w:r w:rsidRPr="00CE28BD" w:rsidDel="00A51B4A">
                <w:delText xml:space="preserve"> responsabile del processo, servizio, iniziativa, sistema informativo o asset cui il rischio si riferisce</w:delText>
              </w:r>
              <w:r w:rsidDel="00A51B4A">
                <w:delText>;</w:delText>
              </w:r>
            </w:del>
          </w:p>
          <w:p w14:paraId="65F9AD78" w14:textId="3FAFE1F3" w:rsidR="00445CD1" w:rsidRDefault="00445CD1">
            <w:pPr>
              <w:pStyle w:val="Paragrafoelenco"/>
              <w:numPr>
                <w:ilvl w:val="0"/>
                <w:numId w:val="3"/>
              </w:numPr>
              <w:spacing w:after="160" w:line="278" w:lineRule="auto"/>
              <w:jc w:val="both"/>
            </w:pPr>
            <w:r>
              <w:t>È responsabile dell'identificazione, valutazione, trattamento e monitoraggio dei rischi di propria competenza</w:t>
            </w:r>
            <w:r w:rsidR="00097803">
              <w:t>, con il supporto de</w:t>
            </w:r>
            <w:r w:rsidR="00A56EB8">
              <w:t>ll’Information Security Manager (ISM) competente e i Service Manager ed Asset Owner coinvolti</w:t>
            </w:r>
            <w:r>
              <w:t>;</w:t>
            </w:r>
          </w:p>
          <w:p w14:paraId="49080514" w14:textId="0BB9B979" w:rsidR="006D24E0" w:rsidRDefault="006D24E0">
            <w:pPr>
              <w:pStyle w:val="Paragrafoelenco"/>
              <w:numPr>
                <w:ilvl w:val="0"/>
                <w:numId w:val="3"/>
              </w:numPr>
              <w:spacing w:after="160" w:line="278" w:lineRule="auto"/>
              <w:jc w:val="both"/>
            </w:pPr>
            <w:r>
              <w:t>Valuta preventivamente</w:t>
            </w:r>
            <w:r w:rsidR="00BD5C55">
              <w:t xml:space="preserve"> e approva</w:t>
            </w:r>
            <w:r>
              <w:t>, con il supporto del Group CISO, i rischi residui di livello alto (Top Risk) prima della loro presentazione al CdA della Capogruppo</w:t>
            </w:r>
            <w:r w:rsidR="00BD5C55">
              <w:t>;</w:t>
            </w:r>
          </w:p>
          <w:p w14:paraId="44441CEE" w14:textId="30209F8A" w:rsidR="002F6FEB" w:rsidRDefault="002F6FEB">
            <w:pPr>
              <w:pStyle w:val="Paragrafoelenco"/>
              <w:numPr>
                <w:ilvl w:val="0"/>
                <w:numId w:val="3"/>
              </w:numPr>
              <w:spacing w:after="160" w:line="278" w:lineRule="auto"/>
              <w:jc w:val="both"/>
            </w:pPr>
            <w:r>
              <w:t xml:space="preserve">Valuta e accetta i rischi residui di livello </w:t>
            </w:r>
            <w:r w:rsidR="00BD5C55">
              <w:t xml:space="preserve">medio </w:t>
            </w:r>
            <w:r>
              <w:t>rientranti nel proprio ambito di competenza secondo le soglie definite dal presente Piano</w:t>
            </w:r>
            <w:r w:rsidR="00BD5C55">
              <w:t>;</w:t>
            </w:r>
          </w:p>
          <w:p w14:paraId="3680BC98" w14:textId="268500DB" w:rsidR="00445CD1" w:rsidRDefault="00445CD1">
            <w:pPr>
              <w:pStyle w:val="Paragrafoelenco"/>
              <w:numPr>
                <w:ilvl w:val="0"/>
                <w:numId w:val="3"/>
              </w:numPr>
              <w:spacing w:after="160" w:line="278" w:lineRule="auto"/>
              <w:jc w:val="both"/>
            </w:pPr>
            <w:r>
              <w:t>Approva i piani di trattamento del rischio relativi al proprio ambito</w:t>
            </w:r>
            <w:r w:rsidR="00377400">
              <w:t xml:space="preserve"> di competenza</w:t>
            </w:r>
            <w:r>
              <w:t>;</w:t>
            </w:r>
          </w:p>
          <w:p w14:paraId="03CFF18F" w14:textId="77777777" w:rsidR="00445CD1" w:rsidRDefault="00445CD1">
            <w:pPr>
              <w:pStyle w:val="Paragrafoelenco"/>
              <w:numPr>
                <w:ilvl w:val="0"/>
                <w:numId w:val="3"/>
              </w:numPr>
              <w:spacing w:after="160" w:line="278" w:lineRule="auto"/>
              <w:jc w:val="both"/>
            </w:pPr>
            <w:r>
              <w:t>Assicura l'attuazione delle misure definite e il rispetto delle tempistiche concordate;</w:t>
            </w:r>
          </w:p>
          <w:p w14:paraId="57CB9217" w14:textId="77777777" w:rsidR="00445CD1" w:rsidRDefault="00445CD1">
            <w:pPr>
              <w:pStyle w:val="Paragrafoelenco"/>
              <w:numPr>
                <w:ilvl w:val="0"/>
                <w:numId w:val="3"/>
              </w:numPr>
              <w:spacing w:after="160" w:line="278" w:lineRule="auto"/>
              <w:jc w:val="both"/>
            </w:pPr>
            <w:r>
              <w:t>Propone eventuali richieste di accettazione del rischio residuo secondo le soglie di competenza previste;</w:t>
            </w:r>
          </w:p>
          <w:p w14:paraId="17D22836" w14:textId="30B0784C" w:rsidR="008B6068" w:rsidRDefault="00445CD1">
            <w:pPr>
              <w:pStyle w:val="Paragrafoelenco"/>
              <w:numPr>
                <w:ilvl w:val="0"/>
                <w:numId w:val="3"/>
              </w:numPr>
              <w:spacing w:before="0" w:after="160" w:line="278" w:lineRule="auto"/>
              <w:jc w:val="both"/>
            </w:pPr>
            <w:r>
              <w:t>Monitora il permanere delle condizioni che hanno determinato l'accettazione del rischio</w:t>
            </w:r>
            <w:r w:rsidR="000D7BC3">
              <w:t xml:space="preserve"> residuo di cui sopra</w:t>
            </w:r>
            <w:r>
              <w:t>.</w:t>
            </w:r>
          </w:p>
        </w:tc>
      </w:tr>
      <w:tr w:rsidR="008B6068" w:rsidRPr="00BC650D" w14:paraId="2C63359B" w14:textId="77777777" w:rsidTr="003B0B88">
        <w:tc>
          <w:tcPr>
            <w:tcW w:w="1722" w:type="dxa"/>
            <w:vAlign w:val="center"/>
          </w:tcPr>
          <w:p w14:paraId="1979BFED" w14:textId="77777777" w:rsidR="008B6068" w:rsidRPr="00BC650D" w:rsidRDefault="008B6068" w:rsidP="008B6068">
            <w:pPr>
              <w:spacing w:before="60" w:line="360" w:lineRule="auto"/>
              <w:rPr>
                <w:rStyle w:val="Enfasigrassetto"/>
                <w:rFonts w:cs="Segoe UI"/>
                <w:color w:val="000000" w:themeColor="text1"/>
                <w:szCs w:val="18"/>
              </w:rPr>
            </w:pPr>
            <w:r w:rsidRPr="00C037B6">
              <w:rPr>
                <w:b/>
                <w:bCs/>
              </w:rPr>
              <w:t>Group CISO</w:t>
            </w:r>
          </w:p>
        </w:tc>
        <w:tc>
          <w:tcPr>
            <w:tcW w:w="8484" w:type="dxa"/>
            <w:vAlign w:val="center"/>
          </w:tcPr>
          <w:p w14:paraId="53E798D0" w14:textId="6A8C8581" w:rsidR="00083DDA" w:rsidRDefault="00083DDA">
            <w:pPr>
              <w:pStyle w:val="Paragrafoelenco"/>
              <w:numPr>
                <w:ilvl w:val="0"/>
                <w:numId w:val="3"/>
              </w:numPr>
              <w:spacing w:after="160" w:line="278" w:lineRule="auto"/>
              <w:jc w:val="both"/>
            </w:pPr>
            <w:r>
              <w:t>Definisce e mantiene il framework di gestione e monitoraggio dei rischi di sicurezza informatica a livello di Gruppo;</w:t>
            </w:r>
          </w:p>
          <w:p w14:paraId="76DE3EAC" w14:textId="20AD0697" w:rsidR="00083DDA" w:rsidRDefault="00083DDA">
            <w:pPr>
              <w:pStyle w:val="Paragrafoelenco"/>
              <w:numPr>
                <w:ilvl w:val="0"/>
                <w:numId w:val="3"/>
              </w:numPr>
              <w:spacing w:after="160" w:line="278" w:lineRule="auto"/>
              <w:jc w:val="both"/>
            </w:pPr>
            <w:r>
              <w:t>Propone a</w:t>
            </w:r>
            <w:ins w:id="352" w:author="Mariano Fumante" w:date="2026-08-27T15:18:00Z" w16du:dateUtc="2026-08-27T13:18:00Z">
              <w:r w:rsidR="00BF1312">
                <w:t>gli Organi di Gov</w:t>
              </w:r>
            </w:ins>
            <w:ins w:id="353" w:author="Mariano Fumante" w:date="2026-08-27T15:19:00Z" w16du:dateUtc="2026-08-27T13:19:00Z">
              <w:r w:rsidR="00BF1312">
                <w:t xml:space="preserve">erno </w:t>
              </w:r>
            </w:ins>
            <w:del w:id="354" w:author="Mariano Fumante" w:date="2026-08-27T15:18:00Z" w16du:dateUtc="2026-08-27T13:18:00Z">
              <w:r w:rsidDel="00BF1312">
                <w:delText xml:space="preserve">l CdA e al Top Management </w:delText>
              </w:r>
            </w:del>
            <w:r>
              <w:t>gli indirizzi strategici in materia di cyber risk management;</w:t>
            </w:r>
          </w:p>
          <w:p w14:paraId="471747E4" w14:textId="77777777" w:rsidR="00083DDA" w:rsidRDefault="00083DDA">
            <w:pPr>
              <w:pStyle w:val="Paragrafoelenco"/>
              <w:numPr>
                <w:ilvl w:val="0"/>
                <w:numId w:val="3"/>
              </w:numPr>
              <w:spacing w:after="160" w:line="278" w:lineRule="auto"/>
              <w:jc w:val="both"/>
            </w:pPr>
            <w:r>
              <w:t>Assicura il coordinamento delle attività di cyber risk assessment a livello di Gruppo;</w:t>
            </w:r>
          </w:p>
          <w:p w14:paraId="632DD5F6" w14:textId="66EC109F" w:rsidR="00083DDA" w:rsidRDefault="00083DDA">
            <w:pPr>
              <w:pStyle w:val="Paragrafoelenco"/>
              <w:numPr>
                <w:ilvl w:val="0"/>
                <w:numId w:val="3"/>
              </w:numPr>
              <w:spacing w:after="160" w:line="278" w:lineRule="auto"/>
              <w:jc w:val="both"/>
            </w:pPr>
            <w:r>
              <w:t xml:space="preserve">Supervisiona il processo di identificazione, valutazione, trattamento e monitoraggio dei rischi </w:t>
            </w:r>
            <w:r w:rsidR="00481C33">
              <w:t>di sicurezza informatica</w:t>
            </w:r>
            <w:r w:rsidR="00344DF6">
              <w:t xml:space="preserve"> e la predisposizione del relativo piano di trattamento</w:t>
            </w:r>
            <w:r>
              <w:t>;</w:t>
            </w:r>
          </w:p>
          <w:p w14:paraId="707619ED" w14:textId="77777777" w:rsidR="00083DDA" w:rsidRDefault="00083DDA">
            <w:pPr>
              <w:pStyle w:val="Paragrafoelenco"/>
              <w:numPr>
                <w:ilvl w:val="0"/>
                <w:numId w:val="3"/>
              </w:numPr>
              <w:spacing w:after="160" w:line="278" w:lineRule="auto"/>
              <w:jc w:val="both"/>
            </w:pPr>
            <w:r>
              <w:t>Monitora l'evoluzione del panorama delle minacce e del livello di esposizione ai rischi del Gruppo;</w:t>
            </w:r>
          </w:p>
          <w:p w14:paraId="7DCD97F3" w14:textId="77777777" w:rsidR="00083DDA" w:rsidRDefault="00083DDA">
            <w:pPr>
              <w:pStyle w:val="Paragrafoelenco"/>
              <w:numPr>
                <w:ilvl w:val="0"/>
                <w:numId w:val="3"/>
              </w:numPr>
              <w:spacing w:after="160" w:line="278" w:lineRule="auto"/>
              <w:jc w:val="both"/>
            </w:pPr>
            <w:r>
              <w:t>Presenta periodicamente il reporting direzionale agli Organi di Governo e Controllo;</w:t>
            </w:r>
          </w:p>
          <w:p w14:paraId="4FE8ADDF" w14:textId="534B330C" w:rsidR="008B6068" w:rsidRPr="00817E26" w:rsidRDefault="00083DDA">
            <w:pPr>
              <w:pStyle w:val="Paragrafoelenco"/>
              <w:numPr>
                <w:ilvl w:val="0"/>
                <w:numId w:val="3"/>
              </w:numPr>
              <w:spacing w:after="160" w:line="278" w:lineRule="auto"/>
              <w:jc w:val="both"/>
            </w:pPr>
            <w:r>
              <w:t>Esprime pareri sui rischi residui sottoposti ai livelli autorizzativi superiori.</w:t>
            </w:r>
          </w:p>
        </w:tc>
      </w:tr>
      <w:tr w:rsidR="008B6068" w:rsidRPr="00BC650D" w14:paraId="51DCA812" w14:textId="77777777" w:rsidTr="003B0B88">
        <w:tc>
          <w:tcPr>
            <w:tcW w:w="1722" w:type="dxa"/>
            <w:vAlign w:val="center"/>
          </w:tcPr>
          <w:p w14:paraId="750C3CDE" w14:textId="77777777" w:rsidR="008B6068" w:rsidRPr="00403ECB" w:rsidRDefault="008B6068" w:rsidP="008B6068">
            <w:pPr>
              <w:spacing w:before="60" w:line="360" w:lineRule="auto"/>
              <w:rPr>
                <w:rStyle w:val="Enfasigrassetto"/>
                <w:rFonts w:cs="Segoe UI"/>
                <w:color w:val="000000" w:themeColor="text1"/>
                <w:szCs w:val="18"/>
                <w:lang w:val="en-US"/>
              </w:rPr>
            </w:pPr>
            <w:r w:rsidRPr="00C037B6">
              <w:rPr>
                <w:b/>
                <w:bCs/>
              </w:rPr>
              <w:t>Information Security Manager (ISM)</w:t>
            </w:r>
          </w:p>
        </w:tc>
        <w:tc>
          <w:tcPr>
            <w:tcW w:w="8484" w:type="dxa"/>
            <w:vAlign w:val="center"/>
          </w:tcPr>
          <w:p w14:paraId="12D7C3B8" w14:textId="77777777" w:rsidR="00083DDA" w:rsidRDefault="00083DDA">
            <w:pPr>
              <w:pStyle w:val="Paragrafoelenco"/>
              <w:numPr>
                <w:ilvl w:val="0"/>
                <w:numId w:val="3"/>
              </w:numPr>
              <w:spacing w:after="160" w:line="278" w:lineRule="auto"/>
              <w:jc w:val="both"/>
            </w:pPr>
            <w:r>
              <w:t>Coordina l'applicazione del processo di gestione del rischio nel proprio ambito di competenza;</w:t>
            </w:r>
          </w:p>
          <w:p w14:paraId="7A7C26C2" w14:textId="221CBCBC" w:rsidR="00083DDA" w:rsidRDefault="00083DDA">
            <w:pPr>
              <w:pStyle w:val="Paragrafoelenco"/>
              <w:numPr>
                <w:ilvl w:val="0"/>
                <w:numId w:val="3"/>
              </w:numPr>
              <w:spacing w:after="160" w:line="278" w:lineRule="auto"/>
              <w:jc w:val="both"/>
            </w:pPr>
            <w:r>
              <w:t>Supporta i Risk Owner nelle attività di identificazione, analisi e valutazione dei rischi</w:t>
            </w:r>
            <w:r w:rsidR="001B03CE">
              <w:t xml:space="preserve"> di sicurezza informatica</w:t>
            </w:r>
            <w:r>
              <w:t>;</w:t>
            </w:r>
          </w:p>
          <w:p w14:paraId="07E7D42B" w14:textId="0E7D140A" w:rsidR="00083DDA" w:rsidRDefault="00083DDA">
            <w:pPr>
              <w:pStyle w:val="Paragrafoelenco"/>
              <w:numPr>
                <w:ilvl w:val="0"/>
                <w:numId w:val="3"/>
              </w:numPr>
              <w:spacing w:after="160" w:line="278" w:lineRule="auto"/>
              <w:jc w:val="both"/>
            </w:pPr>
            <w:r>
              <w:t>Garantisce l'applicazione della metodologia di Gruppo</w:t>
            </w:r>
            <w:r w:rsidR="001B03CE">
              <w:t xml:space="preserve"> in materia di valutazione e gestione dei rischi di sicurezza informatica</w:t>
            </w:r>
            <w:r>
              <w:t>;</w:t>
            </w:r>
          </w:p>
          <w:p w14:paraId="63C33A7A" w14:textId="737BB510" w:rsidR="00083DDA" w:rsidRDefault="00083DDA">
            <w:pPr>
              <w:pStyle w:val="Paragrafoelenco"/>
              <w:numPr>
                <w:ilvl w:val="0"/>
                <w:numId w:val="3"/>
              </w:numPr>
              <w:spacing w:after="160" w:line="278" w:lineRule="auto"/>
              <w:jc w:val="both"/>
            </w:pPr>
            <w:r>
              <w:t xml:space="preserve">Consolida le informazioni sui rischi </w:t>
            </w:r>
            <w:r w:rsidR="001B03CE">
              <w:t xml:space="preserve">di sicurezza informatica </w:t>
            </w:r>
            <w:r>
              <w:t>presenti nel proprio perimetro organizzativo;</w:t>
            </w:r>
          </w:p>
          <w:p w14:paraId="53A757C0" w14:textId="2D0C72F4" w:rsidR="00083DDA" w:rsidRDefault="00083DDA">
            <w:pPr>
              <w:pStyle w:val="Paragrafoelenco"/>
              <w:numPr>
                <w:ilvl w:val="0"/>
                <w:numId w:val="3"/>
              </w:numPr>
              <w:spacing w:after="160" w:line="278" w:lineRule="auto"/>
              <w:jc w:val="both"/>
            </w:pPr>
            <w:r>
              <w:t>Monitora l'avanzamento dei piani di trattamento</w:t>
            </w:r>
            <w:r w:rsidR="00F25E8A">
              <w:t xml:space="preserve"> dei rischi di sicurezza informatica del proprio perimetro di competenza</w:t>
            </w:r>
            <w:r>
              <w:t>;</w:t>
            </w:r>
          </w:p>
          <w:p w14:paraId="21B0E31F" w14:textId="23E0883F" w:rsidR="0058031B" w:rsidRDefault="0058031B">
            <w:pPr>
              <w:pStyle w:val="Paragrafoelenco"/>
              <w:numPr>
                <w:ilvl w:val="0"/>
                <w:numId w:val="3"/>
              </w:numPr>
              <w:spacing w:after="160" w:line="278" w:lineRule="auto"/>
              <w:jc w:val="both"/>
            </w:pPr>
            <w:r w:rsidRPr="0058031B">
              <w:t>Coordina periodicamente il riesame dei rischi di sicurezza informatica presenti nel proprio perimetro di competenza</w:t>
            </w:r>
            <w:r>
              <w:t>;</w:t>
            </w:r>
          </w:p>
          <w:p w14:paraId="0FD74E1F" w14:textId="626026D8" w:rsidR="008B6068" w:rsidRPr="000B25F4" w:rsidRDefault="00083DDA">
            <w:pPr>
              <w:pStyle w:val="Paragrafoelenco"/>
              <w:numPr>
                <w:ilvl w:val="0"/>
                <w:numId w:val="3"/>
              </w:numPr>
              <w:spacing w:after="160" w:line="278" w:lineRule="auto"/>
              <w:jc w:val="both"/>
            </w:pPr>
            <w:r>
              <w:t>Supporta le attività di reporting verso il Group CISO e il GISO</w:t>
            </w:r>
            <w:r w:rsidR="00454626">
              <w:t xml:space="preserve"> circa l</w:t>
            </w:r>
            <w:r w:rsidR="00D3766E">
              <w:t>o stato dei rischi di sicurezza informatica del proprio perimetro di competenza e dei relativi piani di trattamento</w:t>
            </w:r>
            <w:r>
              <w:t>.</w:t>
            </w:r>
          </w:p>
        </w:tc>
      </w:tr>
      <w:tr w:rsidR="008B6068" w:rsidRPr="00BC650D" w14:paraId="54865068" w14:textId="77777777" w:rsidTr="003B0B88">
        <w:tc>
          <w:tcPr>
            <w:tcW w:w="1722" w:type="dxa"/>
            <w:vAlign w:val="center"/>
          </w:tcPr>
          <w:p w14:paraId="19289CD9" w14:textId="77777777" w:rsidR="008B6068" w:rsidRPr="00752C84" w:rsidRDefault="008B6068" w:rsidP="008B6068">
            <w:pPr>
              <w:spacing w:before="60" w:line="360" w:lineRule="auto"/>
              <w:jc w:val="both"/>
              <w:rPr>
                <w:rStyle w:val="Enfasigrassetto"/>
                <w:rFonts w:cs="Segoe UI"/>
                <w:color w:val="000000" w:themeColor="text1"/>
                <w:szCs w:val="18"/>
                <w:lang w:val="en-US"/>
              </w:rPr>
            </w:pPr>
            <w:r w:rsidRPr="00752C84">
              <w:rPr>
                <w:b/>
                <w:bCs/>
                <w:lang w:val="en-US"/>
              </w:rPr>
              <w:t>Funzione</w:t>
            </w:r>
            <w:r w:rsidRPr="00752C84">
              <w:rPr>
                <w:lang w:val="en-US"/>
              </w:rPr>
              <w:t xml:space="preserve"> </w:t>
            </w:r>
            <w:r w:rsidRPr="00752C84">
              <w:rPr>
                <w:b/>
                <w:bCs/>
                <w:lang w:val="en-US"/>
              </w:rPr>
              <w:t>Group Information Security Office (GISO)</w:t>
            </w:r>
          </w:p>
        </w:tc>
        <w:tc>
          <w:tcPr>
            <w:tcW w:w="8484" w:type="dxa"/>
            <w:vAlign w:val="center"/>
          </w:tcPr>
          <w:p w14:paraId="450BE516" w14:textId="7EBF1D30" w:rsidR="00083DDA" w:rsidRPr="00083DDA" w:rsidRDefault="00083DDA">
            <w:pPr>
              <w:pStyle w:val="Paragrafoelenco"/>
              <w:numPr>
                <w:ilvl w:val="0"/>
                <w:numId w:val="3"/>
              </w:numPr>
              <w:spacing w:before="0" w:after="160" w:line="278" w:lineRule="auto"/>
              <w:jc w:val="both"/>
              <w:rPr>
                <w:szCs w:val="18"/>
                <w:lang w:eastAsia="it-IT"/>
              </w:rPr>
            </w:pPr>
            <w:r w:rsidRPr="00083DDA">
              <w:rPr>
                <w:szCs w:val="18"/>
                <w:lang w:eastAsia="it-IT"/>
              </w:rPr>
              <w:t>Supporta il Group CISO nell'attuazione del framework di gestione del rischio</w:t>
            </w:r>
            <w:r w:rsidR="00D3766E">
              <w:rPr>
                <w:szCs w:val="18"/>
                <w:lang w:eastAsia="it-IT"/>
              </w:rPr>
              <w:t xml:space="preserve"> di sicurezza informatica</w:t>
            </w:r>
            <w:r w:rsidRPr="00083DDA">
              <w:rPr>
                <w:szCs w:val="18"/>
                <w:lang w:eastAsia="it-IT"/>
              </w:rPr>
              <w:t>;</w:t>
            </w:r>
          </w:p>
          <w:p w14:paraId="7460642A" w14:textId="5E04FD59" w:rsidR="00083DDA" w:rsidRPr="00083DDA" w:rsidRDefault="00083DDA">
            <w:pPr>
              <w:pStyle w:val="Paragrafoelenco"/>
              <w:numPr>
                <w:ilvl w:val="0"/>
                <w:numId w:val="3"/>
              </w:numPr>
              <w:spacing w:before="0" w:after="160" w:line="278" w:lineRule="auto"/>
              <w:jc w:val="both"/>
              <w:rPr>
                <w:szCs w:val="18"/>
                <w:lang w:eastAsia="it-IT"/>
              </w:rPr>
            </w:pPr>
            <w:r w:rsidRPr="00083DDA">
              <w:rPr>
                <w:szCs w:val="18"/>
                <w:lang w:eastAsia="it-IT"/>
              </w:rPr>
              <w:t>Predispone, mantiene e aggiorna la metodologia operativa di Cyber Risk Assessment e Risk Treatment</w:t>
            </w:r>
            <w:r w:rsidR="002E5D62">
              <w:rPr>
                <w:szCs w:val="18"/>
                <w:lang w:eastAsia="it-IT"/>
              </w:rPr>
              <w:t>, in armonia con il processo</w:t>
            </w:r>
            <w:r w:rsidR="002E5D62" w:rsidRPr="00E677FC">
              <w:rPr>
                <w:szCs w:val="18"/>
                <w:lang w:eastAsia="it-IT"/>
              </w:rPr>
              <w:t xml:space="preserve"> di Risk Management </w:t>
            </w:r>
            <w:r w:rsidR="002E5D62">
              <w:rPr>
                <w:szCs w:val="18"/>
                <w:lang w:eastAsia="it-IT"/>
              </w:rPr>
              <w:t>Integrato</w:t>
            </w:r>
          </w:p>
          <w:p w14:paraId="30EFA408" w14:textId="77777777" w:rsidR="00083DDA" w:rsidRPr="00083DDA" w:rsidRDefault="00083DDA">
            <w:pPr>
              <w:pStyle w:val="Paragrafoelenco"/>
              <w:numPr>
                <w:ilvl w:val="0"/>
                <w:numId w:val="3"/>
              </w:numPr>
              <w:spacing w:before="0" w:after="160" w:line="278" w:lineRule="auto"/>
              <w:jc w:val="both"/>
              <w:rPr>
                <w:szCs w:val="18"/>
                <w:lang w:eastAsia="it-IT"/>
              </w:rPr>
            </w:pPr>
            <w:r w:rsidRPr="00083DDA">
              <w:rPr>
                <w:szCs w:val="18"/>
                <w:lang w:eastAsia="it-IT"/>
              </w:rPr>
              <w:t>Fornisce supporto metodologico alle strutture coinvolte nel processo;</w:t>
            </w:r>
          </w:p>
          <w:p w14:paraId="74749BA6" w14:textId="77777777" w:rsidR="00083DDA" w:rsidRPr="00083DDA" w:rsidRDefault="00083DDA">
            <w:pPr>
              <w:pStyle w:val="Paragrafoelenco"/>
              <w:numPr>
                <w:ilvl w:val="0"/>
                <w:numId w:val="3"/>
              </w:numPr>
              <w:spacing w:before="0" w:after="160" w:line="278" w:lineRule="auto"/>
              <w:jc w:val="both"/>
              <w:rPr>
                <w:szCs w:val="18"/>
                <w:lang w:eastAsia="it-IT"/>
              </w:rPr>
            </w:pPr>
            <w:r w:rsidRPr="00083DDA">
              <w:rPr>
                <w:szCs w:val="18"/>
                <w:lang w:eastAsia="it-IT"/>
              </w:rPr>
              <w:t>Monitora la qualità e la coerenza delle valutazioni effettuate;</w:t>
            </w:r>
          </w:p>
          <w:p w14:paraId="08DA685F" w14:textId="1C7DEE6B" w:rsidR="00A26F4B" w:rsidRPr="00A26F4B" w:rsidRDefault="00A26F4B">
            <w:pPr>
              <w:pStyle w:val="Paragrafoelenco"/>
              <w:numPr>
                <w:ilvl w:val="0"/>
                <w:numId w:val="3"/>
              </w:numPr>
              <w:spacing w:before="0" w:after="160" w:line="278" w:lineRule="auto"/>
              <w:jc w:val="both"/>
              <w:rPr>
                <w:szCs w:val="18"/>
                <w:lang w:eastAsia="it-IT"/>
              </w:rPr>
            </w:pPr>
            <w:r w:rsidRPr="00A26F4B">
              <w:rPr>
                <w:szCs w:val="18"/>
                <w:lang w:eastAsia="it-IT"/>
              </w:rPr>
              <w:t>Assicura la manutenzione della tassonomia delle minacce, dei profili degli attori di minaccia e del modello di valutazione del rischio adottato dal Gruppo</w:t>
            </w:r>
            <w:r>
              <w:rPr>
                <w:szCs w:val="18"/>
                <w:lang w:eastAsia="it-IT"/>
              </w:rPr>
              <w:t>;</w:t>
            </w:r>
          </w:p>
          <w:p w14:paraId="388419DA" w14:textId="5DB877D7" w:rsidR="00083DDA" w:rsidRPr="00083DDA" w:rsidRDefault="00083DDA">
            <w:pPr>
              <w:pStyle w:val="Paragrafoelenco"/>
              <w:numPr>
                <w:ilvl w:val="0"/>
                <w:numId w:val="3"/>
              </w:numPr>
              <w:spacing w:before="0" w:after="160" w:line="278" w:lineRule="auto"/>
              <w:jc w:val="both"/>
              <w:rPr>
                <w:szCs w:val="18"/>
                <w:lang w:eastAsia="it-IT"/>
              </w:rPr>
            </w:pPr>
            <w:r w:rsidRPr="00083DDA">
              <w:rPr>
                <w:szCs w:val="18"/>
                <w:lang w:eastAsia="it-IT"/>
              </w:rPr>
              <w:t xml:space="preserve">Consolida </w:t>
            </w:r>
            <w:r w:rsidR="00CD116E">
              <w:rPr>
                <w:szCs w:val="18"/>
                <w:lang w:eastAsia="it-IT"/>
              </w:rPr>
              <w:t xml:space="preserve">e manutiene </w:t>
            </w:r>
            <w:r w:rsidRPr="00083DDA">
              <w:rPr>
                <w:szCs w:val="18"/>
                <w:lang w:eastAsia="it-IT"/>
              </w:rPr>
              <w:t>il Risk Register di Gruppo</w:t>
            </w:r>
            <w:r w:rsidR="00CD116E">
              <w:rPr>
                <w:szCs w:val="18"/>
                <w:lang w:eastAsia="it-IT"/>
              </w:rPr>
              <w:t xml:space="preserve"> in materia di sicurezza informatica</w:t>
            </w:r>
            <w:r w:rsidRPr="00083DDA">
              <w:rPr>
                <w:szCs w:val="18"/>
                <w:lang w:eastAsia="it-IT"/>
              </w:rPr>
              <w:t>;</w:t>
            </w:r>
          </w:p>
          <w:p w14:paraId="3EE0A56C" w14:textId="77777777" w:rsidR="00083DDA" w:rsidRPr="00083DDA" w:rsidRDefault="00083DDA">
            <w:pPr>
              <w:pStyle w:val="Paragrafoelenco"/>
              <w:numPr>
                <w:ilvl w:val="0"/>
                <w:numId w:val="3"/>
              </w:numPr>
              <w:spacing w:before="0" w:after="160" w:line="278" w:lineRule="auto"/>
              <w:jc w:val="both"/>
              <w:rPr>
                <w:szCs w:val="18"/>
                <w:lang w:eastAsia="it-IT"/>
              </w:rPr>
            </w:pPr>
            <w:r w:rsidRPr="00083DDA">
              <w:rPr>
                <w:szCs w:val="18"/>
                <w:lang w:eastAsia="it-IT"/>
              </w:rPr>
              <w:t>Predispone KPI, KRI e report periodici destinati agli Organi di Governo e Controllo;</w:t>
            </w:r>
          </w:p>
          <w:p w14:paraId="52B067AE" w14:textId="64CB43DA" w:rsidR="008B6068" w:rsidRPr="006622F9" w:rsidRDefault="00083DDA">
            <w:pPr>
              <w:pStyle w:val="Paragrafoelenco"/>
              <w:numPr>
                <w:ilvl w:val="0"/>
                <w:numId w:val="3"/>
              </w:numPr>
              <w:spacing w:before="0" w:after="160" w:line="278" w:lineRule="auto"/>
              <w:jc w:val="both"/>
              <w:rPr>
                <w:szCs w:val="18"/>
                <w:lang w:eastAsia="it-IT"/>
              </w:rPr>
            </w:pPr>
            <w:r w:rsidRPr="00083DDA">
              <w:rPr>
                <w:szCs w:val="18"/>
                <w:lang w:eastAsia="it-IT"/>
              </w:rPr>
              <w:t xml:space="preserve">Supporta le attività di monitoraggio dei rischi emergenti e delle minacce </w:t>
            </w:r>
            <w:r w:rsidR="00481C33">
              <w:t>di sicurezza informatica</w:t>
            </w:r>
            <w:r w:rsidRPr="00083DDA">
              <w:rPr>
                <w:szCs w:val="18"/>
                <w:lang w:eastAsia="it-IT"/>
              </w:rPr>
              <w:t>.</w:t>
            </w:r>
          </w:p>
        </w:tc>
      </w:tr>
      <w:tr w:rsidR="00E677FC" w:rsidRPr="00BC650D" w14:paraId="53BC557D" w14:textId="77777777" w:rsidTr="003B0B88">
        <w:tc>
          <w:tcPr>
            <w:tcW w:w="1722" w:type="dxa"/>
            <w:vAlign w:val="center"/>
          </w:tcPr>
          <w:p w14:paraId="64F00C2F" w14:textId="2024A824" w:rsidR="00E677FC" w:rsidRPr="00752C84" w:rsidRDefault="00E677FC" w:rsidP="008B6068">
            <w:pPr>
              <w:spacing w:before="60" w:line="360" w:lineRule="auto"/>
              <w:jc w:val="both"/>
              <w:rPr>
                <w:b/>
                <w:bCs/>
                <w:lang w:val="en-US"/>
              </w:rPr>
            </w:pPr>
            <w:r>
              <w:rPr>
                <w:b/>
                <w:bCs/>
                <w:lang w:val="en-US"/>
              </w:rPr>
              <w:t>Risk Management Integrato</w:t>
            </w:r>
          </w:p>
        </w:tc>
        <w:tc>
          <w:tcPr>
            <w:tcW w:w="8484" w:type="dxa"/>
            <w:vAlign w:val="center"/>
          </w:tcPr>
          <w:p w14:paraId="531C891B" w14:textId="1E005414" w:rsidR="00E677FC" w:rsidRPr="00E677FC" w:rsidRDefault="002E5D62">
            <w:pPr>
              <w:pStyle w:val="Paragrafoelenco"/>
              <w:numPr>
                <w:ilvl w:val="0"/>
                <w:numId w:val="3"/>
              </w:numPr>
              <w:spacing w:before="0" w:after="160" w:line="278" w:lineRule="auto"/>
              <w:jc w:val="both"/>
              <w:rPr>
                <w:szCs w:val="18"/>
                <w:lang w:eastAsia="it-IT"/>
              </w:rPr>
            </w:pPr>
            <w:r>
              <w:rPr>
                <w:szCs w:val="18"/>
                <w:lang w:eastAsia="it-IT"/>
              </w:rPr>
              <w:t>Supporta</w:t>
            </w:r>
            <w:r w:rsidR="00E677FC" w:rsidRPr="00E677FC">
              <w:rPr>
                <w:szCs w:val="18"/>
                <w:lang w:eastAsia="it-IT"/>
              </w:rPr>
              <w:t xml:space="preserve"> il coordinamento tra il framework di Cyber Risk Management e il </w:t>
            </w:r>
            <w:r>
              <w:rPr>
                <w:szCs w:val="18"/>
                <w:lang w:eastAsia="it-IT"/>
              </w:rPr>
              <w:t>processo</w:t>
            </w:r>
            <w:r w:rsidR="00E677FC" w:rsidRPr="00E677FC">
              <w:rPr>
                <w:szCs w:val="18"/>
                <w:lang w:eastAsia="it-IT"/>
              </w:rPr>
              <w:t xml:space="preserve"> di Risk Management </w:t>
            </w:r>
            <w:r>
              <w:rPr>
                <w:szCs w:val="18"/>
                <w:lang w:eastAsia="it-IT"/>
              </w:rPr>
              <w:t xml:space="preserve">Integrato </w:t>
            </w:r>
            <w:r w:rsidR="00E677FC" w:rsidRPr="00E677FC">
              <w:rPr>
                <w:szCs w:val="18"/>
                <w:lang w:eastAsia="it-IT"/>
              </w:rPr>
              <w:t>del Gruppo;</w:t>
            </w:r>
          </w:p>
          <w:p w14:paraId="08C4AEEC" w14:textId="77777777" w:rsidR="00E677FC" w:rsidRPr="00E677FC" w:rsidRDefault="00E677FC">
            <w:pPr>
              <w:pStyle w:val="Paragrafoelenco"/>
              <w:numPr>
                <w:ilvl w:val="0"/>
                <w:numId w:val="3"/>
              </w:numPr>
              <w:spacing w:before="0" w:after="160" w:line="278" w:lineRule="auto"/>
              <w:jc w:val="both"/>
              <w:rPr>
                <w:szCs w:val="18"/>
                <w:lang w:eastAsia="it-IT"/>
              </w:rPr>
            </w:pPr>
            <w:r w:rsidRPr="00E677FC">
              <w:rPr>
                <w:szCs w:val="18"/>
                <w:lang w:eastAsia="it-IT"/>
              </w:rPr>
              <w:t>Supporta il consolidamento delle informazioni di rischio a livello aziendale;</w:t>
            </w:r>
          </w:p>
          <w:p w14:paraId="6810488E" w14:textId="71C52480" w:rsidR="00E677FC" w:rsidRPr="00083DDA" w:rsidRDefault="00E677FC">
            <w:pPr>
              <w:pStyle w:val="Paragrafoelenco"/>
              <w:numPr>
                <w:ilvl w:val="0"/>
                <w:numId w:val="3"/>
              </w:numPr>
              <w:spacing w:before="0" w:after="160" w:line="278" w:lineRule="auto"/>
              <w:jc w:val="both"/>
              <w:rPr>
                <w:szCs w:val="18"/>
                <w:lang w:eastAsia="it-IT"/>
              </w:rPr>
            </w:pPr>
            <w:r w:rsidRPr="00E677FC">
              <w:rPr>
                <w:szCs w:val="18"/>
                <w:lang w:eastAsia="it-IT"/>
              </w:rPr>
              <w:t xml:space="preserve">Favorisce l'integrazione dei rischi </w:t>
            </w:r>
            <w:r w:rsidR="00481C33">
              <w:t>di sicurezza informatica</w:t>
            </w:r>
            <w:r w:rsidR="00481C33" w:rsidRPr="00EC3265">
              <w:t xml:space="preserve"> </w:t>
            </w:r>
            <w:r w:rsidRPr="00E677FC">
              <w:rPr>
                <w:szCs w:val="18"/>
                <w:lang w:eastAsia="it-IT"/>
              </w:rPr>
              <w:t>nel profilo di rischio complessivo del Gruppo.</w:t>
            </w:r>
          </w:p>
        </w:tc>
      </w:tr>
      <w:tr w:rsidR="008B6068" w:rsidRPr="00BC650D" w14:paraId="2CE58157" w14:textId="77777777" w:rsidTr="003B0B88">
        <w:tc>
          <w:tcPr>
            <w:tcW w:w="1722" w:type="dxa"/>
            <w:vAlign w:val="center"/>
          </w:tcPr>
          <w:p w14:paraId="7314D7BA" w14:textId="5E97F960" w:rsidR="008B6068" w:rsidRPr="00285A19" w:rsidRDefault="008B6068" w:rsidP="008B6068">
            <w:pPr>
              <w:spacing w:before="60" w:line="360" w:lineRule="auto"/>
              <w:rPr>
                <w:b/>
                <w:bCs/>
              </w:rPr>
            </w:pPr>
            <w:r w:rsidRPr="00752C84">
              <w:rPr>
                <w:b/>
                <w:bCs/>
              </w:rPr>
              <w:t>Service Manager</w:t>
            </w:r>
          </w:p>
        </w:tc>
        <w:tc>
          <w:tcPr>
            <w:tcW w:w="8484" w:type="dxa"/>
            <w:vAlign w:val="center"/>
          </w:tcPr>
          <w:p w14:paraId="48BCF20B" w14:textId="77777777" w:rsidR="00D278C0" w:rsidRDefault="00D278C0">
            <w:pPr>
              <w:pStyle w:val="Paragrafoelenco"/>
              <w:numPr>
                <w:ilvl w:val="0"/>
                <w:numId w:val="7"/>
              </w:numPr>
            </w:pPr>
            <w:r>
              <w:t>Supporta l'esecuzione delle analisi dei rischi di sicurezza informatica relative ai servizi di propria competenza;</w:t>
            </w:r>
          </w:p>
          <w:p w14:paraId="139E7D52" w14:textId="77777777" w:rsidR="00D278C0" w:rsidRDefault="00D278C0">
            <w:pPr>
              <w:pStyle w:val="Paragrafoelenco"/>
              <w:numPr>
                <w:ilvl w:val="0"/>
                <w:numId w:val="7"/>
              </w:numPr>
            </w:pPr>
            <w:r>
              <w:t>Fornisce le informazioni necessarie per valutare gli impatti operativi, economici, normativi e reputazionali derivanti dalla compromissione dei servizi gestiti;</w:t>
            </w:r>
          </w:p>
          <w:p w14:paraId="423A66CA" w14:textId="77777777" w:rsidR="00D278C0" w:rsidRDefault="00D278C0">
            <w:pPr>
              <w:pStyle w:val="Paragrafoelenco"/>
              <w:numPr>
                <w:ilvl w:val="0"/>
                <w:numId w:val="7"/>
              </w:numPr>
            </w:pPr>
            <w:r>
              <w:t>Contribuisce all'identificazione delle dipendenze critiche, incluse quelle relative a fornitori, partner e servizi terzi necessari all'erogazione del servizio;</w:t>
            </w:r>
          </w:p>
          <w:p w14:paraId="55862F78" w14:textId="77777777" w:rsidR="00D278C0" w:rsidRDefault="00D278C0">
            <w:pPr>
              <w:pStyle w:val="Paragrafoelenco"/>
              <w:numPr>
                <w:ilvl w:val="0"/>
                <w:numId w:val="7"/>
              </w:numPr>
            </w:pPr>
            <w:r>
              <w:t>Contribuisce alla definizione dei piani di trattamento dei rischi che interessano i servizi di propria competenza;</w:t>
            </w:r>
          </w:p>
          <w:p w14:paraId="17D7F180" w14:textId="77777777" w:rsidR="00D278C0" w:rsidRDefault="00D278C0">
            <w:pPr>
              <w:pStyle w:val="Paragrafoelenco"/>
              <w:numPr>
                <w:ilvl w:val="0"/>
                <w:numId w:val="7"/>
              </w:numPr>
            </w:pPr>
            <w:r>
              <w:t>Monitora l'avanzamento delle azioni di trattamento assegnate ai servizi gestiti e ne verifica la coerenza con le esigenze operative e contrattuali;</w:t>
            </w:r>
          </w:p>
          <w:p w14:paraId="52588C59" w14:textId="77777777" w:rsidR="00D278C0" w:rsidRDefault="00D278C0">
            <w:pPr>
              <w:pStyle w:val="Paragrafoelenco"/>
              <w:numPr>
                <w:ilvl w:val="0"/>
                <w:numId w:val="7"/>
              </w:numPr>
            </w:pPr>
            <w:r>
              <w:t>Supporta il Risk Owner nella valutazione dell'efficacia delle misure adottate e del rischio residuo associato ai servizi di competenza;</w:t>
            </w:r>
          </w:p>
          <w:p w14:paraId="01A4DE01" w14:textId="2A0D0BCC" w:rsidR="008B6068" w:rsidRDefault="00D278C0">
            <w:pPr>
              <w:pStyle w:val="Paragrafoelenco"/>
              <w:numPr>
                <w:ilvl w:val="0"/>
                <w:numId w:val="7"/>
              </w:numPr>
              <w:spacing w:after="160" w:line="278" w:lineRule="auto"/>
              <w:jc w:val="both"/>
            </w:pPr>
            <w:r>
              <w:t>Segnala tempestivamente eventuali variazioni del contesto operativo, tecnologico o contrattuale che possano modificare il profilo di rischio del servizio.</w:t>
            </w:r>
          </w:p>
        </w:tc>
      </w:tr>
      <w:tr w:rsidR="008B6068" w:rsidRPr="00BC650D" w14:paraId="77E2DDD2" w14:textId="77777777" w:rsidTr="003B0B88">
        <w:tc>
          <w:tcPr>
            <w:tcW w:w="1722" w:type="dxa"/>
            <w:vAlign w:val="center"/>
          </w:tcPr>
          <w:p w14:paraId="2D87FF25" w14:textId="2C6815F7" w:rsidR="008B6068" w:rsidRPr="009C4312" w:rsidRDefault="008B6068" w:rsidP="008B6068">
            <w:pPr>
              <w:spacing w:before="60" w:line="360" w:lineRule="auto"/>
              <w:rPr>
                <w:b/>
                <w:bCs/>
              </w:rPr>
            </w:pPr>
            <w:r>
              <w:rPr>
                <w:b/>
                <w:bCs/>
              </w:rPr>
              <w:t xml:space="preserve">Asset Owner </w:t>
            </w:r>
          </w:p>
        </w:tc>
        <w:tc>
          <w:tcPr>
            <w:tcW w:w="8484" w:type="dxa"/>
            <w:vAlign w:val="center"/>
          </w:tcPr>
          <w:p w14:paraId="7BD1FD7D" w14:textId="77777777" w:rsidR="007C74B4" w:rsidRDefault="007C74B4">
            <w:pPr>
              <w:pStyle w:val="Paragrafoelenco"/>
              <w:numPr>
                <w:ilvl w:val="0"/>
                <w:numId w:val="6"/>
              </w:numPr>
            </w:pPr>
            <w:r>
              <w:t>Supporta l'esecuzione delle analisi dei rischi di sicurezza informatica relative agli asset di propria competenza;</w:t>
            </w:r>
          </w:p>
          <w:p w14:paraId="41F6AD01" w14:textId="77777777" w:rsidR="007C74B4" w:rsidRDefault="007C74B4">
            <w:pPr>
              <w:pStyle w:val="Paragrafoelenco"/>
              <w:numPr>
                <w:ilvl w:val="0"/>
                <w:numId w:val="6"/>
              </w:numPr>
            </w:pPr>
            <w:r>
              <w:t>Assicura il censimento, la classificazione e il mantenimento delle informazioni relative agli asset gestiti;</w:t>
            </w:r>
          </w:p>
          <w:p w14:paraId="2F57DE4C" w14:textId="77777777" w:rsidR="007C74B4" w:rsidRDefault="007C74B4">
            <w:pPr>
              <w:pStyle w:val="Paragrafoelenco"/>
              <w:numPr>
                <w:ilvl w:val="0"/>
                <w:numId w:val="6"/>
              </w:numPr>
            </w:pPr>
            <w:r>
              <w:t>Fornisce le informazioni necessarie per valutare la criticità degli asset, le relative vulnerabilità, le dipendenze tecnologiche e i controlli di sicurezza implementati;</w:t>
            </w:r>
          </w:p>
          <w:p w14:paraId="58F7E8C4" w14:textId="77777777" w:rsidR="007C74B4" w:rsidRDefault="007C74B4">
            <w:pPr>
              <w:pStyle w:val="Paragrafoelenco"/>
              <w:numPr>
                <w:ilvl w:val="0"/>
                <w:numId w:val="6"/>
              </w:numPr>
            </w:pPr>
            <w:r>
              <w:t>Contribuisce all'identificazione e alla valutazione delle minacce e delle vulnerabilità che interessano gli asset assegnati;</w:t>
            </w:r>
          </w:p>
          <w:p w14:paraId="39A99B45" w14:textId="77777777" w:rsidR="007C74B4" w:rsidRDefault="007C74B4">
            <w:pPr>
              <w:pStyle w:val="Paragrafoelenco"/>
              <w:numPr>
                <w:ilvl w:val="0"/>
                <w:numId w:val="6"/>
              </w:numPr>
            </w:pPr>
            <w:r>
              <w:t>Supporta la definizione e l'attuazione delle misure tecniche e organizzative previste dai piani di trattamento del rischio;</w:t>
            </w:r>
          </w:p>
          <w:p w14:paraId="3AB66768" w14:textId="77777777" w:rsidR="007C74B4" w:rsidRDefault="007C74B4">
            <w:pPr>
              <w:pStyle w:val="Paragrafoelenco"/>
              <w:numPr>
                <w:ilvl w:val="0"/>
                <w:numId w:val="6"/>
              </w:numPr>
            </w:pPr>
            <w:r>
              <w:t>Monitora l'effettiva implementazione delle azioni correttive e delle misure di mitigazione di competenza;</w:t>
            </w:r>
          </w:p>
          <w:p w14:paraId="02A9C33F" w14:textId="77777777" w:rsidR="007C74B4" w:rsidRDefault="007C74B4">
            <w:pPr>
              <w:pStyle w:val="Paragrafoelenco"/>
              <w:numPr>
                <w:ilvl w:val="0"/>
                <w:numId w:val="6"/>
              </w:numPr>
            </w:pPr>
            <w:r>
              <w:t>Segnala tempestivamente eventuali modifiche degli asset, nuove vulnerabilità, obsolescenze tecnologiche o altri fattori che possano influire sul livello di rischio associato agli asset gestiti;</w:t>
            </w:r>
          </w:p>
          <w:p w14:paraId="1EECA782" w14:textId="45B3FFC9" w:rsidR="008B6068" w:rsidRPr="009C4312" w:rsidRDefault="007C74B4">
            <w:pPr>
              <w:pStyle w:val="Paragrafoelenco"/>
              <w:numPr>
                <w:ilvl w:val="0"/>
                <w:numId w:val="6"/>
              </w:numPr>
              <w:spacing w:after="160" w:line="278" w:lineRule="auto"/>
              <w:jc w:val="both"/>
            </w:pPr>
            <w:r>
              <w:t>Supporta il Risk Owner e l'Information Security Manager nella valutazione del rischio residuo e dell'efficacia delle misure implementate.</w:t>
            </w:r>
          </w:p>
        </w:tc>
      </w:tr>
      <w:tr w:rsidR="005140B4" w:rsidRPr="00BC650D" w14:paraId="35398253" w14:textId="77777777" w:rsidTr="003B0B88">
        <w:trPr>
          <w:ins w:id="355" w:author="Mariano Fumante" w:date="2026-08-28T14:40:00Z"/>
        </w:trPr>
        <w:tc>
          <w:tcPr>
            <w:tcW w:w="1722" w:type="dxa"/>
            <w:vAlign w:val="center"/>
          </w:tcPr>
          <w:p w14:paraId="713C1998" w14:textId="1B7C74AE" w:rsidR="005140B4" w:rsidRDefault="005140B4" w:rsidP="008B6068">
            <w:pPr>
              <w:spacing w:before="60" w:line="360" w:lineRule="auto"/>
              <w:rPr>
                <w:ins w:id="356" w:author="Mariano Fumante" w:date="2026-08-28T14:40:00Z" w16du:dateUtc="2026-08-28T12:40:00Z"/>
                <w:b/>
                <w:bCs/>
              </w:rPr>
            </w:pPr>
            <w:ins w:id="357" w:author="Mariano Fumante" w:date="2026-08-28T14:40:00Z" w16du:dateUtc="2026-08-28T12:40:00Z">
              <w:r>
                <w:rPr>
                  <w:b/>
                  <w:bCs/>
                </w:rPr>
                <w:t>Internal Audit</w:t>
              </w:r>
            </w:ins>
          </w:p>
        </w:tc>
        <w:tc>
          <w:tcPr>
            <w:tcW w:w="8484" w:type="dxa"/>
            <w:vAlign w:val="center"/>
          </w:tcPr>
          <w:p w14:paraId="2F6BA6CF" w14:textId="60075687" w:rsidR="00511711" w:rsidRPr="00511711" w:rsidRDefault="00511711" w:rsidP="00511711">
            <w:pPr>
              <w:numPr>
                <w:ilvl w:val="0"/>
                <w:numId w:val="6"/>
              </w:numPr>
              <w:spacing w:before="100" w:beforeAutospacing="1" w:after="100" w:afterAutospacing="1" w:line="300" w:lineRule="atLeast"/>
              <w:rPr>
                <w:ins w:id="358" w:author="Mariano Fumante" w:date="2026-08-28T15:02:00Z" w16du:dateUtc="2026-08-28T13:02:00Z"/>
                <w:rFonts w:asciiTheme="majorHAnsi" w:eastAsia="Times New Roman" w:hAnsiTheme="majorHAnsi" w:cs="Segoe UI"/>
                <w:szCs w:val="18"/>
                <w:lang w:eastAsia="it-IT"/>
              </w:rPr>
            </w:pPr>
            <w:ins w:id="359" w:author="Mariano Fumante" w:date="2026-08-28T15:02:00Z" w16du:dateUtc="2026-08-28T13:02:00Z">
              <w:r w:rsidRPr="00511711">
                <w:rPr>
                  <w:rFonts w:asciiTheme="majorHAnsi" w:eastAsia="Times New Roman" w:hAnsiTheme="majorHAnsi" w:cs="Segoe UI"/>
                  <w:szCs w:val="18"/>
                  <w:lang w:eastAsia="it-IT"/>
                </w:rPr>
                <w:t>Svolge attività indipendenti di assurance sul framework di gestione e monitoraggio del rischio di sicurezza informatica</w:t>
              </w:r>
            </w:ins>
          </w:p>
          <w:p w14:paraId="29AEE2A4" w14:textId="7E7B1732" w:rsidR="005140B4" w:rsidRPr="00A31BC1" w:rsidRDefault="00511711">
            <w:pPr>
              <w:numPr>
                <w:ilvl w:val="0"/>
                <w:numId w:val="6"/>
              </w:numPr>
              <w:spacing w:before="100" w:beforeAutospacing="1" w:after="100" w:afterAutospacing="1" w:line="300" w:lineRule="atLeast"/>
              <w:rPr>
                <w:ins w:id="360" w:author="Mariano Fumante" w:date="2026-08-28T14:40:00Z" w16du:dateUtc="2026-08-28T12:40:00Z"/>
                <w:rFonts w:asciiTheme="majorHAnsi" w:eastAsia="Times New Roman" w:hAnsiTheme="majorHAnsi" w:cs="Segoe UI"/>
                <w:szCs w:val="18"/>
                <w:lang w:eastAsia="it-IT"/>
                <w:rPrChange w:id="361" w:author="Mariano Fumante" w:date="2026-08-28T15:02:00Z" w16du:dateUtc="2026-08-28T13:02:00Z">
                  <w:rPr>
                    <w:ins w:id="362" w:author="Mariano Fumante" w:date="2026-08-28T14:40:00Z" w16du:dateUtc="2026-08-28T12:40:00Z"/>
                  </w:rPr>
                </w:rPrChange>
              </w:rPr>
              <w:pPrChange w:id="363" w:author="Mariano Fumante" w:date="2026-08-28T15:02:00Z" w16du:dateUtc="2026-08-28T13:02:00Z">
                <w:pPr>
                  <w:pStyle w:val="Paragrafoelenco"/>
                  <w:numPr>
                    <w:numId w:val="6"/>
                  </w:numPr>
                  <w:ind w:hanging="360"/>
                </w:pPr>
              </w:pPrChange>
            </w:pPr>
            <w:ins w:id="364" w:author="Mariano Fumante" w:date="2026-08-28T15:02:00Z" w16du:dateUtc="2026-08-28T13:02:00Z">
              <w:r w:rsidRPr="00511711">
                <w:rPr>
                  <w:rFonts w:asciiTheme="majorHAnsi" w:eastAsia="Times New Roman" w:hAnsiTheme="majorHAnsi" w:cs="Segoe UI"/>
                  <w:szCs w:val="18"/>
                  <w:lang w:eastAsia="it-IT"/>
                </w:rPr>
                <w:t>Formula raccomandazioni finalizzate al miglioramento del sistema di gestione del rischio di sicurezza informatica e monitora l'attuazione delle eventuali azioni correttive secondo le modalità previste dal framework di Internal Audit.</w:t>
              </w:r>
            </w:ins>
          </w:p>
        </w:tc>
      </w:tr>
    </w:tbl>
    <w:p w14:paraId="3AB7CA7C" w14:textId="241D7933" w:rsidR="00281619" w:rsidRDefault="00281619" w:rsidP="0081782E">
      <w:pPr>
        <w:pStyle w:val="Titolo1"/>
        <w:rPr>
          <w:caps/>
        </w:rPr>
      </w:pPr>
      <w:bookmarkStart w:id="365" w:name="_Toc232029413"/>
      <w:bookmarkStart w:id="366" w:name="_Toc232406332"/>
      <w:bookmarkStart w:id="367" w:name="_Toc232520827"/>
      <w:bookmarkStart w:id="368" w:name="_Toc238824010"/>
      <w:bookmarkStart w:id="369" w:name="_Toc223600167"/>
      <w:bookmarkEnd w:id="365"/>
      <w:bookmarkEnd w:id="366"/>
      <w:bookmarkEnd w:id="367"/>
      <w:r w:rsidRPr="00281619">
        <w:rPr>
          <w:caps/>
        </w:rPr>
        <w:t>PRINCIPI DI GESTIONE DEL RISCHIO</w:t>
      </w:r>
      <w:bookmarkEnd w:id="368"/>
    </w:p>
    <w:p w14:paraId="483D5098" w14:textId="77777777" w:rsidR="00C6696D" w:rsidRPr="00C6696D" w:rsidRDefault="00C6696D" w:rsidP="00C6696D">
      <w:r w:rsidRPr="00C6696D">
        <w:t>La Capogruppo e le Società Controllate adottano un approccio strutturato alla gestione dei rischi di sicurezza informatica finalizzato a supportare il conseguimento degli obiettivi aziendali, la resilienza operativa e la protezione delle informazioni, dei sistemi informativi e dei servizi digitali.</w:t>
      </w:r>
    </w:p>
    <w:p w14:paraId="7349B2A1" w14:textId="77777777" w:rsidR="00C6696D" w:rsidRPr="00C6696D" w:rsidRDefault="00C6696D" w:rsidP="00C6696D">
      <w:r w:rsidRPr="00C6696D">
        <w:t>La gestione dei rischi di sicurezza informatica si fonda sui seguenti principi:</w:t>
      </w:r>
    </w:p>
    <w:p w14:paraId="6D56BB67" w14:textId="77777777" w:rsidR="00C6696D" w:rsidRPr="00C6696D" w:rsidRDefault="00C6696D">
      <w:pPr>
        <w:pStyle w:val="Elencopuntatoprimolivello"/>
        <w:pPrChange w:id="370" w:author="Mariano Fumante" w:date="2026-08-28T15:39:00Z" w16du:dateUtc="2026-08-28T13:39:00Z">
          <w:pPr>
            <w:numPr>
              <w:numId w:val="8"/>
            </w:numPr>
            <w:tabs>
              <w:tab w:val="num" w:pos="720"/>
            </w:tabs>
            <w:ind w:left="720" w:hanging="360"/>
          </w:pPr>
        </w:pPrChange>
      </w:pPr>
      <w:r w:rsidRPr="00C6696D">
        <w:rPr>
          <w:b/>
          <w:bCs/>
        </w:rPr>
        <w:t>Integrazione con il business</w:t>
      </w:r>
      <w:r w:rsidRPr="00C6696D">
        <w:t>: la gestione del rischio supporta i processi decisionali, strategici e operativi del Gruppo ed è orientata alla protezione dei processi e dei servizi rilevanti per il business.</w:t>
      </w:r>
    </w:p>
    <w:p w14:paraId="3360546E" w14:textId="77777777" w:rsidR="00C6696D" w:rsidRPr="00C6696D" w:rsidRDefault="00C6696D">
      <w:pPr>
        <w:pStyle w:val="Elencopuntatoprimolivello"/>
        <w:pPrChange w:id="371" w:author="Mariano Fumante" w:date="2026-08-28T15:39:00Z" w16du:dateUtc="2026-08-28T13:39:00Z">
          <w:pPr>
            <w:numPr>
              <w:numId w:val="8"/>
            </w:numPr>
            <w:tabs>
              <w:tab w:val="num" w:pos="720"/>
            </w:tabs>
            <w:ind w:left="720" w:hanging="360"/>
          </w:pPr>
        </w:pPrChange>
      </w:pPr>
      <w:r w:rsidRPr="00C6696D">
        <w:rPr>
          <w:b/>
          <w:bCs/>
        </w:rPr>
        <w:t>Approccio basato sul rischio</w:t>
      </w:r>
      <w:r w:rsidRPr="00C6696D">
        <w:t>: le priorità di intervento e le misure di sicurezza sono determinate in funzione del livello di rischio identificato e della criticità degli asset, dei processi e dei servizi interessati.</w:t>
      </w:r>
    </w:p>
    <w:p w14:paraId="1193DD1A" w14:textId="77777777" w:rsidR="00C6696D" w:rsidRPr="00C6696D" w:rsidRDefault="00C6696D">
      <w:pPr>
        <w:pStyle w:val="Elencopuntatoprimolivello"/>
        <w:pPrChange w:id="372" w:author="Mariano Fumante" w:date="2026-08-28T15:39:00Z" w16du:dateUtc="2026-08-28T13:39:00Z">
          <w:pPr>
            <w:numPr>
              <w:numId w:val="8"/>
            </w:numPr>
            <w:tabs>
              <w:tab w:val="num" w:pos="720"/>
            </w:tabs>
            <w:ind w:left="720" w:hanging="360"/>
          </w:pPr>
        </w:pPrChange>
      </w:pPr>
      <w:r w:rsidRPr="00C6696D">
        <w:rPr>
          <w:b/>
          <w:bCs/>
        </w:rPr>
        <w:t>Approccio basato sulle minacce</w:t>
      </w:r>
      <w:r w:rsidRPr="00C6696D">
        <w:t>: la valutazione del rischio tiene conto dell'evoluzione del panorama delle minacce, degli attori di minaccia rilevanti e delle informazioni di Cyber Threat Intelligence disponibili.</w:t>
      </w:r>
    </w:p>
    <w:p w14:paraId="7095D974" w14:textId="77777777" w:rsidR="00C6696D" w:rsidRPr="00C6696D" w:rsidRDefault="00C6696D">
      <w:pPr>
        <w:pStyle w:val="Elencopuntatoprimolivello"/>
        <w:pPrChange w:id="373" w:author="Mariano Fumante" w:date="2026-08-28T15:39:00Z" w16du:dateUtc="2026-08-28T13:39:00Z">
          <w:pPr>
            <w:numPr>
              <w:numId w:val="8"/>
            </w:numPr>
            <w:tabs>
              <w:tab w:val="num" w:pos="720"/>
            </w:tabs>
            <w:ind w:left="720" w:hanging="360"/>
          </w:pPr>
        </w:pPrChange>
      </w:pPr>
      <w:r w:rsidRPr="00C6696D">
        <w:rPr>
          <w:b/>
          <w:bCs/>
        </w:rPr>
        <w:t>Approccio “All Hazards”</w:t>
      </w:r>
      <w:r w:rsidRPr="00C6696D">
        <w:t>: la gestione del rischio considera minacce intenzionali, accidentali, ambientali, tecnologiche e derivanti da fornitori e terze parti.</w:t>
      </w:r>
    </w:p>
    <w:p w14:paraId="3FC41B05" w14:textId="77777777" w:rsidR="00C6696D" w:rsidRPr="00C6696D" w:rsidRDefault="00C6696D">
      <w:pPr>
        <w:pStyle w:val="Elencopuntatoprimolivello"/>
        <w:pPrChange w:id="374" w:author="Mariano Fumante" w:date="2026-08-28T15:39:00Z" w16du:dateUtc="2026-08-28T13:39:00Z">
          <w:pPr>
            <w:numPr>
              <w:numId w:val="8"/>
            </w:numPr>
            <w:tabs>
              <w:tab w:val="num" w:pos="720"/>
            </w:tabs>
            <w:ind w:left="720" w:hanging="360"/>
          </w:pPr>
        </w:pPrChange>
      </w:pPr>
      <w:r w:rsidRPr="00C6696D">
        <w:rPr>
          <w:b/>
          <w:bCs/>
        </w:rPr>
        <w:t>Responsabilizzazione e accountability</w:t>
      </w:r>
      <w:r w:rsidRPr="00C6696D">
        <w:t>: i rischi sono attribuiti a specifici Risk Owner responsabili della loro gestione, trattamento e monitoraggio secondo le competenze definite dal presente Piano.</w:t>
      </w:r>
    </w:p>
    <w:p w14:paraId="614D6D99" w14:textId="77777777" w:rsidR="00C6696D" w:rsidRPr="00C6696D" w:rsidRDefault="00C6696D">
      <w:pPr>
        <w:pStyle w:val="Elencopuntatoprimolivello"/>
        <w:pPrChange w:id="375" w:author="Mariano Fumante" w:date="2026-08-28T15:39:00Z" w16du:dateUtc="2026-08-28T13:39:00Z">
          <w:pPr>
            <w:numPr>
              <w:numId w:val="8"/>
            </w:numPr>
            <w:tabs>
              <w:tab w:val="num" w:pos="720"/>
            </w:tabs>
            <w:ind w:left="720" w:hanging="360"/>
          </w:pPr>
        </w:pPrChange>
      </w:pPr>
      <w:r w:rsidRPr="00C6696D">
        <w:rPr>
          <w:b/>
          <w:bCs/>
        </w:rPr>
        <w:t>Monitoraggio continuo</w:t>
      </w:r>
      <w:r w:rsidRPr="00C6696D">
        <w:t>: il livello di esposizione ai rischi di sicurezza informatica è monitorato periodicamente al fine di individuare tempestivamente variazioni del contesto di rischio e dell'efficacia delle misure adottate.</w:t>
      </w:r>
    </w:p>
    <w:p w14:paraId="72727E2A" w14:textId="77777777" w:rsidR="00C6696D" w:rsidRPr="00C6696D" w:rsidDel="000712E1" w:rsidRDefault="00C6696D">
      <w:pPr>
        <w:pStyle w:val="Elencopuntatoprimolivello"/>
        <w:rPr>
          <w:del w:id="376" w:author="Mariano Fumante" w:date="2026-08-28T15:39:00Z" w16du:dateUtc="2026-08-28T13:39:00Z"/>
        </w:rPr>
        <w:pPrChange w:id="377" w:author="Mariano Fumante" w:date="2026-08-28T15:39:00Z" w16du:dateUtc="2026-08-28T13:39:00Z">
          <w:pPr>
            <w:numPr>
              <w:numId w:val="8"/>
            </w:numPr>
            <w:tabs>
              <w:tab w:val="num" w:pos="720"/>
            </w:tabs>
            <w:ind w:left="720" w:hanging="360"/>
          </w:pPr>
        </w:pPrChange>
      </w:pPr>
      <w:r w:rsidRPr="00C6696D">
        <w:rPr>
          <w:b/>
          <w:bCs/>
        </w:rPr>
        <w:t>Miglioramento continuo</w:t>
      </w:r>
      <w:r w:rsidRPr="00C6696D">
        <w:t>: il framework di gestione del rischio è riesaminato e aggiornato periodicamente in funzione dell'evoluzione del contesto normativo, tecnologico e delle minacce.</w:t>
      </w:r>
    </w:p>
    <w:p w14:paraId="0D78459E" w14:textId="77777777" w:rsidR="00933CE0" w:rsidRDefault="00933CE0">
      <w:pPr>
        <w:pStyle w:val="Elencopuntatoprimolivello"/>
        <w:pPrChange w:id="378" w:author="Mariano Fumante" w:date="2026-08-28T15:39:00Z" w16du:dateUtc="2026-08-28T13:39:00Z">
          <w:pPr/>
        </w:pPrChange>
      </w:pPr>
    </w:p>
    <w:p w14:paraId="2F32D513" w14:textId="09C31509" w:rsidR="00204789" w:rsidRDefault="00EF42E7" w:rsidP="00204789">
      <w:pPr>
        <w:pStyle w:val="Titolo1"/>
      </w:pPr>
      <w:bookmarkStart w:id="379" w:name="_Toc238824011"/>
      <w:commentRangeStart w:id="380"/>
      <w:commentRangeStart w:id="381"/>
      <w:r>
        <w:t>PROCESSO</w:t>
      </w:r>
      <w:r w:rsidR="00204789" w:rsidRPr="00204789">
        <w:t xml:space="preserve"> DI GESTIONE E MONITORAGGIO DEL RISCHIO</w:t>
      </w:r>
      <w:bookmarkEnd w:id="379"/>
      <w:commentRangeEnd w:id="380"/>
      <w:r w:rsidR="00B92095">
        <w:rPr>
          <w:rStyle w:val="Rimandocommento"/>
          <w:sz w:val="24"/>
          <w:szCs w:val="32"/>
        </w:rPr>
        <w:commentReference w:id="380"/>
      </w:r>
      <w:commentRangeEnd w:id="381"/>
      <w:r w:rsidR="00220F3D">
        <w:rPr>
          <w:rStyle w:val="Rimandocommento"/>
          <w:sz w:val="24"/>
          <w:szCs w:val="32"/>
        </w:rPr>
        <w:commentReference w:id="381"/>
      </w:r>
    </w:p>
    <w:p w14:paraId="2D466759" w14:textId="2D0CB3E4" w:rsidR="00B14F4C" w:rsidRPr="00B14F4C" w:rsidRDefault="00B14F4C" w:rsidP="00B14F4C">
      <w:r w:rsidRPr="00B14F4C">
        <w:t>La Capogruppo e le Società Controllate adottano un processo di gestione e monitoraggio dei rischi di sicurezza informatica finalizzato a supportare il raggiungimento degli obiettivi aziendali, la protezione delle informazioni, dei sistemi informativi e dei servizi digitali e il mantenimento di un livello di rischio</w:t>
      </w:r>
      <w:r w:rsidR="006967C8">
        <w:t xml:space="preserve"> di sicurezza informatica</w:t>
      </w:r>
      <w:r w:rsidRPr="00B14F4C">
        <w:t xml:space="preserve"> coerente con gli indirizzi strategici approvati dagli Organi di Governo.</w:t>
      </w:r>
    </w:p>
    <w:p w14:paraId="00F78DD7" w14:textId="77777777" w:rsidR="00B14F4C" w:rsidRPr="00B14F4C" w:rsidRDefault="00B14F4C" w:rsidP="00B14F4C">
      <w:r w:rsidRPr="00B14F4C">
        <w:t>Il processo è coordinato dal Group CISO con il supporto del GISO ed è attuato dai Risk Owner, dagli Information Security Manager, dagli Asset Owner e dai Service Manager secondo le responsabilità definite nel presente Piano.</w:t>
      </w:r>
    </w:p>
    <w:p w14:paraId="34090FAD" w14:textId="77777777" w:rsidR="00B14F4C" w:rsidRPr="00B14F4C" w:rsidRDefault="00B14F4C" w:rsidP="00B14F4C">
      <w:r w:rsidRPr="00B14F4C">
        <w:t>Le modalità operative, i criteri di valutazione, i modelli di analisi e gli strumenti utilizzati nelle attività descritte nel presente capitolo sono disciplinati nell'Istruzione Operativa "ISM08_IO01 - Metodologia di Cyber Risk Assessment e Risk Treatment".</w:t>
      </w:r>
    </w:p>
    <w:p w14:paraId="5AAB3DE2" w14:textId="77777777" w:rsidR="00B14F4C" w:rsidRPr="00B14F4C" w:rsidRDefault="00B14F4C" w:rsidP="00B14F4C">
      <w:r w:rsidRPr="00B14F4C">
        <w:t>Il processo si articola nelle seguenti fasi:</w:t>
      </w:r>
    </w:p>
    <w:p w14:paraId="7671EADE" w14:textId="77777777" w:rsidR="00B14F4C" w:rsidRPr="00B14F4C" w:rsidRDefault="00B14F4C">
      <w:pPr>
        <w:pStyle w:val="Elencopuntatoprimolivello"/>
        <w:pPrChange w:id="382" w:author="Mariano Fumante" w:date="2026-08-28T15:39:00Z" w16du:dateUtc="2026-08-28T13:39:00Z">
          <w:pPr>
            <w:numPr>
              <w:numId w:val="9"/>
            </w:numPr>
            <w:tabs>
              <w:tab w:val="num" w:pos="720"/>
            </w:tabs>
            <w:ind w:left="720" w:hanging="360"/>
          </w:pPr>
        </w:pPrChange>
      </w:pPr>
      <w:r w:rsidRPr="00B14F4C">
        <w:t>Definizione del Contesto;</w:t>
      </w:r>
    </w:p>
    <w:p w14:paraId="0B4C2E0E" w14:textId="77777777" w:rsidR="00B14F4C" w:rsidRPr="00B14F4C" w:rsidRDefault="00B14F4C">
      <w:pPr>
        <w:pStyle w:val="Elencopuntatoprimolivello"/>
        <w:pPrChange w:id="383" w:author="Mariano Fumante" w:date="2026-08-28T15:39:00Z" w16du:dateUtc="2026-08-28T13:39:00Z">
          <w:pPr>
            <w:numPr>
              <w:numId w:val="9"/>
            </w:numPr>
            <w:tabs>
              <w:tab w:val="num" w:pos="720"/>
            </w:tabs>
            <w:ind w:left="720" w:hanging="360"/>
          </w:pPr>
        </w:pPrChange>
      </w:pPr>
      <w:r w:rsidRPr="00B14F4C">
        <w:t>Identificazione del Rischio;</w:t>
      </w:r>
    </w:p>
    <w:p w14:paraId="048F75AE" w14:textId="77777777" w:rsidR="00B14F4C" w:rsidRPr="00B14F4C" w:rsidRDefault="00B14F4C">
      <w:pPr>
        <w:pStyle w:val="Elencopuntatoprimolivello"/>
        <w:pPrChange w:id="384" w:author="Mariano Fumante" w:date="2026-08-28T15:39:00Z" w16du:dateUtc="2026-08-28T13:39:00Z">
          <w:pPr>
            <w:numPr>
              <w:numId w:val="9"/>
            </w:numPr>
            <w:tabs>
              <w:tab w:val="num" w:pos="720"/>
            </w:tabs>
            <w:ind w:left="720" w:hanging="360"/>
          </w:pPr>
        </w:pPrChange>
      </w:pPr>
      <w:r w:rsidRPr="00B14F4C">
        <w:t>Analisi del Rischio;</w:t>
      </w:r>
    </w:p>
    <w:p w14:paraId="0EA2363B" w14:textId="77777777" w:rsidR="00B14F4C" w:rsidRPr="00B14F4C" w:rsidRDefault="00B14F4C">
      <w:pPr>
        <w:pStyle w:val="Elencopuntatoprimolivello"/>
        <w:pPrChange w:id="385" w:author="Mariano Fumante" w:date="2026-08-28T15:39:00Z" w16du:dateUtc="2026-08-28T13:39:00Z">
          <w:pPr>
            <w:numPr>
              <w:numId w:val="9"/>
            </w:numPr>
            <w:tabs>
              <w:tab w:val="num" w:pos="720"/>
            </w:tabs>
            <w:ind w:left="720" w:hanging="360"/>
          </w:pPr>
        </w:pPrChange>
      </w:pPr>
      <w:r w:rsidRPr="00B14F4C">
        <w:t>Valutazione del Rischio;</w:t>
      </w:r>
    </w:p>
    <w:p w14:paraId="00073ABF" w14:textId="77777777" w:rsidR="00B14F4C" w:rsidRPr="00B14F4C" w:rsidRDefault="00B14F4C">
      <w:pPr>
        <w:pStyle w:val="Elencopuntatoprimolivello"/>
        <w:pPrChange w:id="386" w:author="Mariano Fumante" w:date="2026-08-28T15:39:00Z" w16du:dateUtc="2026-08-28T13:39:00Z">
          <w:pPr>
            <w:numPr>
              <w:numId w:val="9"/>
            </w:numPr>
            <w:tabs>
              <w:tab w:val="num" w:pos="720"/>
            </w:tabs>
            <w:ind w:left="720" w:hanging="360"/>
          </w:pPr>
        </w:pPrChange>
      </w:pPr>
      <w:r w:rsidRPr="00B14F4C">
        <w:t>Trattamento del Rischio;</w:t>
      </w:r>
    </w:p>
    <w:p w14:paraId="3065658A" w14:textId="77777777" w:rsidR="00B14F4C" w:rsidRPr="00B14F4C" w:rsidRDefault="00B14F4C">
      <w:pPr>
        <w:pStyle w:val="Elencopuntatoprimolivello"/>
        <w:pPrChange w:id="387" w:author="Mariano Fumante" w:date="2026-08-28T15:39:00Z" w16du:dateUtc="2026-08-28T13:39:00Z">
          <w:pPr>
            <w:numPr>
              <w:numId w:val="9"/>
            </w:numPr>
            <w:tabs>
              <w:tab w:val="num" w:pos="720"/>
            </w:tabs>
            <w:ind w:left="720" w:hanging="360"/>
          </w:pPr>
        </w:pPrChange>
      </w:pPr>
      <w:r w:rsidRPr="00B14F4C">
        <w:t>Monitoraggio e Riesame;</w:t>
      </w:r>
    </w:p>
    <w:p w14:paraId="3CF522CC" w14:textId="77777777" w:rsidR="00B14F4C" w:rsidRPr="00B14F4C" w:rsidRDefault="00B14F4C">
      <w:pPr>
        <w:pStyle w:val="Elencopuntatoprimolivello"/>
        <w:pPrChange w:id="388" w:author="Mariano Fumante" w:date="2026-08-28T15:39:00Z" w16du:dateUtc="2026-08-28T13:39:00Z">
          <w:pPr>
            <w:numPr>
              <w:numId w:val="9"/>
            </w:numPr>
            <w:tabs>
              <w:tab w:val="num" w:pos="720"/>
            </w:tabs>
            <w:ind w:left="720" w:hanging="360"/>
          </w:pPr>
        </w:pPrChange>
      </w:pPr>
      <w:r w:rsidRPr="00B14F4C">
        <w:t>Comunicazione e Reporting.</w:t>
      </w:r>
    </w:p>
    <w:p w14:paraId="6E8EE428" w14:textId="72495C94" w:rsidR="00F42D50" w:rsidRDefault="00B14F4C" w:rsidP="00B14F4C">
      <w:del w:id="389" w:author="Mariano Fumante" w:date="2026-08-28T16:06:00Z" w16du:dateUtc="2026-08-28T14:06:00Z">
        <w:r w:rsidRPr="00B14F4C" w:rsidDel="00F42D50">
          <w:delText>Tutte le attività e le decisioni rilevanti devono essere adeguatamente documentate e registrate nel Risk Register di sicurezza informatica o negli strumenti di supporto adottati dal Gruppo.</w:delText>
        </w:r>
      </w:del>
      <w:ins w:id="390" w:author="Mariano Fumante" w:date="2026-08-28T16:06:00Z">
        <w:r w:rsidR="00F42D50" w:rsidRPr="00F42D50">
          <w:t>Il Risk Register di Sicurezza Informatica costituisce il repository ufficiale delle informazioni relative ai rischi di sicurezza informatica del Gruppo. Le modalità di gestione, aggiornamento, tracciabilità, conservazione e utilizzo del Risk Register sono definite nell'Istruzione Operativa ISM08_IO01</w:t>
        </w:r>
      </w:ins>
      <w:ins w:id="391" w:author="Mariano Fumante" w:date="2026-08-28T16:07:00Z" w16du:dateUtc="2026-08-28T14:07:00Z">
        <w:r w:rsidR="00F42D50">
          <w:t>_</w:t>
        </w:r>
      </w:ins>
      <w:ins w:id="392" w:author="Mariano Fumante" w:date="2026-08-28T16:06:00Z">
        <w:r w:rsidR="00F42D50" w:rsidRPr="00F42D50">
          <w:t>Metodologia di Cyber Risk Assessment e Risk Treatment.</w:t>
        </w:r>
      </w:ins>
    </w:p>
    <w:p w14:paraId="35AE40ED" w14:textId="0093DBEA" w:rsidR="008B2FAF" w:rsidRDefault="008B2FAF" w:rsidP="008B2FAF">
      <w:pPr>
        <w:pStyle w:val="Titolo2"/>
        <w:rPr>
          <w:caps w:val="0"/>
        </w:rPr>
      </w:pPr>
      <w:bookmarkStart w:id="393" w:name="_Toc238824012"/>
      <w:r w:rsidRPr="008B2FAF">
        <w:rPr>
          <w:caps w:val="0"/>
        </w:rPr>
        <w:t>DEFINIZIONE DEL CONTESTO</w:t>
      </w:r>
      <w:bookmarkEnd w:id="393"/>
    </w:p>
    <w:p w14:paraId="3931D7F9" w14:textId="77777777" w:rsidR="00B87A22" w:rsidRPr="00B87A22" w:rsidRDefault="00B87A22" w:rsidP="00B87A22">
      <w:pPr>
        <w:rPr>
          <w:lang w:eastAsia="it-IT"/>
        </w:rPr>
      </w:pPr>
      <w:r w:rsidRPr="00B87A22">
        <w:rPr>
          <w:lang w:eastAsia="it-IT"/>
        </w:rPr>
        <w:t>La fase di definizione del contesto ha l'obiettivo di individuare il perimetro dell'analisi del rischio e di comprendere gli elementi interni ed esterni che possono influenzare il raggiungimento degli obiettivi aziendali.</w:t>
      </w:r>
    </w:p>
    <w:p w14:paraId="48373F00" w14:textId="77777777" w:rsidR="00B87A22" w:rsidRPr="00B87A22" w:rsidRDefault="00B87A22" w:rsidP="00B87A22">
      <w:pPr>
        <w:rPr>
          <w:lang w:eastAsia="it-IT"/>
        </w:rPr>
      </w:pPr>
      <w:r w:rsidRPr="00B87A22">
        <w:rPr>
          <w:lang w:eastAsia="it-IT"/>
        </w:rPr>
        <w:t>In tale ambito sono considerati:</w:t>
      </w:r>
    </w:p>
    <w:p w14:paraId="0A78D126" w14:textId="77777777" w:rsidR="00B87A22" w:rsidRPr="00B87A22" w:rsidRDefault="00B87A22">
      <w:pPr>
        <w:pStyle w:val="Elencopuntatoprimolivello"/>
        <w:rPr>
          <w:lang w:eastAsia="it-IT"/>
        </w:rPr>
        <w:pPrChange w:id="394" w:author="Mariano Fumante" w:date="2026-08-28T15:39:00Z" w16du:dateUtc="2026-08-28T13:39:00Z">
          <w:pPr>
            <w:numPr>
              <w:numId w:val="10"/>
            </w:numPr>
            <w:tabs>
              <w:tab w:val="num" w:pos="720"/>
            </w:tabs>
            <w:ind w:left="720" w:hanging="360"/>
          </w:pPr>
        </w:pPrChange>
      </w:pPr>
      <w:r w:rsidRPr="00B87A22">
        <w:rPr>
          <w:lang w:eastAsia="it-IT"/>
        </w:rPr>
        <w:t>processi aziendali;</w:t>
      </w:r>
    </w:p>
    <w:p w14:paraId="57FC52BB" w14:textId="77777777" w:rsidR="00B87A22" w:rsidRPr="00B87A22" w:rsidRDefault="00B87A22">
      <w:pPr>
        <w:pStyle w:val="Elencopuntatoprimolivello"/>
        <w:rPr>
          <w:lang w:eastAsia="it-IT"/>
        </w:rPr>
        <w:pPrChange w:id="395" w:author="Mariano Fumante" w:date="2026-08-28T15:39:00Z" w16du:dateUtc="2026-08-28T13:39:00Z">
          <w:pPr>
            <w:numPr>
              <w:numId w:val="10"/>
            </w:numPr>
            <w:tabs>
              <w:tab w:val="num" w:pos="720"/>
            </w:tabs>
            <w:ind w:left="720" w:hanging="360"/>
          </w:pPr>
        </w:pPrChange>
      </w:pPr>
      <w:r w:rsidRPr="00B87A22">
        <w:rPr>
          <w:lang w:eastAsia="it-IT"/>
        </w:rPr>
        <w:t>servizi digitali;</w:t>
      </w:r>
    </w:p>
    <w:p w14:paraId="05FEA50E" w14:textId="77777777" w:rsidR="00B87A22" w:rsidRPr="00B87A22" w:rsidRDefault="00B87A22">
      <w:pPr>
        <w:pStyle w:val="Elencopuntatoprimolivello"/>
        <w:rPr>
          <w:lang w:eastAsia="it-IT"/>
        </w:rPr>
        <w:pPrChange w:id="396" w:author="Mariano Fumante" w:date="2026-08-28T15:39:00Z" w16du:dateUtc="2026-08-28T13:39:00Z">
          <w:pPr>
            <w:numPr>
              <w:numId w:val="10"/>
            </w:numPr>
            <w:tabs>
              <w:tab w:val="num" w:pos="720"/>
            </w:tabs>
            <w:ind w:left="720" w:hanging="360"/>
          </w:pPr>
        </w:pPrChange>
      </w:pPr>
      <w:r w:rsidRPr="00B87A22">
        <w:rPr>
          <w:lang w:eastAsia="it-IT"/>
        </w:rPr>
        <w:t>asset informativi e tecnologici;</w:t>
      </w:r>
    </w:p>
    <w:p w14:paraId="150ECAC1" w14:textId="77777777" w:rsidR="00B87A22" w:rsidRPr="00B87A22" w:rsidRDefault="00B87A22">
      <w:pPr>
        <w:pStyle w:val="Elencopuntatoprimolivello"/>
        <w:rPr>
          <w:lang w:eastAsia="it-IT"/>
        </w:rPr>
        <w:pPrChange w:id="397" w:author="Mariano Fumante" w:date="2026-08-28T15:39:00Z" w16du:dateUtc="2026-08-28T13:39:00Z">
          <w:pPr>
            <w:numPr>
              <w:numId w:val="10"/>
            </w:numPr>
            <w:tabs>
              <w:tab w:val="num" w:pos="720"/>
            </w:tabs>
            <w:ind w:left="720" w:hanging="360"/>
          </w:pPr>
        </w:pPrChange>
      </w:pPr>
      <w:r w:rsidRPr="00B87A22">
        <w:rPr>
          <w:lang w:eastAsia="it-IT"/>
        </w:rPr>
        <w:t>requisiti normativi e contrattuali;</w:t>
      </w:r>
    </w:p>
    <w:p w14:paraId="7384F838" w14:textId="77777777" w:rsidR="00B87A22" w:rsidRPr="00B87A22" w:rsidRDefault="00B87A22">
      <w:pPr>
        <w:pStyle w:val="Elencopuntatoprimolivello"/>
        <w:rPr>
          <w:lang w:eastAsia="it-IT"/>
        </w:rPr>
        <w:pPrChange w:id="398" w:author="Mariano Fumante" w:date="2026-08-28T15:39:00Z" w16du:dateUtc="2026-08-28T13:39:00Z">
          <w:pPr>
            <w:numPr>
              <w:numId w:val="10"/>
            </w:numPr>
            <w:tabs>
              <w:tab w:val="num" w:pos="720"/>
            </w:tabs>
            <w:ind w:left="720" w:hanging="360"/>
          </w:pPr>
        </w:pPrChange>
      </w:pPr>
      <w:r w:rsidRPr="00B87A22">
        <w:rPr>
          <w:lang w:eastAsia="it-IT"/>
        </w:rPr>
        <w:t>dipendenze da fornitori e terze parti;</w:t>
      </w:r>
    </w:p>
    <w:p w14:paraId="4F337FB1" w14:textId="77777777" w:rsidR="00B87A22" w:rsidRPr="00B87A22" w:rsidRDefault="00B87A22">
      <w:pPr>
        <w:pStyle w:val="Elencopuntatoprimolivello"/>
        <w:rPr>
          <w:lang w:eastAsia="it-IT"/>
        </w:rPr>
        <w:pPrChange w:id="399" w:author="Mariano Fumante" w:date="2026-08-28T15:39:00Z" w16du:dateUtc="2026-08-28T13:39:00Z">
          <w:pPr>
            <w:numPr>
              <w:numId w:val="10"/>
            </w:numPr>
            <w:tabs>
              <w:tab w:val="num" w:pos="720"/>
            </w:tabs>
            <w:ind w:left="720" w:hanging="360"/>
          </w:pPr>
        </w:pPrChange>
      </w:pPr>
      <w:r w:rsidRPr="00B87A22">
        <w:rPr>
          <w:lang w:eastAsia="it-IT"/>
        </w:rPr>
        <w:t>contesto organizzativo e operativo.</w:t>
      </w:r>
    </w:p>
    <w:p w14:paraId="05B6932E" w14:textId="7F487BDD" w:rsidR="00B87A22" w:rsidRPr="00B87A22" w:rsidRDefault="00B87A22" w:rsidP="00B87A22">
      <w:pPr>
        <w:rPr>
          <w:lang w:eastAsia="it-IT"/>
        </w:rPr>
      </w:pPr>
      <w:r w:rsidRPr="00B87A22">
        <w:rPr>
          <w:lang w:eastAsia="it-IT"/>
        </w:rPr>
        <w:t xml:space="preserve">L'Information Security Manager coordina tali attività con </w:t>
      </w:r>
      <w:r w:rsidR="00F63BB8">
        <w:rPr>
          <w:lang w:eastAsia="it-IT"/>
        </w:rPr>
        <w:t xml:space="preserve">il </w:t>
      </w:r>
      <w:r w:rsidR="001B419A">
        <w:rPr>
          <w:lang w:eastAsia="it-IT"/>
        </w:rPr>
        <w:t xml:space="preserve">supporto di GISO e </w:t>
      </w:r>
      <w:r w:rsidRPr="00B87A22">
        <w:rPr>
          <w:lang w:eastAsia="it-IT"/>
        </w:rPr>
        <w:t>il coinvolgimento dei Risk Owner, degli Asset Owner e dei Service Manager interessati.</w:t>
      </w:r>
    </w:p>
    <w:p w14:paraId="101FDA30" w14:textId="6CD42D81" w:rsidR="001B419A" w:rsidRPr="001B419A" w:rsidRDefault="001B419A" w:rsidP="001B419A">
      <w:pPr>
        <w:pStyle w:val="Titolo2"/>
      </w:pPr>
      <w:bookmarkStart w:id="400" w:name="_Toc238824013"/>
      <w:r w:rsidRPr="001B419A">
        <w:rPr>
          <w:caps w:val="0"/>
        </w:rPr>
        <w:t>IDENTIFICAZIONE DEL RISCHIO</w:t>
      </w:r>
      <w:bookmarkEnd w:id="400"/>
    </w:p>
    <w:p w14:paraId="2FE0472F" w14:textId="77777777" w:rsidR="00417084" w:rsidRPr="00417084" w:rsidRDefault="00417084" w:rsidP="00417084">
      <w:pPr>
        <w:rPr>
          <w:lang w:eastAsia="it-IT"/>
        </w:rPr>
      </w:pPr>
      <w:r w:rsidRPr="00417084">
        <w:rPr>
          <w:lang w:eastAsia="it-IT"/>
        </w:rPr>
        <w:t>La fase di identificazione del rischio ha l'obiettivo di individuare i potenziali eventi che potrebbero compromettere la sicurezza delle informazioni, dei sistemi informativi e dei servizi digitali del Gruppo.</w:t>
      </w:r>
    </w:p>
    <w:p w14:paraId="4A1794B7" w14:textId="77777777" w:rsidR="00417084" w:rsidRPr="00417084" w:rsidRDefault="00417084" w:rsidP="00417084">
      <w:pPr>
        <w:rPr>
          <w:lang w:eastAsia="it-IT"/>
        </w:rPr>
      </w:pPr>
      <w:r w:rsidRPr="00417084">
        <w:rPr>
          <w:lang w:eastAsia="it-IT"/>
        </w:rPr>
        <w:t>L'identificazione del rischio considera almeno:</w:t>
      </w:r>
    </w:p>
    <w:p w14:paraId="26776F90" w14:textId="17FD3931" w:rsidR="00E5387C" w:rsidRDefault="00E5387C">
      <w:pPr>
        <w:pStyle w:val="Elencopuntatoprimolivello"/>
        <w:rPr>
          <w:lang w:eastAsia="it-IT"/>
        </w:rPr>
        <w:pPrChange w:id="401" w:author="Mariano Fumante" w:date="2026-08-28T15:39:00Z" w16du:dateUtc="2026-08-28T13:39:00Z">
          <w:pPr>
            <w:numPr>
              <w:numId w:val="11"/>
            </w:numPr>
            <w:tabs>
              <w:tab w:val="num" w:pos="720"/>
            </w:tabs>
            <w:ind w:left="720" w:hanging="360"/>
          </w:pPr>
        </w:pPrChange>
      </w:pPr>
      <w:r>
        <w:rPr>
          <w:lang w:eastAsia="it-IT"/>
        </w:rPr>
        <w:t>scenari di rischio</w:t>
      </w:r>
      <w:r w:rsidR="00294371">
        <w:rPr>
          <w:lang w:eastAsia="it-IT"/>
        </w:rPr>
        <w:t xml:space="preserve"> (Risk Scenario);</w:t>
      </w:r>
    </w:p>
    <w:p w14:paraId="05B104A1" w14:textId="13F12DD1" w:rsidR="00417084" w:rsidRDefault="00417084">
      <w:pPr>
        <w:pStyle w:val="Elencopuntatoprimolivello"/>
        <w:rPr>
          <w:lang w:eastAsia="it-IT"/>
        </w:rPr>
        <w:pPrChange w:id="402" w:author="Mariano Fumante" w:date="2026-08-28T15:39:00Z" w16du:dateUtc="2026-08-28T13:39:00Z">
          <w:pPr>
            <w:numPr>
              <w:numId w:val="11"/>
            </w:numPr>
            <w:tabs>
              <w:tab w:val="num" w:pos="720"/>
            </w:tabs>
            <w:ind w:left="720" w:hanging="360"/>
          </w:pPr>
        </w:pPrChange>
      </w:pPr>
      <w:r w:rsidRPr="00417084">
        <w:rPr>
          <w:lang w:eastAsia="it-IT"/>
        </w:rPr>
        <w:t>asset e servizi rilevanti;</w:t>
      </w:r>
    </w:p>
    <w:p w14:paraId="50797866" w14:textId="4C06B697" w:rsidR="00E5387C" w:rsidRPr="00417084" w:rsidRDefault="00807388">
      <w:pPr>
        <w:pStyle w:val="Elencopuntatoprimolivello"/>
        <w:rPr>
          <w:lang w:eastAsia="it-IT"/>
        </w:rPr>
        <w:pPrChange w:id="403" w:author="Mariano Fumante" w:date="2026-08-28T15:39:00Z" w16du:dateUtc="2026-08-28T13:39:00Z">
          <w:pPr>
            <w:numPr>
              <w:numId w:val="11"/>
            </w:numPr>
            <w:tabs>
              <w:tab w:val="num" w:pos="720"/>
            </w:tabs>
            <w:ind w:left="720" w:hanging="360"/>
          </w:pPr>
        </w:pPrChange>
      </w:pPr>
      <w:r>
        <w:rPr>
          <w:lang w:eastAsia="it-IT"/>
        </w:rPr>
        <w:t>eventi di minaccia</w:t>
      </w:r>
      <w:r w:rsidR="00294371">
        <w:rPr>
          <w:lang w:eastAsia="it-IT"/>
        </w:rPr>
        <w:t xml:space="preserve"> (Threat Event)</w:t>
      </w:r>
      <w:r>
        <w:rPr>
          <w:lang w:eastAsia="it-IT"/>
        </w:rPr>
        <w:t>;</w:t>
      </w:r>
    </w:p>
    <w:p w14:paraId="730B4749" w14:textId="2A03CB4D" w:rsidR="00417084" w:rsidRPr="00417084" w:rsidRDefault="00417084">
      <w:pPr>
        <w:pStyle w:val="Elencopuntatoprimolivello"/>
        <w:rPr>
          <w:lang w:eastAsia="it-IT"/>
        </w:rPr>
        <w:pPrChange w:id="404" w:author="Mariano Fumante" w:date="2026-08-28T15:39:00Z" w16du:dateUtc="2026-08-28T13:39:00Z">
          <w:pPr>
            <w:numPr>
              <w:numId w:val="11"/>
            </w:numPr>
            <w:tabs>
              <w:tab w:val="num" w:pos="720"/>
            </w:tabs>
            <w:ind w:left="720" w:hanging="360"/>
          </w:pPr>
        </w:pPrChange>
      </w:pPr>
      <w:r w:rsidRPr="00417084">
        <w:rPr>
          <w:lang w:eastAsia="it-IT"/>
        </w:rPr>
        <w:t>vulnerabilità</w:t>
      </w:r>
      <w:r w:rsidR="00E5387C">
        <w:rPr>
          <w:lang w:eastAsia="it-IT"/>
        </w:rPr>
        <w:t xml:space="preserve"> di sicurezza</w:t>
      </w:r>
      <w:r w:rsidRPr="00417084">
        <w:rPr>
          <w:lang w:eastAsia="it-IT"/>
        </w:rPr>
        <w:t>;</w:t>
      </w:r>
    </w:p>
    <w:p w14:paraId="12BAC192" w14:textId="01712ED9" w:rsidR="00417084" w:rsidRPr="00417084" w:rsidRDefault="00417084">
      <w:pPr>
        <w:pStyle w:val="Elencopuntatoprimolivello"/>
        <w:rPr>
          <w:lang w:eastAsia="it-IT"/>
        </w:rPr>
        <w:pPrChange w:id="405" w:author="Mariano Fumante" w:date="2026-08-28T15:39:00Z" w16du:dateUtc="2026-08-28T13:39:00Z">
          <w:pPr>
            <w:numPr>
              <w:numId w:val="11"/>
            </w:numPr>
            <w:tabs>
              <w:tab w:val="num" w:pos="720"/>
            </w:tabs>
            <w:ind w:left="720" w:hanging="360"/>
          </w:pPr>
        </w:pPrChange>
      </w:pPr>
      <w:r w:rsidRPr="00417084">
        <w:rPr>
          <w:lang w:eastAsia="it-IT"/>
        </w:rPr>
        <w:t>attori di minaccia</w:t>
      </w:r>
      <w:r w:rsidR="00294371">
        <w:rPr>
          <w:lang w:eastAsia="it-IT"/>
        </w:rPr>
        <w:t xml:space="preserve"> (Threat Actor)</w:t>
      </w:r>
      <w:r w:rsidRPr="00417084">
        <w:rPr>
          <w:lang w:eastAsia="it-IT"/>
        </w:rPr>
        <w:t>;</w:t>
      </w:r>
    </w:p>
    <w:p w14:paraId="21A0AFDE" w14:textId="77777777" w:rsidR="00417084" w:rsidRPr="00417084" w:rsidRDefault="00417084">
      <w:pPr>
        <w:pStyle w:val="Elencopuntatoprimolivello"/>
        <w:rPr>
          <w:lang w:eastAsia="it-IT"/>
        </w:rPr>
        <w:pPrChange w:id="406" w:author="Mariano Fumante" w:date="2026-08-28T15:39:00Z" w16du:dateUtc="2026-08-28T13:39:00Z">
          <w:pPr>
            <w:numPr>
              <w:numId w:val="11"/>
            </w:numPr>
            <w:tabs>
              <w:tab w:val="num" w:pos="720"/>
            </w:tabs>
            <w:ind w:left="720" w:hanging="360"/>
          </w:pPr>
        </w:pPrChange>
      </w:pPr>
      <w:r w:rsidRPr="00417084">
        <w:rPr>
          <w:lang w:eastAsia="it-IT"/>
        </w:rPr>
        <w:t>dipendenze interne ed esterne;</w:t>
      </w:r>
    </w:p>
    <w:p w14:paraId="6B7D47EB" w14:textId="77777777" w:rsidR="00417084" w:rsidRPr="00417084" w:rsidRDefault="00417084">
      <w:pPr>
        <w:pStyle w:val="Elencopuntatoprimolivello"/>
        <w:rPr>
          <w:lang w:eastAsia="it-IT"/>
        </w:rPr>
        <w:pPrChange w:id="407" w:author="Mariano Fumante" w:date="2026-08-28T15:39:00Z" w16du:dateUtc="2026-08-28T13:39:00Z">
          <w:pPr>
            <w:numPr>
              <w:numId w:val="11"/>
            </w:numPr>
            <w:tabs>
              <w:tab w:val="num" w:pos="720"/>
            </w:tabs>
            <w:ind w:left="720" w:hanging="360"/>
          </w:pPr>
        </w:pPrChange>
      </w:pPr>
      <w:r w:rsidRPr="00417084">
        <w:rPr>
          <w:lang w:eastAsia="it-IT"/>
        </w:rPr>
        <w:t>eventi di sicurezza già verificatisi;</w:t>
      </w:r>
    </w:p>
    <w:p w14:paraId="403CEEB8" w14:textId="77777777" w:rsidR="00417084" w:rsidRDefault="00417084">
      <w:pPr>
        <w:pStyle w:val="Elencopuntatoprimolivello"/>
        <w:rPr>
          <w:lang w:eastAsia="it-IT"/>
        </w:rPr>
        <w:pPrChange w:id="408" w:author="Mariano Fumante" w:date="2026-08-28T15:39:00Z" w16du:dateUtc="2026-08-28T13:39:00Z">
          <w:pPr>
            <w:numPr>
              <w:numId w:val="11"/>
            </w:numPr>
            <w:tabs>
              <w:tab w:val="num" w:pos="720"/>
            </w:tabs>
            <w:ind w:left="720" w:hanging="360"/>
          </w:pPr>
        </w:pPrChange>
      </w:pPr>
      <w:r w:rsidRPr="00417084">
        <w:rPr>
          <w:lang w:eastAsia="it-IT"/>
        </w:rPr>
        <w:t>informazioni provenienti da fonti di Cyber Threat Intelligence.</w:t>
      </w:r>
    </w:p>
    <w:p w14:paraId="25424746" w14:textId="75C79033" w:rsidR="0057133E" w:rsidRDefault="0057133E" w:rsidP="0057133E">
      <w:pPr>
        <w:rPr>
          <w:lang w:eastAsia="it-IT"/>
        </w:rPr>
      </w:pPr>
      <w:r>
        <w:rPr>
          <w:lang w:eastAsia="it-IT"/>
        </w:rPr>
        <w:t>In coerenza con l'approccio adottato dal Gruppo, l'identificazione dei rischi tiene conto sia del panorama delle minacce sia dei relativi attori di minaccia, valutandone l'evoluzione e la rilevanza rispetto al contesto aziendale.</w:t>
      </w:r>
    </w:p>
    <w:p w14:paraId="0C72E1FB" w14:textId="453B6DD4" w:rsidR="0057133E" w:rsidRDefault="0057133E" w:rsidP="0057133E">
      <w:pPr>
        <w:rPr>
          <w:lang w:eastAsia="it-IT"/>
        </w:rPr>
      </w:pPr>
      <w:r>
        <w:rPr>
          <w:lang w:eastAsia="it-IT"/>
        </w:rPr>
        <w:t>Nell'ambito di tale attività sono inoltre identificati gli eventi di minaccia (Threat Event) che possono compromettere informazioni, sistemi informativi, asset tecnologici, processi e servizi del Gruppo, nonché gli scenari di rischio (Risk Scenario) risultanti dalla combinazione tra asset interessati, minacce, attori di minaccia, vulnerabilità e relativi impatti potenziali.</w:t>
      </w:r>
    </w:p>
    <w:p w14:paraId="773FBB8D" w14:textId="2E542197" w:rsidR="0057133E" w:rsidRDefault="0057133E" w:rsidP="0057133E">
      <w:pPr>
        <w:rPr>
          <w:lang w:eastAsia="it-IT"/>
        </w:rPr>
      </w:pPr>
      <w:r>
        <w:rPr>
          <w:lang w:eastAsia="it-IT"/>
        </w:rPr>
        <w:t>Il GISO assicura il mantenimento della tassonomia delle minacce, degli attori di minaccia e degli scenari di rischio utilizzata nel processo di valutazione del rischio di sicurezza informatica.</w:t>
      </w:r>
    </w:p>
    <w:p w14:paraId="376C85FB" w14:textId="77777777" w:rsidR="0057133E" w:rsidRPr="00417084" w:rsidRDefault="0057133E" w:rsidP="0057133E">
      <w:pPr>
        <w:rPr>
          <w:lang w:eastAsia="it-IT"/>
        </w:rPr>
      </w:pPr>
    </w:p>
    <w:p w14:paraId="3928FF96" w14:textId="51437C3D" w:rsidR="00BE172E" w:rsidRDefault="00BE172E" w:rsidP="00BE172E">
      <w:pPr>
        <w:pStyle w:val="Titolo2"/>
        <w:rPr>
          <w:caps w:val="0"/>
        </w:rPr>
      </w:pPr>
      <w:bookmarkStart w:id="409" w:name="_Toc238824014"/>
      <w:r w:rsidRPr="00BE172E">
        <w:rPr>
          <w:caps w:val="0"/>
        </w:rPr>
        <w:t>ANALISI DEL RISCHIO</w:t>
      </w:r>
      <w:bookmarkEnd w:id="409"/>
    </w:p>
    <w:p w14:paraId="160AC2F7" w14:textId="77777777" w:rsidR="006B1F90" w:rsidRPr="006B1F90" w:rsidRDefault="006B1F90" w:rsidP="006B1F90">
      <w:pPr>
        <w:rPr>
          <w:lang w:eastAsia="it-IT"/>
        </w:rPr>
      </w:pPr>
      <w:r w:rsidRPr="006B1F90">
        <w:rPr>
          <w:lang w:eastAsia="it-IT"/>
        </w:rPr>
        <w:t>La fase di analisi del rischio ha l'obiettivo di comprendere le cause, le modalità di manifestazione e i potenziali impatti dei rischi identificati, nonché di determinarne il livello di esposizione prima e dopo l'applicazione delle misure di sicurezza esistenti.</w:t>
      </w:r>
    </w:p>
    <w:p w14:paraId="35E63122" w14:textId="77777777" w:rsidR="006B1F90" w:rsidRPr="006B1F90" w:rsidRDefault="006B1F90" w:rsidP="006B1F90">
      <w:pPr>
        <w:rPr>
          <w:lang w:eastAsia="it-IT"/>
        </w:rPr>
      </w:pPr>
      <w:r w:rsidRPr="006B1F90">
        <w:rPr>
          <w:lang w:eastAsia="it-IT"/>
        </w:rPr>
        <w:t>L'analisi considera almeno:</w:t>
      </w:r>
    </w:p>
    <w:p w14:paraId="5AF7B00E" w14:textId="77777777" w:rsidR="006B1F90" w:rsidRPr="006B1F90" w:rsidRDefault="006B1F90">
      <w:pPr>
        <w:pStyle w:val="Elencopuntatoprimolivello"/>
        <w:rPr>
          <w:lang w:eastAsia="it-IT"/>
        </w:rPr>
        <w:pPrChange w:id="410" w:author="Mariano Fumante" w:date="2026-08-28T15:39:00Z" w16du:dateUtc="2026-08-28T13:39:00Z">
          <w:pPr>
            <w:numPr>
              <w:numId w:val="12"/>
            </w:numPr>
            <w:tabs>
              <w:tab w:val="num" w:pos="720"/>
            </w:tabs>
            <w:ind w:left="720" w:hanging="360"/>
          </w:pPr>
        </w:pPrChange>
      </w:pPr>
      <w:r w:rsidRPr="006B1F90">
        <w:rPr>
          <w:lang w:eastAsia="it-IT"/>
        </w:rPr>
        <w:t>caratteristiche e criticità degli asset coinvolti;</w:t>
      </w:r>
    </w:p>
    <w:p w14:paraId="6B29E698" w14:textId="77777777" w:rsidR="006B1F90" w:rsidRPr="006B1F90" w:rsidRDefault="006B1F90">
      <w:pPr>
        <w:pStyle w:val="Elencopuntatoprimolivello"/>
        <w:rPr>
          <w:lang w:eastAsia="it-IT"/>
        </w:rPr>
        <w:pPrChange w:id="411" w:author="Mariano Fumante" w:date="2026-08-28T15:39:00Z" w16du:dateUtc="2026-08-28T13:39:00Z">
          <w:pPr>
            <w:numPr>
              <w:numId w:val="12"/>
            </w:numPr>
            <w:tabs>
              <w:tab w:val="num" w:pos="720"/>
            </w:tabs>
            <w:ind w:left="720" w:hanging="360"/>
          </w:pPr>
        </w:pPrChange>
      </w:pPr>
      <w:r w:rsidRPr="006B1F90">
        <w:rPr>
          <w:lang w:eastAsia="it-IT"/>
        </w:rPr>
        <w:t>minacce applicabili;</w:t>
      </w:r>
    </w:p>
    <w:p w14:paraId="4180496F" w14:textId="77777777" w:rsidR="006B1F90" w:rsidRPr="006B1F90" w:rsidRDefault="006B1F90">
      <w:pPr>
        <w:pStyle w:val="Elencopuntatoprimolivello"/>
        <w:rPr>
          <w:lang w:eastAsia="it-IT"/>
        </w:rPr>
        <w:pPrChange w:id="412" w:author="Mariano Fumante" w:date="2026-08-28T15:39:00Z" w16du:dateUtc="2026-08-28T13:39:00Z">
          <w:pPr>
            <w:numPr>
              <w:numId w:val="12"/>
            </w:numPr>
            <w:tabs>
              <w:tab w:val="num" w:pos="720"/>
            </w:tabs>
            <w:ind w:left="720" w:hanging="360"/>
          </w:pPr>
        </w:pPrChange>
      </w:pPr>
      <w:r w:rsidRPr="006B1F90">
        <w:rPr>
          <w:lang w:eastAsia="it-IT"/>
        </w:rPr>
        <w:t>profilo degli attori di minaccia rilevanti;</w:t>
      </w:r>
    </w:p>
    <w:p w14:paraId="718DF6AC" w14:textId="77777777" w:rsidR="006B1F90" w:rsidRPr="006B1F90" w:rsidRDefault="006B1F90">
      <w:pPr>
        <w:pStyle w:val="Elencopuntatoprimolivello"/>
        <w:rPr>
          <w:lang w:eastAsia="it-IT"/>
        </w:rPr>
        <w:pPrChange w:id="413" w:author="Mariano Fumante" w:date="2026-08-28T15:39:00Z" w16du:dateUtc="2026-08-28T13:39:00Z">
          <w:pPr>
            <w:numPr>
              <w:numId w:val="12"/>
            </w:numPr>
            <w:tabs>
              <w:tab w:val="num" w:pos="720"/>
            </w:tabs>
            <w:ind w:left="720" w:hanging="360"/>
          </w:pPr>
        </w:pPrChange>
      </w:pPr>
      <w:r w:rsidRPr="006B1F90">
        <w:rPr>
          <w:lang w:eastAsia="it-IT"/>
        </w:rPr>
        <w:t>vulnerabilità esistenti;</w:t>
      </w:r>
    </w:p>
    <w:p w14:paraId="6E3D0C08" w14:textId="77777777" w:rsidR="006B1F90" w:rsidRPr="006B1F90" w:rsidRDefault="006B1F90">
      <w:pPr>
        <w:pStyle w:val="Elencopuntatoprimolivello"/>
        <w:rPr>
          <w:lang w:eastAsia="it-IT"/>
        </w:rPr>
        <w:pPrChange w:id="414" w:author="Mariano Fumante" w:date="2026-08-28T15:39:00Z" w16du:dateUtc="2026-08-28T13:39:00Z">
          <w:pPr>
            <w:numPr>
              <w:numId w:val="12"/>
            </w:numPr>
            <w:tabs>
              <w:tab w:val="num" w:pos="720"/>
            </w:tabs>
            <w:ind w:left="720" w:hanging="360"/>
          </w:pPr>
        </w:pPrChange>
      </w:pPr>
      <w:r w:rsidRPr="006B1F90">
        <w:rPr>
          <w:lang w:eastAsia="it-IT"/>
        </w:rPr>
        <w:t>misure di sicurezza implementate;</w:t>
      </w:r>
    </w:p>
    <w:p w14:paraId="3703904F" w14:textId="77777777" w:rsidR="006B1F90" w:rsidRPr="006B1F90" w:rsidRDefault="006B1F90">
      <w:pPr>
        <w:pStyle w:val="Elencopuntatoprimolivello"/>
        <w:rPr>
          <w:lang w:eastAsia="it-IT"/>
        </w:rPr>
        <w:pPrChange w:id="415" w:author="Mariano Fumante" w:date="2026-08-28T15:39:00Z" w16du:dateUtc="2026-08-28T13:39:00Z">
          <w:pPr>
            <w:numPr>
              <w:numId w:val="12"/>
            </w:numPr>
            <w:tabs>
              <w:tab w:val="num" w:pos="720"/>
            </w:tabs>
            <w:ind w:left="720" w:hanging="360"/>
          </w:pPr>
        </w:pPrChange>
      </w:pPr>
      <w:r w:rsidRPr="006B1F90">
        <w:rPr>
          <w:lang w:eastAsia="it-IT"/>
        </w:rPr>
        <w:t>dipendenze tecnologiche e organizzative;</w:t>
      </w:r>
    </w:p>
    <w:p w14:paraId="1EC3F4DA" w14:textId="77777777" w:rsidR="006B1F90" w:rsidRPr="006B1F90" w:rsidRDefault="006B1F90">
      <w:pPr>
        <w:pStyle w:val="Elencopuntatoprimolivello"/>
        <w:rPr>
          <w:lang w:eastAsia="it-IT"/>
        </w:rPr>
        <w:pPrChange w:id="416" w:author="Mariano Fumante" w:date="2026-08-28T15:39:00Z" w16du:dateUtc="2026-08-28T13:39:00Z">
          <w:pPr>
            <w:numPr>
              <w:numId w:val="12"/>
            </w:numPr>
            <w:tabs>
              <w:tab w:val="num" w:pos="720"/>
            </w:tabs>
            <w:ind w:left="720" w:hanging="360"/>
          </w:pPr>
        </w:pPrChange>
      </w:pPr>
      <w:r w:rsidRPr="006B1F90">
        <w:rPr>
          <w:lang w:eastAsia="it-IT"/>
        </w:rPr>
        <w:t>potenziali impatti sui processi aziendali e sui servizi erogati.</w:t>
      </w:r>
    </w:p>
    <w:p w14:paraId="4030631F" w14:textId="77777777" w:rsidR="003166A2" w:rsidRPr="003166A2" w:rsidRDefault="003166A2" w:rsidP="003166A2">
      <w:pPr>
        <w:rPr>
          <w:lang w:eastAsia="it-IT"/>
        </w:rPr>
      </w:pPr>
      <w:r w:rsidRPr="003166A2">
        <w:rPr>
          <w:lang w:eastAsia="it-IT"/>
        </w:rPr>
        <w:t>L'analisi degli impatti tiene conto, ove applicabile, delle conseguenze di natura:</w:t>
      </w:r>
    </w:p>
    <w:p w14:paraId="1B576B50" w14:textId="77777777" w:rsidR="003166A2" w:rsidRPr="003166A2" w:rsidRDefault="003166A2">
      <w:pPr>
        <w:pStyle w:val="Elencopuntatoprimolivello"/>
        <w:rPr>
          <w:lang w:eastAsia="it-IT"/>
        </w:rPr>
        <w:pPrChange w:id="417" w:author="Mariano Fumante" w:date="2026-08-28T15:39:00Z" w16du:dateUtc="2026-08-28T13:39:00Z">
          <w:pPr>
            <w:numPr>
              <w:numId w:val="14"/>
            </w:numPr>
            <w:tabs>
              <w:tab w:val="num" w:pos="720"/>
            </w:tabs>
            <w:ind w:left="720" w:hanging="360"/>
          </w:pPr>
        </w:pPrChange>
      </w:pPr>
      <w:r w:rsidRPr="003166A2">
        <w:rPr>
          <w:lang w:eastAsia="it-IT"/>
        </w:rPr>
        <w:t>operativa;</w:t>
      </w:r>
    </w:p>
    <w:p w14:paraId="03BCA7BE" w14:textId="77777777" w:rsidR="003166A2" w:rsidRPr="003166A2" w:rsidRDefault="003166A2">
      <w:pPr>
        <w:pStyle w:val="Elencopuntatoprimolivello"/>
        <w:rPr>
          <w:lang w:eastAsia="it-IT"/>
        </w:rPr>
        <w:pPrChange w:id="418" w:author="Mariano Fumante" w:date="2026-08-28T15:39:00Z" w16du:dateUtc="2026-08-28T13:39:00Z">
          <w:pPr>
            <w:numPr>
              <w:numId w:val="14"/>
            </w:numPr>
            <w:tabs>
              <w:tab w:val="num" w:pos="720"/>
            </w:tabs>
            <w:ind w:left="720" w:hanging="360"/>
          </w:pPr>
        </w:pPrChange>
      </w:pPr>
      <w:r w:rsidRPr="003166A2">
        <w:rPr>
          <w:lang w:eastAsia="it-IT"/>
        </w:rPr>
        <w:t>economica e finanziaria;</w:t>
      </w:r>
    </w:p>
    <w:p w14:paraId="777BE908" w14:textId="77777777" w:rsidR="003166A2" w:rsidRPr="003166A2" w:rsidRDefault="003166A2">
      <w:pPr>
        <w:pStyle w:val="Elencopuntatoprimolivello"/>
        <w:rPr>
          <w:lang w:eastAsia="it-IT"/>
        </w:rPr>
        <w:pPrChange w:id="419" w:author="Mariano Fumante" w:date="2026-08-28T15:39:00Z" w16du:dateUtc="2026-08-28T13:39:00Z">
          <w:pPr>
            <w:numPr>
              <w:numId w:val="14"/>
            </w:numPr>
            <w:tabs>
              <w:tab w:val="num" w:pos="720"/>
            </w:tabs>
            <w:ind w:left="720" w:hanging="360"/>
          </w:pPr>
        </w:pPrChange>
      </w:pPr>
      <w:r w:rsidRPr="003166A2">
        <w:rPr>
          <w:lang w:eastAsia="it-IT"/>
        </w:rPr>
        <w:t>normativa e regolamentare;</w:t>
      </w:r>
    </w:p>
    <w:p w14:paraId="67A7BCE8" w14:textId="77777777" w:rsidR="003166A2" w:rsidRPr="003166A2" w:rsidRDefault="003166A2">
      <w:pPr>
        <w:pStyle w:val="Elencopuntatoprimolivello"/>
        <w:rPr>
          <w:lang w:eastAsia="it-IT"/>
        </w:rPr>
        <w:pPrChange w:id="420" w:author="Mariano Fumante" w:date="2026-08-28T15:39:00Z" w16du:dateUtc="2026-08-28T13:39:00Z">
          <w:pPr>
            <w:numPr>
              <w:numId w:val="14"/>
            </w:numPr>
            <w:tabs>
              <w:tab w:val="num" w:pos="720"/>
            </w:tabs>
            <w:ind w:left="720" w:hanging="360"/>
          </w:pPr>
        </w:pPrChange>
      </w:pPr>
      <w:r w:rsidRPr="003166A2">
        <w:rPr>
          <w:lang w:eastAsia="it-IT"/>
        </w:rPr>
        <w:t>reputazionale;</w:t>
      </w:r>
    </w:p>
    <w:p w14:paraId="29070ACA" w14:textId="77777777" w:rsidR="003166A2" w:rsidRPr="003166A2" w:rsidRDefault="003166A2">
      <w:pPr>
        <w:pStyle w:val="Elencopuntatoprimolivello"/>
        <w:rPr>
          <w:lang w:eastAsia="it-IT"/>
        </w:rPr>
        <w:pPrChange w:id="421" w:author="Mariano Fumante" w:date="2026-08-28T15:39:00Z" w16du:dateUtc="2026-08-28T13:39:00Z">
          <w:pPr>
            <w:numPr>
              <w:numId w:val="14"/>
            </w:numPr>
            <w:tabs>
              <w:tab w:val="num" w:pos="720"/>
            </w:tabs>
            <w:ind w:left="720" w:hanging="360"/>
          </w:pPr>
        </w:pPrChange>
      </w:pPr>
      <w:r w:rsidRPr="003166A2">
        <w:rPr>
          <w:lang w:eastAsia="it-IT"/>
        </w:rPr>
        <w:t>contrattuale;</w:t>
      </w:r>
    </w:p>
    <w:p w14:paraId="0E35C08D" w14:textId="77777777" w:rsidR="003166A2" w:rsidRPr="003166A2" w:rsidRDefault="003166A2">
      <w:pPr>
        <w:pStyle w:val="Elencopuntatoprimolivello"/>
        <w:rPr>
          <w:lang w:eastAsia="it-IT"/>
        </w:rPr>
        <w:pPrChange w:id="422" w:author="Mariano Fumante" w:date="2026-08-28T15:39:00Z" w16du:dateUtc="2026-08-28T13:39:00Z">
          <w:pPr>
            <w:numPr>
              <w:numId w:val="14"/>
            </w:numPr>
            <w:tabs>
              <w:tab w:val="num" w:pos="720"/>
            </w:tabs>
            <w:ind w:left="720" w:hanging="360"/>
          </w:pPr>
        </w:pPrChange>
      </w:pPr>
      <w:r w:rsidRPr="003166A2">
        <w:rPr>
          <w:lang w:eastAsia="it-IT"/>
        </w:rPr>
        <w:t>relativa alla continuità operativa e all'erogazione dei servizi.</w:t>
      </w:r>
    </w:p>
    <w:p w14:paraId="3F289A8B" w14:textId="77777777" w:rsidR="003166A2" w:rsidRPr="003166A2" w:rsidRDefault="003166A2" w:rsidP="003166A2">
      <w:pPr>
        <w:rPr>
          <w:lang w:eastAsia="it-IT"/>
        </w:rPr>
      </w:pPr>
      <w:r w:rsidRPr="003166A2">
        <w:rPr>
          <w:lang w:eastAsia="it-IT"/>
        </w:rPr>
        <w:t>La valutazione degli impatti è effettuata in coerenza con il processo di Business Impact Analysis (BIA) del Gruppo e con la relativa metodologia definita nell'ambito del Business Continuity Management System (BCMS). Le informazioni e le classificazioni derivanti dalle attività di BIA costituiscono un elemento di riferimento per la determinazione della criticità di processi, servizi, informazioni e asset oggetto di valutazione del rischio.</w:t>
      </w:r>
    </w:p>
    <w:p w14:paraId="386DD2F5" w14:textId="77777777" w:rsidR="006B1F90" w:rsidRPr="006B1F90" w:rsidRDefault="006B1F90" w:rsidP="006B1F90">
      <w:pPr>
        <w:rPr>
          <w:lang w:eastAsia="it-IT"/>
        </w:rPr>
      </w:pPr>
      <w:r w:rsidRPr="006B1F90">
        <w:rPr>
          <w:lang w:eastAsia="it-IT"/>
        </w:rPr>
        <w:t>Nell'ambito dell'analisi del rischio vengono determinati:</w:t>
      </w:r>
    </w:p>
    <w:p w14:paraId="6842C543" w14:textId="77777777" w:rsidR="006B1F90" w:rsidRPr="006B1F90" w:rsidRDefault="006B1F90">
      <w:pPr>
        <w:pStyle w:val="Elencopuntatoprimolivello"/>
        <w:rPr>
          <w:lang w:eastAsia="it-IT"/>
        </w:rPr>
        <w:pPrChange w:id="423" w:author="Mariano Fumante" w:date="2026-08-28T15:39:00Z" w16du:dateUtc="2026-08-28T13:39:00Z">
          <w:pPr>
            <w:numPr>
              <w:numId w:val="13"/>
            </w:numPr>
            <w:tabs>
              <w:tab w:val="num" w:pos="720"/>
            </w:tabs>
            <w:ind w:left="720" w:hanging="360"/>
          </w:pPr>
        </w:pPrChange>
      </w:pPr>
      <w:r w:rsidRPr="006B1F90">
        <w:rPr>
          <w:lang w:eastAsia="it-IT"/>
        </w:rPr>
        <w:t xml:space="preserve">il </w:t>
      </w:r>
      <w:r w:rsidRPr="006B1F90">
        <w:rPr>
          <w:b/>
          <w:lang w:eastAsia="it-IT"/>
        </w:rPr>
        <w:t>rischio inerente</w:t>
      </w:r>
      <w:r w:rsidRPr="006B1F90">
        <w:rPr>
          <w:lang w:eastAsia="it-IT"/>
        </w:rPr>
        <w:t>, inteso come il livello di rischio esistente in assenza delle misure di sicurezza implementate;</w:t>
      </w:r>
    </w:p>
    <w:p w14:paraId="64968762" w14:textId="77777777" w:rsidR="006B1F90" w:rsidRPr="006B1F90" w:rsidRDefault="006B1F90">
      <w:pPr>
        <w:pStyle w:val="Elencopuntatoprimolivello"/>
        <w:rPr>
          <w:lang w:eastAsia="it-IT"/>
        </w:rPr>
        <w:pPrChange w:id="424" w:author="Mariano Fumante" w:date="2026-08-28T15:39:00Z" w16du:dateUtc="2026-08-28T13:39:00Z">
          <w:pPr>
            <w:numPr>
              <w:numId w:val="13"/>
            </w:numPr>
            <w:tabs>
              <w:tab w:val="num" w:pos="720"/>
            </w:tabs>
            <w:ind w:left="720" w:hanging="360"/>
          </w:pPr>
        </w:pPrChange>
      </w:pPr>
      <w:r w:rsidRPr="006B1F90">
        <w:rPr>
          <w:lang w:eastAsia="it-IT"/>
        </w:rPr>
        <w:t xml:space="preserve">il </w:t>
      </w:r>
      <w:r w:rsidRPr="006B1F90">
        <w:rPr>
          <w:b/>
          <w:lang w:eastAsia="it-IT"/>
        </w:rPr>
        <w:t>rischio residuo</w:t>
      </w:r>
      <w:r w:rsidRPr="006B1F90">
        <w:rPr>
          <w:lang w:eastAsia="it-IT"/>
        </w:rPr>
        <w:t>, inteso come il livello di rischio risultante a seguito dell'applicazione delle misure di sicurezza esistenti e delle eventuali misure di mitigazione adottate.</w:t>
      </w:r>
    </w:p>
    <w:p w14:paraId="3A7A6513" w14:textId="3E9C9E1C" w:rsidR="00BE172E" w:rsidRDefault="006B1F90" w:rsidP="00BE172E">
      <w:pPr>
        <w:rPr>
          <w:lang w:eastAsia="it-IT"/>
        </w:rPr>
      </w:pPr>
      <w:r w:rsidRPr="006B1F90">
        <w:rPr>
          <w:lang w:eastAsia="it-IT"/>
        </w:rPr>
        <w:t>L'analisi del rischio è svolta dagli Information Security Manager con il coinvolgimento dei Risk Owner, dei Service Manager e degli Asset Owner e con il supporto metodologico del GISO.</w:t>
      </w:r>
    </w:p>
    <w:p w14:paraId="4337F2D4" w14:textId="45563589" w:rsidR="00AE15E5" w:rsidRPr="00AE15E5" w:rsidRDefault="00AE15E5" w:rsidP="00AE15E5">
      <w:pPr>
        <w:pStyle w:val="Titolo2"/>
      </w:pPr>
      <w:bookmarkStart w:id="425" w:name="_Toc238824015"/>
      <w:r w:rsidRPr="00AE15E5">
        <w:rPr>
          <w:caps w:val="0"/>
        </w:rPr>
        <w:t>VALUTAZIONE DEL RISCHIO</w:t>
      </w:r>
      <w:bookmarkEnd w:id="425"/>
    </w:p>
    <w:p w14:paraId="6C58E2E6" w14:textId="0F77FDAD" w:rsidR="00B70015" w:rsidRPr="00B70015" w:rsidRDefault="001725F9" w:rsidP="00B70015">
      <w:pPr>
        <w:rPr>
          <w:lang w:eastAsia="it-IT"/>
        </w:rPr>
      </w:pPr>
      <w:r w:rsidRPr="001725F9">
        <w:rPr>
          <w:lang w:eastAsia="it-IT"/>
        </w:rPr>
        <w:t>La fase di valutazione del rischio ha l'obiettivo di determinare il livello di esposizione al rischio e di definire le priorità di intervento, tenendo conto del Risk Appetite definito dal Gruppo.</w:t>
      </w:r>
    </w:p>
    <w:p w14:paraId="29057775" w14:textId="7BD402A2" w:rsidR="00B70015" w:rsidRPr="00B70015" w:rsidRDefault="005D7D97" w:rsidP="00B70015">
      <w:pPr>
        <w:rPr>
          <w:lang w:eastAsia="it-IT"/>
        </w:rPr>
      </w:pPr>
      <w:r w:rsidRPr="005D7D97">
        <w:rPr>
          <w:lang w:eastAsia="it-IT"/>
        </w:rPr>
        <w:t>La valutazione è effettuata mediante una matrice di rischio che combina i livelli di probabilità e impatto associati agli scenari di rischio identificati e consente di:</w:t>
      </w:r>
    </w:p>
    <w:p w14:paraId="51C49E8B" w14:textId="77777777" w:rsidR="00B70015" w:rsidRPr="00B70015" w:rsidRDefault="00B70015">
      <w:pPr>
        <w:pStyle w:val="Elencopuntatoprimolivello"/>
        <w:rPr>
          <w:lang w:eastAsia="it-IT"/>
        </w:rPr>
        <w:pPrChange w:id="426" w:author="Mariano Fumante" w:date="2026-08-28T15:38:00Z" w16du:dateUtc="2026-08-28T13:38:00Z">
          <w:pPr>
            <w:numPr>
              <w:numId w:val="15"/>
            </w:numPr>
            <w:tabs>
              <w:tab w:val="num" w:pos="720"/>
            </w:tabs>
            <w:ind w:left="720" w:hanging="360"/>
          </w:pPr>
        </w:pPrChange>
      </w:pPr>
      <w:r w:rsidRPr="00B70015">
        <w:rPr>
          <w:lang w:eastAsia="it-IT"/>
        </w:rPr>
        <w:t>classificare il livello di rischio;</w:t>
      </w:r>
    </w:p>
    <w:p w14:paraId="7F030891" w14:textId="77777777" w:rsidR="00B70015" w:rsidRPr="00B70015" w:rsidRDefault="00B70015">
      <w:pPr>
        <w:pStyle w:val="Elencopuntatoprimolivello"/>
        <w:rPr>
          <w:lang w:eastAsia="it-IT"/>
        </w:rPr>
        <w:pPrChange w:id="427" w:author="Mariano Fumante" w:date="2026-08-28T15:38:00Z" w16du:dateUtc="2026-08-28T13:38:00Z">
          <w:pPr>
            <w:numPr>
              <w:numId w:val="15"/>
            </w:numPr>
            <w:tabs>
              <w:tab w:val="num" w:pos="720"/>
            </w:tabs>
            <w:ind w:left="720" w:hanging="360"/>
          </w:pPr>
        </w:pPrChange>
      </w:pPr>
      <w:r w:rsidRPr="00B70015">
        <w:rPr>
          <w:lang w:eastAsia="it-IT"/>
        </w:rPr>
        <w:t>identificare i rischi che richiedono azioni di trattamento;</w:t>
      </w:r>
    </w:p>
    <w:p w14:paraId="326CAD38" w14:textId="77777777" w:rsidR="00B70015" w:rsidRPr="00B70015" w:rsidRDefault="00B70015">
      <w:pPr>
        <w:pStyle w:val="Elencopuntatoprimolivello"/>
        <w:rPr>
          <w:lang w:eastAsia="it-IT"/>
        </w:rPr>
        <w:pPrChange w:id="428" w:author="Mariano Fumante" w:date="2026-08-28T15:38:00Z" w16du:dateUtc="2026-08-28T13:38:00Z">
          <w:pPr>
            <w:numPr>
              <w:numId w:val="15"/>
            </w:numPr>
            <w:tabs>
              <w:tab w:val="num" w:pos="720"/>
            </w:tabs>
            <w:ind w:left="720" w:hanging="360"/>
          </w:pPr>
        </w:pPrChange>
      </w:pPr>
      <w:r w:rsidRPr="00B70015">
        <w:rPr>
          <w:lang w:eastAsia="it-IT"/>
        </w:rPr>
        <w:t>individuare i rischi che possono essere accettati;</w:t>
      </w:r>
    </w:p>
    <w:p w14:paraId="0E3E11A4" w14:textId="77777777" w:rsidR="00B70015" w:rsidRPr="00B70015" w:rsidRDefault="00B70015">
      <w:pPr>
        <w:pStyle w:val="Elencopuntatoprimolivello"/>
        <w:rPr>
          <w:lang w:eastAsia="it-IT"/>
        </w:rPr>
        <w:pPrChange w:id="429" w:author="Mariano Fumante" w:date="2026-08-28T15:38:00Z" w16du:dateUtc="2026-08-28T13:38:00Z">
          <w:pPr>
            <w:numPr>
              <w:numId w:val="15"/>
            </w:numPr>
            <w:tabs>
              <w:tab w:val="num" w:pos="720"/>
            </w:tabs>
            <w:ind w:left="720" w:hanging="360"/>
          </w:pPr>
        </w:pPrChange>
      </w:pPr>
      <w:r w:rsidRPr="00B70015">
        <w:rPr>
          <w:lang w:eastAsia="it-IT"/>
        </w:rPr>
        <w:t>definire le priorità di intervento;</w:t>
      </w:r>
    </w:p>
    <w:p w14:paraId="7E378150" w14:textId="77777777" w:rsidR="00B70015" w:rsidRPr="00B70015" w:rsidRDefault="00B70015">
      <w:pPr>
        <w:pStyle w:val="Elencopuntatoprimolivello"/>
        <w:rPr>
          <w:lang w:eastAsia="it-IT"/>
        </w:rPr>
        <w:pPrChange w:id="430" w:author="Mariano Fumante" w:date="2026-08-28T15:38:00Z" w16du:dateUtc="2026-08-28T13:38:00Z">
          <w:pPr>
            <w:numPr>
              <w:numId w:val="15"/>
            </w:numPr>
            <w:tabs>
              <w:tab w:val="num" w:pos="720"/>
            </w:tabs>
            <w:ind w:left="720" w:hanging="360"/>
          </w:pPr>
        </w:pPrChange>
      </w:pPr>
      <w:r w:rsidRPr="00B70015">
        <w:rPr>
          <w:lang w:eastAsia="it-IT"/>
        </w:rPr>
        <w:t>supportare le decisioni del management e degli Organi di Governo.</w:t>
      </w:r>
    </w:p>
    <w:p w14:paraId="466D8C7C" w14:textId="5C7F96F6" w:rsidR="00BD61F6" w:rsidRDefault="00BD61F6" w:rsidP="00BD61F6">
      <w:pPr>
        <w:rPr>
          <w:lang w:eastAsia="it-IT"/>
        </w:rPr>
      </w:pPr>
      <w:r w:rsidRPr="00BD61F6">
        <w:rPr>
          <w:lang w:eastAsia="it-IT"/>
        </w:rPr>
        <w:t xml:space="preserve">Il modello di classificazione adottato dal Gruppo prevede </w:t>
      </w:r>
      <w:r w:rsidR="002B7908">
        <w:rPr>
          <w:lang w:eastAsia="it-IT"/>
        </w:rPr>
        <w:t>la seguente</w:t>
      </w:r>
      <w:r w:rsidRPr="00BD61F6">
        <w:rPr>
          <w:lang w:eastAsia="it-IT"/>
        </w:rPr>
        <w:t xml:space="preserve"> matrice di valutazione</w:t>
      </w:r>
      <w:r w:rsidR="002B7908">
        <w:rPr>
          <w:lang w:eastAsia="it-IT"/>
        </w:rPr>
        <w:t xml:space="preserve"> del rischio</w:t>
      </w:r>
      <w:r w:rsidRPr="00BD61F6">
        <w:rPr>
          <w:lang w:eastAsia="it-IT"/>
        </w:rPr>
        <w:t xml:space="preserve"> articolata su cinque livelli di probabilità e cinque livelli di impatto, finalizzata alla determinazione del rischio inerente e del rischio residuo.</w:t>
      </w:r>
    </w:p>
    <w:tbl>
      <w:tblPr>
        <w:tblW w:w="10098" w:type="dxa"/>
        <w:tblCellMar>
          <w:left w:w="70" w:type="dxa"/>
          <w:right w:w="70" w:type="dxa"/>
        </w:tblCellMar>
        <w:tblLook w:val="04A0" w:firstRow="1" w:lastRow="0" w:firstColumn="1" w:lastColumn="0" w:noHBand="0" w:noVBand="1"/>
        <w:tblPrChange w:id="431" w:author="Mariano Fumante" w:date="2026-08-27T17:57:00Z" w16du:dateUtc="2026-08-27T15:57:00Z">
          <w:tblPr>
            <w:tblW w:w="11470" w:type="dxa"/>
            <w:tblCellMar>
              <w:left w:w="70" w:type="dxa"/>
              <w:right w:w="70" w:type="dxa"/>
            </w:tblCellMar>
            <w:tblLook w:val="04A0" w:firstRow="1" w:lastRow="0" w:firstColumn="1" w:lastColumn="0" w:noHBand="0" w:noVBand="1"/>
          </w:tblPr>
        </w:tblPrChange>
      </w:tblPr>
      <w:tblGrid>
        <w:gridCol w:w="794"/>
        <w:gridCol w:w="1631"/>
        <w:gridCol w:w="1531"/>
        <w:gridCol w:w="1531"/>
        <w:gridCol w:w="1531"/>
        <w:gridCol w:w="1531"/>
        <w:gridCol w:w="793"/>
        <w:gridCol w:w="738"/>
        <w:gridCol w:w="18"/>
        <w:tblGridChange w:id="432">
          <w:tblGrid>
            <w:gridCol w:w="794"/>
            <w:gridCol w:w="1631"/>
            <w:gridCol w:w="1531"/>
            <w:gridCol w:w="479"/>
            <w:gridCol w:w="1052"/>
            <w:gridCol w:w="798"/>
            <w:gridCol w:w="733"/>
            <w:gridCol w:w="1050"/>
            <w:gridCol w:w="481"/>
            <w:gridCol w:w="1220"/>
            <w:gridCol w:w="311"/>
            <w:gridCol w:w="12"/>
            <w:gridCol w:w="757"/>
            <w:gridCol w:w="621"/>
          </w:tblGrid>
        </w:tblGridChange>
      </w:tblGrid>
      <w:tr w:rsidR="002B7908" w:rsidRPr="001A1FC9" w14:paraId="5708169D" w14:textId="77777777" w:rsidTr="002B7908">
        <w:trPr>
          <w:gridAfter w:val="1"/>
          <w:wAfter w:w="18" w:type="dxa"/>
          <w:cantSplit/>
          <w:trHeight w:val="283"/>
          <w:trPrChange w:id="433" w:author="Mariano Fumante" w:date="2026-08-27T17:57:00Z" w16du:dateUtc="2026-08-27T15:57:00Z">
            <w:trPr>
              <w:cantSplit/>
              <w:trHeight w:val="283"/>
            </w:trPr>
          </w:trPrChange>
        </w:trPr>
        <w:tc>
          <w:tcPr>
            <w:tcW w:w="794" w:type="dxa"/>
            <w:tcBorders>
              <w:left w:val="nil"/>
              <w:right w:val="single" w:sz="4" w:space="0" w:color="auto"/>
            </w:tcBorders>
            <w:textDirection w:val="btLr"/>
            <w:vAlign w:val="center"/>
            <w:tcPrChange w:id="434" w:author="Mariano Fumante" w:date="2026-08-27T17:57:00Z" w16du:dateUtc="2026-08-27T15:57:00Z">
              <w:tcPr>
                <w:tcW w:w="794" w:type="dxa"/>
                <w:tcBorders>
                  <w:left w:val="nil"/>
                  <w:right w:val="single" w:sz="4" w:space="0" w:color="auto"/>
                </w:tcBorders>
                <w:textDirection w:val="btLr"/>
                <w:vAlign w:val="center"/>
              </w:tcPr>
            </w:tcPrChange>
          </w:tcPr>
          <w:p w14:paraId="63C06397" w14:textId="77777777" w:rsidR="002B7908" w:rsidRPr="00362C1C" w:rsidRDefault="002B7908">
            <w:pPr>
              <w:spacing w:before="0" w:after="0"/>
              <w:ind w:left="113" w:right="113"/>
              <w:jc w:val="center"/>
              <w:rPr>
                <w:rFonts w:asciiTheme="majorHAnsi" w:hAnsiTheme="majorHAnsi" w:cs="Segoe UI"/>
                <w:b/>
                <w:bCs/>
                <w:color w:val="000000"/>
                <w:sz w:val="16"/>
                <w:szCs w:val="16"/>
              </w:rPr>
            </w:pPr>
          </w:p>
        </w:tc>
        <w:tc>
          <w:tcPr>
            <w:tcW w:w="1631" w:type="dxa"/>
            <w:tcBorders>
              <w:top w:val="single" w:sz="4" w:space="0" w:color="auto"/>
              <w:left w:val="nil"/>
              <w:bottom w:val="single" w:sz="4" w:space="0" w:color="auto"/>
              <w:right w:val="single" w:sz="4" w:space="0" w:color="auto"/>
            </w:tcBorders>
            <w:noWrap/>
            <w:vAlign w:val="center"/>
            <w:tcPrChange w:id="435" w:author="Mariano Fumante" w:date="2026-08-27T17:57:00Z" w16du:dateUtc="2026-08-27T15:57:00Z">
              <w:tcPr>
                <w:tcW w:w="1631" w:type="dxa"/>
                <w:tcBorders>
                  <w:top w:val="single" w:sz="4" w:space="0" w:color="auto"/>
                  <w:left w:val="nil"/>
                  <w:bottom w:val="single" w:sz="4" w:space="0" w:color="auto"/>
                  <w:right w:val="single" w:sz="4" w:space="0" w:color="auto"/>
                </w:tcBorders>
                <w:noWrap/>
                <w:vAlign w:val="center"/>
              </w:tcPr>
            </w:tcPrChange>
          </w:tcPr>
          <w:p w14:paraId="66B9737E" w14:textId="77777777" w:rsidR="002B7908" w:rsidRPr="00362C1C" w:rsidRDefault="002B7908">
            <w:pPr>
              <w:spacing w:before="0" w:after="0"/>
              <w:rPr>
                <w:rFonts w:asciiTheme="majorHAnsi" w:hAnsiTheme="majorHAnsi" w:cs="Segoe UI"/>
                <w:color w:val="000000"/>
                <w:sz w:val="16"/>
                <w:szCs w:val="16"/>
              </w:rPr>
            </w:pPr>
            <w:r>
              <w:rPr>
                <w:rFonts w:asciiTheme="majorHAnsi" w:hAnsiTheme="majorHAnsi" w:cstheme="majorHAnsi"/>
                <w:color w:val="000000"/>
                <w:sz w:val="16"/>
                <w:szCs w:val="16"/>
              </w:rPr>
              <w:t>Probabile</w:t>
            </w:r>
          </w:p>
        </w:tc>
        <w:tc>
          <w:tcPr>
            <w:tcW w:w="1531" w:type="dxa"/>
            <w:tcBorders>
              <w:top w:val="single" w:sz="4" w:space="0" w:color="auto"/>
              <w:left w:val="nil"/>
              <w:bottom w:val="single" w:sz="4" w:space="0" w:color="auto"/>
              <w:right w:val="single" w:sz="4" w:space="0" w:color="auto"/>
            </w:tcBorders>
            <w:shd w:val="clear" w:color="000000" w:fill="FFFF00"/>
            <w:noWrap/>
            <w:vAlign w:val="center"/>
            <w:tcPrChange w:id="436" w:author="Mariano Fumante" w:date="2026-08-27T17:57:00Z" w16du:dateUtc="2026-08-27T15:57:00Z">
              <w:tcPr>
                <w:tcW w:w="2010" w:type="dxa"/>
                <w:gridSpan w:val="2"/>
                <w:tcBorders>
                  <w:top w:val="single" w:sz="4" w:space="0" w:color="auto"/>
                  <w:left w:val="nil"/>
                  <w:bottom w:val="single" w:sz="4" w:space="0" w:color="auto"/>
                  <w:right w:val="single" w:sz="4" w:space="0" w:color="auto"/>
                </w:tcBorders>
                <w:shd w:val="clear" w:color="000000" w:fill="FFFF00"/>
                <w:noWrap/>
                <w:vAlign w:val="center"/>
              </w:tcPr>
            </w:tcPrChange>
          </w:tcPr>
          <w:p w14:paraId="7390883B"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531" w:type="dxa"/>
            <w:tcBorders>
              <w:top w:val="single" w:sz="4" w:space="0" w:color="auto"/>
              <w:left w:val="nil"/>
              <w:bottom w:val="single" w:sz="4" w:space="0" w:color="auto"/>
              <w:right w:val="single" w:sz="4" w:space="0" w:color="auto"/>
            </w:tcBorders>
            <w:shd w:val="clear" w:color="auto" w:fill="FF0000"/>
            <w:noWrap/>
            <w:vAlign w:val="center"/>
            <w:tcPrChange w:id="437" w:author="Mariano Fumante" w:date="2026-08-27T17:57:00Z" w16du:dateUtc="2026-08-27T15:57:00Z">
              <w:tcPr>
                <w:tcW w:w="1850" w:type="dxa"/>
                <w:gridSpan w:val="2"/>
                <w:tcBorders>
                  <w:top w:val="single" w:sz="4" w:space="0" w:color="auto"/>
                  <w:left w:val="nil"/>
                  <w:bottom w:val="single" w:sz="4" w:space="0" w:color="auto"/>
                  <w:right w:val="single" w:sz="4" w:space="0" w:color="auto"/>
                </w:tcBorders>
                <w:shd w:val="clear" w:color="auto" w:fill="FF0000"/>
                <w:noWrap/>
                <w:vAlign w:val="center"/>
              </w:tcPr>
            </w:tcPrChange>
          </w:tcPr>
          <w:p w14:paraId="0AC72903" w14:textId="77777777" w:rsidR="002B7908" w:rsidRPr="00362C1C" w:rsidRDefault="002B7908">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FFFFFF" w:themeColor="background1"/>
                <w:sz w:val="16"/>
                <w:szCs w:val="16"/>
              </w:rPr>
              <w:t>Alto</w:t>
            </w:r>
          </w:p>
        </w:tc>
        <w:tc>
          <w:tcPr>
            <w:tcW w:w="1531" w:type="dxa"/>
            <w:tcBorders>
              <w:top w:val="single" w:sz="4" w:space="0" w:color="auto"/>
              <w:left w:val="single" w:sz="4" w:space="0" w:color="auto"/>
              <w:bottom w:val="single" w:sz="4" w:space="0" w:color="auto"/>
              <w:right w:val="single" w:sz="4" w:space="0" w:color="auto"/>
            </w:tcBorders>
            <w:shd w:val="clear" w:color="000000" w:fill="FF0000"/>
            <w:noWrap/>
            <w:vAlign w:val="center"/>
            <w:tcPrChange w:id="438" w:author="Mariano Fumante" w:date="2026-08-27T17:57:00Z" w16du:dateUtc="2026-08-27T15:57:00Z">
              <w:tcPr>
                <w:tcW w:w="1783" w:type="dxa"/>
                <w:gridSpan w:val="2"/>
                <w:tcBorders>
                  <w:top w:val="single" w:sz="4" w:space="0" w:color="auto"/>
                  <w:left w:val="single" w:sz="4" w:space="0" w:color="auto"/>
                  <w:bottom w:val="single" w:sz="4" w:space="0" w:color="auto"/>
                  <w:right w:val="single" w:sz="4" w:space="0" w:color="auto"/>
                </w:tcBorders>
                <w:shd w:val="clear" w:color="000000" w:fill="FF0000"/>
                <w:noWrap/>
                <w:vAlign w:val="center"/>
              </w:tcPr>
            </w:tcPrChange>
          </w:tcPr>
          <w:p w14:paraId="157D0905" w14:textId="77777777" w:rsidR="002B7908" w:rsidRPr="00362C1C" w:rsidRDefault="002B7908">
            <w:pPr>
              <w:spacing w:before="0" w:after="0"/>
              <w:jc w:val="center"/>
              <w:rPr>
                <w:rFonts w:asciiTheme="majorHAnsi" w:hAnsiTheme="majorHAnsi" w:cs="Segoe UI"/>
                <w:color w:val="FFFFFF"/>
                <w:sz w:val="16"/>
                <w:szCs w:val="16"/>
              </w:rPr>
            </w:pPr>
            <w:r w:rsidRPr="00362C1C">
              <w:rPr>
                <w:rFonts w:asciiTheme="majorHAnsi" w:hAnsiTheme="majorHAnsi" w:cs="Segoe UI"/>
                <w:color w:val="FFFFFF" w:themeColor="background1"/>
                <w:sz w:val="16"/>
                <w:szCs w:val="16"/>
              </w:rPr>
              <w:t>Alto</w:t>
            </w:r>
          </w:p>
        </w:tc>
        <w:tc>
          <w:tcPr>
            <w:tcW w:w="1531" w:type="dxa"/>
            <w:tcBorders>
              <w:top w:val="single" w:sz="4" w:space="0" w:color="auto"/>
              <w:left w:val="nil"/>
              <w:bottom w:val="single" w:sz="4" w:space="0" w:color="auto"/>
              <w:right w:val="single" w:sz="4" w:space="0" w:color="auto"/>
            </w:tcBorders>
            <w:shd w:val="clear" w:color="000000" w:fill="FF0000"/>
            <w:noWrap/>
            <w:vAlign w:val="center"/>
            <w:tcPrChange w:id="439" w:author="Mariano Fumante" w:date="2026-08-27T17:57:00Z" w16du:dateUtc="2026-08-27T15:57:00Z">
              <w:tcPr>
                <w:tcW w:w="1701" w:type="dxa"/>
                <w:gridSpan w:val="2"/>
                <w:tcBorders>
                  <w:top w:val="single" w:sz="4" w:space="0" w:color="auto"/>
                  <w:left w:val="nil"/>
                  <w:bottom w:val="single" w:sz="4" w:space="0" w:color="auto"/>
                  <w:right w:val="single" w:sz="4" w:space="0" w:color="auto"/>
                </w:tcBorders>
                <w:shd w:val="clear" w:color="000000" w:fill="FF0000"/>
                <w:noWrap/>
                <w:vAlign w:val="center"/>
              </w:tcPr>
            </w:tcPrChange>
          </w:tcPr>
          <w:p w14:paraId="78CFCFBE" w14:textId="77777777" w:rsidR="002B7908" w:rsidRPr="00362C1C" w:rsidRDefault="002B7908">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FFFFFF" w:themeColor="background1"/>
                <w:sz w:val="16"/>
                <w:szCs w:val="16"/>
              </w:rPr>
              <w:t>Alto</w:t>
            </w:r>
          </w:p>
        </w:tc>
        <w:tc>
          <w:tcPr>
            <w:tcW w:w="1531" w:type="dxa"/>
            <w:gridSpan w:val="2"/>
            <w:tcBorders>
              <w:top w:val="single" w:sz="4" w:space="0" w:color="auto"/>
              <w:bottom w:val="single" w:sz="4" w:space="0" w:color="auto"/>
              <w:right w:val="single" w:sz="4" w:space="0" w:color="auto"/>
            </w:tcBorders>
            <w:shd w:val="clear" w:color="auto" w:fill="FF0000"/>
            <w:tcPrChange w:id="440" w:author="Mariano Fumante" w:date="2026-08-27T17:57:00Z" w16du:dateUtc="2026-08-27T15:57:00Z">
              <w:tcPr>
                <w:tcW w:w="1701" w:type="dxa"/>
                <w:gridSpan w:val="4"/>
                <w:tcBorders>
                  <w:top w:val="single" w:sz="4" w:space="0" w:color="auto"/>
                  <w:bottom w:val="single" w:sz="4" w:space="0" w:color="auto"/>
                  <w:right w:val="single" w:sz="4" w:space="0" w:color="auto"/>
                </w:tcBorders>
                <w:shd w:val="clear" w:color="auto" w:fill="FF0000"/>
              </w:tcPr>
            </w:tcPrChange>
          </w:tcPr>
          <w:p w14:paraId="57619E70" w14:textId="77777777" w:rsidR="002B7908" w:rsidRPr="00362C1C" w:rsidRDefault="002B7908">
            <w:pPr>
              <w:spacing w:before="0" w:after="0"/>
              <w:jc w:val="center"/>
              <w:rPr>
                <w:rFonts w:asciiTheme="majorHAnsi" w:hAnsiTheme="majorHAnsi" w:cs="Segoe UI"/>
                <w:color w:val="FFFFFF" w:themeColor="background1"/>
                <w:sz w:val="16"/>
                <w:szCs w:val="16"/>
              </w:rPr>
            </w:pPr>
            <w:r w:rsidRPr="004C1320">
              <w:rPr>
                <w:rFonts w:asciiTheme="majorHAnsi" w:hAnsiTheme="majorHAnsi" w:cs="Segoe UI"/>
                <w:color w:val="FFFFFF" w:themeColor="background1"/>
                <w:sz w:val="16"/>
                <w:szCs w:val="16"/>
              </w:rPr>
              <w:t>Alto</w:t>
            </w:r>
          </w:p>
        </w:tc>
      </w:tr>
      <w:tr w:rsidR="002B7908" w:rsidRPr="001A1FC9" w14:paraId="6DD8253A" w14:textId="77777777" w:rsidTr="002B7908">
        <w:trPr>
          <w:gridAfter w:val="1"/>
          <w:wAfter w:w="18" w:type="dxa"/>
          <w:cantSplit/>
          <w:trHeight w:val="283"/>
          <w:trPrChange w:id="441" w:author="Mariano Fumante" w:date="2026-08-27T17:57:00Z" w16du:dateUtc="2026-08-27T15:57:00Z">
            <w:trPr>
              <w:cantSplit/>
              <w:trHeight w:val="283"/>
            </w:trPr>
          </w:trPrChange>
        </w:trPr>
        <w:tc>
          <w:tcPr>
            <w:tcW w:w="794" w:type="dxa"/>
            <w:vMerge w:val="restart"/>
            <w:tcBorders>
              <w:left w:val="nil"/>
              <w:right w:val="single" w:sz="4" w:space="0" w:color="auto"/>
            </w:tcBorders>
            <w:textDirection w:val="btLr"/>
            <w:vAlign w:val="center"/>
            <w:tcPrChange w:id="442" w:author="Mariano Fumante" w:date="2026-08-27T17:57:00Z" w16du:dateUtc="2026-08-27T15:57:00Z">
              <w:tcPr>
                <w:tcW w:w="794" w:type="dxa"/>
                <w:vMerge w:val="restart"/>
                <w:tcBorders>
                  <w:left w:val="nil"/>
                  <w:right w:val="single" w:sz="4" w:space="0" w:color="auto"/>
                </w:tcBorders>
                <w:textDirection w:val="btLr"/>
                <w:vAlign w:val="center"/>
              </w:tcPr>
            </w:tcPrChange>
          </w:tcPr>
          <w:p w14:paraId="6C585C66" w14:textId="77777777" w:rsidR="002B7908" w:rsidRPr="00362C1C" w:rsidRDefault="002B7908">
            <w:pPr>
              <w:spacing w:before="0" w:after="0"/>
              <w:ind w:left="113" w:right="113"/>
              <w:jc w:val="center"/>
              <w:rPr>
                <w:rFonts w:asciiTheme="majorHAnsi" w:hAnsiTheme="majorHAnsi" w:cs="Segoe UI"/>
                <w:b/>
                <w:bCs/>
                <w:color w:val="000000"/>
                <w:sz w:val="16"/>
                <w:szCs w:val="16"/>
              </w:rPr>
            </w:pPr>
            <w:r w:rsidRPr="00362C1C">
              <w:rPr>
                <w:rFonts w:asciiTheme="majorHAnsi" w:hAnsiTheme="majorHAnsi" w:cs="Segoe UI"/>
                <w:b/>
                <w:bCs/>
                <w:color w:val="000000"/>
                <w:sz w:val="16"/>
                <w:szCs w:val="16"/>
              </w:rPr>
              <w:t xml:space="preserve">Livello di </w:t>
            </w:r>
            <w:r>
              <w:rPr>
                <w:rFonts w:asciiTheme="majorHAnsi" w:hAnsiTheme="majorHAnsi" w:cs="Segoe UI"/>
                <w:b/>
                <w:bCs/>
                <w:color w:val="000000"/>
                <w:sz w:val="16"/>
                <w:szCs w:val="16"/>
              </w:rPr>
              <w:t>probabilità</w:t>
            </w:r>
          </w:p>
        </w:tc>
        <w:tc>
          <w:tcPr>
            <w:tcW w:w="1631" w:type="dxa"/>
            <w:tcBorders>
              <w:top w:val="single" w:sz="4" w:space="0" w:color="auto"/>
              <w:left w:val="nil"/>
              <w:bottom w:val="single" w:sz="4" w:space="0" w:color="auto"/>
              <w:right w:val="single" w:sz="4" w:space="0" w:color="auto"/>
            </w:tcBorders>
            <w:noWrap/>
            <w:vAlign w:val="center"/>
            <w:hideMark/>
            <w:tcPrChange w:id="443" w:author="Mariano Fumante" w:date="2026-08-27T17:57:00Z" w16du:dateUtc="2026-08-27T15:57:00Z">
              <w:tcPr>
                <w:tcW w:w="1631" w:type="dxa"/>
                <w:tcBorders>
                  <w:top w:val="single" w:sz="4" w:space="0" w:color="auto"/>
                  <w:left w:val="nil"/>
                  <w:bottom w:val="single" w:sz="4" w:space="0" w:color="auto"/>
                  <w:right w:val="single" w:sz="4" w:space="0" w:color="auto"/>
                </w:tcBorders>
                <w:noWrap/>
                <w:vAlign w:val="center"/>
                <w:hideMark/>
              </w:tcPr>
            </w:tcPrChange>
          </w:tcPr>
          <w:p w14:paraId="14DDAD51" w14:textId="77777777" w:rsidR="002B7908" w:rsidRPr="00362C1C" w:rsidRDefault="002B7908">
            <w:pPr>
              <w:spacing w:before="0" w:after="0"/>
              <w:rPr>
                <w:rFonts w:asciiTheme="majorHAnsi" w:hAnsiTheme="majorHAnsi" w:cs="Segoe UI"/>
                <w:color w:val="000000"/>
                <w:sz w:val="16"/>
                <w:szCs w:val="16"/>
              </w:rPr>
            </w:pPr>
            <w:r>
              <w:rPr>
                <w:rFonts w:asciiTheme="majorHAnsi" w:hAnsiTheme="majorHAnsi" w:cstheme="majorHAnsi"/>
                <w:color w:val="000000"/>
                <w:sz w:val="16"/>
                <w:szCs w:val="16"/>
              </w:rPr>
              <w:t>Possibile</w:t>
            </w:r>
          </w:p>
        </w:tc>
        <w:tc>
          <w:tcPr>
            <w:tcW w:w="1531" w:type="dxa"/>
            <w:tcBorders>
              <w:top w:val="single" w:sz="4" w:space="0" w:color="auto"/>
              <w:left w:val="nil"/>
              <w:bottom w:val="single" w:sz="4" w:space="0" w:color="auto"/>
              <w:right w:val="single" w:sz="4" w:space="0" w:color="auto"/>
            </w:tcBorders>
            <w:shd w:val="clear" w:color="000000" w:fill="FFFF00"/>
            <w:noWrap/>
            <w:vAlign w:val="center"/>
            <w:hideMark/>
            <w:tcPrChange w:id="444" w:author="Mariano Fumante" w:date="2026-08-27T17:57:00Z" w16du:dateUtc="2026-08-27T15:57:00Z">
              <w:tcPr>
                <w:tcW w:w="2010" w:type="dxa"/>
                <w:gridSpan w:val="2"/>
                <w:tcBorders>
                  <w:top w:val="single" w:sz="4" w:space="0" w:color="auto"/>
                  <w:left w:val="nil"/>
                  <w:bottom w:val="single" w:sz="4" w:space="0" w:color="auto"/>
                  <w:right w:val="single" w:sz="4" w:space="0" w:color="auto"/>
                </w:tcBorders>
                <w:shd w:val="clear" w:color="000000" w:fill="FFFF00"/>
                <w:noWrap/>
                <w:vAlign w:val="center"/>
                <w:hideMark/>
              </w:tcPr>
            </w:tcPrChange>
          </w:tcPr>
          <w:p w14:paraId="174EC46F"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531" w:type="dxa"/>
            <w:tcBorders>
              <w:top w:val="single" w:sz="4" w:space="0" w:color="auto"/>
              <w:left w:val="nil"/>
              <w:bottom w:val="single" w:sz="4" w:space="0" w:color="auto"/>
              <w:right w:val="single" w:sz="4" w:space="0" w:color="auto"/>
            </w:tcBorders>
            <w:shd w:val="clear" w:color="auto" w:fill="FFFF00"/>
            <w:noWrap/>
            <w:vAlign w:val="center"/>
            <w:hideMark/>
            <w:tcPrChange w:id="445" w:author="Mariano Fumante" w:date="2026-08-27T17:57:00Z" w16du:dateUtc="2026-08-27T15:57:00Z">
              <w:tcPr>
                <w:tcW w:w="1850" w:type="dxa"/>
                <w:gridSpan w:val="2"/>
                <w:tcBorders>
                  <w:top w:val="single" w:sz="4" w:space="0" w:color="auto"/>
                  <w:left w:val="nil"/>
                  <w:bottom w:val="single" w:sz="4" w:space="0" w:color="auto"/>
                  <w:right w:val="single" w:sz="4" w:space="0" w:color="auto"/>
                </w:tcBorders>
                <w:shd w:val="clear" w:color="auto" w:fill="FFFF00"/>
                <w:noWrap/>
                <w:vAlign w:val="center"/>
                <w:hideMark/>
              </w:tcPr>
            </w:tcPrChange>
          </w:tcPr>
          <w:p w14:paraId="43D29F28" w14:textId="77777777" w:rsidR="002B7908" w:rsidRPr="00362C1C" w:rsidRDefault="002B7908">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000000"/>
                <w:sz w:val="16"/>
                <w:szCs w:val="16"/>
              </w:rPr>
              <w:t>Medio</w:t>
            </w:r>
          </w:p>
        </w:tc>
        <w:tc>
          <w:tcPr>
            <w:tcW w:w="153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Change w:id="446" w:author="Mariano Fumante" w:date="2026-08-27T17:57:00Z" w16du:dateUtc="2026-08-27T15:57:00Z">
              <w:tcPr>
                <w:tcW w:w="1783" w:type="dxa"/>
                <w:gridSpan w:val="2"/>
                <w:tcBorders>
                  <w:top w:val="single" w:sz="4" w:space="0" w:color="auto"/>
                  <w:left w:val="single" w:sz="4" w:space="0" w:color="auto"/>
                  <w:bottom w:val="single" w:sz="4" w:space="0" w:color="auto"/>
                  <w:right w:val="single" w:sz="4" w:space="0" w:color="auto"/>
                </w:tcBorders>
                <w:shd w:val="clear" w:color="000000" w:fill="FF0000"/>
                <w:noWrap/>
                <w:vAlign w:val="center"/>
                <w:hideMark/>
              </w:tcPr>
            </w:tcPrChange>
          </w:tcPr>
          <w:p w14:paraId="02308A4A" w14:textId="77777777" w:rsidR="002B7908" w:rsidRPr="00362C1C" w:rsidRDefault="002B7908">
            <w:pPr>
              <w:spacing w:before="0" w:after="0"/>
              <w:jc w:val="center"/>
              <w:rPr>
                <w:rFonts w:asciiTheme="majorHAnsi" w:hAnsiTheme="majorHAnsi" w:cs="Segoe UI"/>
                <w:color w:val="FFFFFF"/>
                <w:sz w:val="16"/>
                <w:szCs w:val="16"/>
              </w:rPr>
            </w:pPr>
            <w:r w:rsidRPr="00362C1C">
              <w:rPr>
                <w:rFonts w:asciiTheme="majorHAnsi" w:hAnsiTheme="majorHAnsi" w:cs="Segoe UI"/>
                <w:color w:val="FFFFFF"/>
                <w:sz w:val="16"/>
                <w:szCs w:val="16"/>
              </w:rPr>
              <w:t>Alto</w:t>
            </w:r>
          </w:p>
        </w:tc>
        <w:tc>
          <w:tcPr>
            <w:tcW w:w="1531" w:type="dxa"/>
            <w:tcBorders>
              <w:top w:val="single" w:sz="4" w:space="0" w:color="auto"/>
              <w:left w:val="nil"/>
              <w:bottom w:val="single" w:sz="4" w:space="0" w:color="auto"/>
              <w:right w:val="single" w:sz="4" w:space="0" w:color="auto"/>
            </w:tcBorders>
            <w:shd w:val="clear" w:color="000000" w:fill="FF0000"/>
            <w:noWrap/>
            <w:vAlign w:val="center"/>
            <w:hideMark/>
            <w:tcPrChange w:id="447" w:author="Mariano Fumante" w:date="2026-08-27T17:57:00Z" w16du:dateUtc="2026-08-27T15:57:00Z">
              <w:tcPr>
                <w:tcW w:w="1701" w:type="dxa"/>
                <w:gridSpan w:val="2"/>
                <w:tcBorders>
                  <w:top w:val="single" w:sz="4" w:space="0" w:color="auto"/>
                  <w:left w:val="nil"/>
                  <w:bottom w:val="single" w:sz="4" w:space="0" w:color="auto"/>
                  <w:right w:val="single" w:sz="4" w:space="0" w:color="auto"/>
                </w:tcBorders>
                <w:shd w:val="clear" w:color="000000" w:fill="FF0000"/>
                <w:noWrap/>
                <w:vAlign w:val="center"/>
                <w:hideMark/>
              </w:tcPr>
            </w:tcPrChange>
          </w:tcPr>
          <w:p w14:paraId="1B35FAAC" w14:textId="77777777" w:rsidR="002B7908" w:rsidRPr="00362C1C" w:rsidRDefault="002B7908">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FFFFFF" w:themeColor="background1"/>
                <w:sz w:val="16"/>
                <w:szCs w:val="16"/>
              </w:rPr>
              <w:t>Alto</w:t>
            </w:r>
          </w:p>
        </w:tc>
        <w:tc>
          <w:tcPr>
            <w:tcW w:w="1531" w:type="dxa"/>
            <w:gridSpan w:val="2"/>
            <w:tcBorders>
              <w:top w:val="single" w:sz="4" w:space="0" w:color="auto"/>
              <w:bottom w:val="single" w:sz="4" w:space="0" w:color="auto"/>
              <w:right w:val="single" w:sz="4" w:space="0" w:color="auto"/>
            </w:tcBorders>
            <w:shd w:val="clear" w:color="auto" w:fill="FF0000"/>
            <w:tcPrChange w:id="448" w:author="Mariano Fumante" w:date="2026-08-27T17:57:00Z" w16du:dateUtc="2026-08-27T15:57:00Z">
              <w:tcPr>
                <w:tcW w:w="1701" w:type="dxa"/>
                <w:gridSpan w:val="4"/>
                <w:tcBorders>
                  <w:top w:val="single" w:sz="4" w:space="0" w:color="auto"/>
                  <w:bottom w:val="single" w:sz="4" w:space="0" w:color="auto"/>
                  <w:right w:val="single" w:sz="4" w:space="0" w:color="auto"/>
                </w:tcBorders>
                <w:shd w:val="clear" w:color="auto" w:fill="FF0000"/>
              </w:tcPr>
            </w:tcPrChange>
          </w:tcPr>
          <w:p w14:paraId="00DE5E66" w14:textId="77777777" w:rsidR="002B7908" w:rsidRPr="00362C1C" w:rsidRDefault="002B7908">
            <w:pPr>
              <w:spacing w:before="0" w:after="0"/>
              <w:jc w:val="center"/>
              <w:rPr>
                <w:rFonts w:asciiTheme="majorHAnsi" w:hAnsiTheme="majorHAnsi" w:cs="Segoe UI"/>
                <w:color w:val="FFFFFF" w:themeColor="background1"/>
                <w:sz w:val="16"/>
                <w:szCs w:val="16"/>
              </w:rPr>
            </w:pPr>
            <w:r w:rsidRPr="004C1320">
              <w:rPr>
                <w:rFonts w:asciiTheme="majorHAnsi" w:hAnsiTheme="majorHAnsi" w:cs="Segoe UI"/>
                <w:color w:val="FFFFFF" w:themeColor="background1"/>
                <w:sz w:val="16"/>
                <w:szCs w:val="16"/>
              </w:rPr>
              <w:t>Alto</w:t>
            </w:r>
          </w:p>
        </w:tc>
      </w:tr>
      <w:tr w:rsidR="002B7908" w:rsidRPr="001A1FC9" w14:paraId="50F20455" w14:textId="77777777" w:rsidTr="002B7908">
        <w:trPr>
          <w:gridAfter w:val="1"/>
          <w:wAfter w:w="18" w:type="dxa"/>
          <w:trHeight w:val="283"/>
          <w:trPrChange w:id="449" w:author="Mariano Fumante" w:date="2026-08-27T17:57:00Z" w16du:dateUtc="2026-08-27T15:57:00Z">
            <w:trPr>
              <w:trHeight w:val="283"/>
            </w:trPr>
          </w:trPrChange>
        </w:trPr>
        <w:tc>
          <w:tcPr>
            <w:tcW w:w="794" w:type="dxa"/>
            <w:vMerge/>
            <w:tcBorders>
              <w:top w:val="single" w:sz="4" w:space="0" w:color="auto"/>
              <w:left w:val="nil"/>
              <w:right w:val="single" w:sz="4" w:space="0" w:color="auto"/>
            </w:tcBorders>
            <w:tcPrChange w:id="450" w:author="Mariano Fumante" w:date="2026-08-27T17:57:00Z" w16du:dateUtc="2026-08-27T15:57:00Z">
              <w:tcPr>
                <w:tcW w:w="794" w:type="dxa"/>
                <w:vMerge/>
                <w:tcBorders>
                  <w:top w:val="single" w:sz="4" w:space="0" w:color="auto"/>
                  <w:left w:val="nil"/>
                  <w:right w:val="single" w:sz="4" w:space="0" w:color="auto"/>
                </w:tcBorders>
              </w:tcPr>
            </w:tcPrChange>
          </w:tcPr>
          <w:p w14:paraId="1819086D" w14:textId="77777777" w:rsidR="002B7908" w:rsidRPr="00362C1C" w:rsidRDefault="002B7908">
            <w:pPr>
              <w:spacing w:before="0" w:after="0"/>
              <w:rPr>
                <w:rFonts w:asciiTheme="majorHAnsi" w:hAnsiTheme="majorHAnsi" w:cs="Segoe UI"/>
                <w:color w:val="000000"/>
                <w:sz w:val="16"/>
                <w:szCs w:val="16"/>
              </w:rPr>
            </w:pPr>
          </w:p>
        </w:tc>
        <w:tc>
          <w:tcPr>
            <w:tcW w:w="1631" w:type="dxa"/>
            <w:tcBorders>
              <w:top w:val="nil"/>
              <w:left w:val="nil"/>
              <w:bottom w:val="single" w:sz="4" w:space="0" w:color="auto"/>
              <w:right w:val="single" w:sz="4" w:space="0" w:color="auto"/>
            </w:tcBorders>
            <w:noWrap/>
            <w:vAlign w:val="center"/>
            <w:hideMark/>
            <w:tcPrChange w:id="451" w:author="Mariano Fumante" w:date="2026-08-27T17:57:00Z" w16du:dateUtc="2026-08-27T15:57:00Z">
              <w:tcPr>
                <w:tcW w:w="1631" w:type="dxa"/>
                <w:tcBorders>
                  <w:top w:val="nil"/>
                  <w:left w:val="nil"/>
                  <w:bottom w:val="single" w:sz="4" w:space="0" w:color="auto"/>
                  <w:right w:val="single" w:sz="4" w:space="0" w:color="auto"/>
                </w:tcBorders>
                <w:noWrap/>
                <w:vAlign w:val="center"/>
                <w:hideMark/>
              </w:tcPr>
            </w:tcPrChange>
          </w:tcPr>
          <w:p w14:paraId="13650143" w14:textId="77777777" w:rsidR="002B7908" w:rsidRPr="00362C1C" w:rsidRDefault="002B7908">
            <w:pPr>
              <w:spacing w:before="0" w:after="0"/>
              <w:rPr>
                <w:rFonts w:asciiTheme="majorHAnsi" w:hAnsiTheme="majorHAnsi" w:cs="Segoe UI"/>
                <w:color w:val="000000"/>
                <w:sz w:val="16"/>
                <w:szCs w:val="16"/>
              </w:rPr>
            </w:pPr>
            <w:r>
              <w:rPr>
                <w:rFonts w:asciiTheme="majorHAnsi" w:hAnsiTheme="majorHAnsi" w:cstheme="majorHAnsi"/>
                <w:color w:val="000000"/>
                <w:sz w:val="16"/>
                <w:szCs w:val="16"/>
              </w:rPr>
              <w:t>Moderato</w:t>
            </w:r>
          </w:p>
        </w:tc>
        <w:tc>
          <w:tcPr>
            <w:tcW w:w="1531"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Change w:id="452" w:author="Mariano Fumante" w:date="2026-08-27T17:57:00Z" w16du:dateUtc="2026-08-27T15:57:00Z">
              <w:tcPr>
                <w:tcW w:w="2010" w:type="dxa"/>
                <w:gridSpan w:val="2"/>
                <w:tcBorders>
                  <w:top w:val="single" w:sz="4" w:space="0" w:color="auto"/>
                  <w:left w:val="single" w:sz="4" w:space="0" w:color="auto"/>
                  <w:bottom w:val="single" w:sz="4" w:space="0" w:color="auto"/>
                  <w:right w:val="single" w:sz="4" w:space="0" w:color="auto"/>
                </w:tcBorders>
                <w:shd w:val="clear" w:color="000000" w:fill="92D050"/>
                <w:noWrap/>
                <w:vAlign w:val="center"/>
                <w:hideMark/>
              </w:tcPr>
            </w:tcPrChange>
          </w:tcPr>
          <w:p w14:paraId="24EE1BA4"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531"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Change w:id="453" w:author="Mariano Fumante" w:date="2026-08-27T17:57:00Z" w16du:dateUtc="2026-08-27T15:57:00Z">
              <w:tcPr>
                <w:tcW w:w="1850"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tcPrChange>
          </w:tcPr>
          <w:p w14:paraId="5DA7342C"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531" w:type="dxa"/>
            <w:tcBorders>
              <w:top w:val="single" w:sz="4" w:space="0" w:color="auto"/>
              <w:left w:val="single" w:sz="4" w:space="0" w:color="auto"/>
              <w:bottom w:val="single" w:sz="4" w:space="0" w:color="auto"/>
              <w:right w:val="single" w:sz="4" w:space="0" w:color="auto"/>
            </w:tcBorders>
            <w:shd w:val="clear" w:color="auto" w:fill="FFFF00"/>
            <w:noWrap/>
            <w:vAlign w:val="center"/>
            <w:hideMark/>
            <w:tcPrChange w:id="454" w:author="Mariano Fumante" w:date="2026-08-27T17:57:00Z" w16du:dateUtc="2026-08-27T15:57:00Z">
              <w:tcPr>
                <w:tcW w:w="1783" w:type="dxa"/>
                <w:gridSpan w:val="2"/>
                <w:tcBorders>
                  <w:top w:val="single" w:sz="4" w:space="0" w:color="auto"/>
                  <w:left w:val="single" w:sz="4" w:space="0" w:color="auto"/>
                  <w:bottom w:val="single" w:sz="4" w:space="0" w:color="auto"/>
                  <w:right w:val="single" w:sz="4" w:space="0" w:color="auto"/>
                </w:tcBorders>
                <w:shd w:val="clear" w:color="auto" w:fill="FFFF00"/>
                <w:noWrap/>
                <w:vAlign w:val="center"/>
                <w:hideMark/>
              </w:tcPr>
            </w:tcPrChange>
          </w:tcPr>
          <w:p w14:paraId="728974C4" w14:textId="77777777" w:rsidR="002B7908" w:rsidRPr="00362C1C" w:rsidRDefault="002B7908">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000000"/>
                <w:sz w:val="16"/>
                <w:szCs w:val="16"/>
              </w:rPr>
              <w:t>Medio</w:t>
            </w:r>
          </w:p>
        </w:tc>
        <w:tc>
          <w:tcPr>
            <w:tcW w:w="153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Change w:id="455" w:author="Mariano Fumante" w:date="2026-08-27T17:57:00Z" w16du:dateUtc="2026-08-27T15:57:00Z">
              <w:tcPr>
                <w:tcW w:w="1701" w:type="dxa"/>
                <w:gridSpan w:val="2"/>
                <w:tcBorders>
                  <w:top w:val="single" w:sz="4" w:space="0" w:color="auto"/>
                  <w:left w:val="single" w:sz="4" w:space="0" w:color="auto"/>
                  <w:bottom w:val="single" w:sz="4" w:space="0" w:color="auto"/>
                  <w:right w:val="single" w:sz="4" w:space="0" w:color="auto"/>
                </w:tcBorders>
                <w:shd w:val="clear" w:color="000000" w:fill="FF0000"/>
                <w:noWrap/>
                <w:vAlign w:val="center"/>
                <w:hideMark/>
              </w:tcPr>
            </w:tcPrChange>
          </w:tcPr>
          <w:p w14:paraId="1E517BEA" w14:textId="77777777" w:rsidR="002B7908" w:rsidRPr="00362C1C" w:rsidRDefault="002B7908">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FFFFFF" w:themeColor="background1"/>
                <w:sz w:val="16"/>
                <w:szCs w:val="16"/>
              </w:rPr>
              <w:t>Alto</w:t>
            </w:r>
          </w:p>
        </w:tc>
        <w:tc>
          <w:tcPr>
            <w:tcW w:w="1531" w:type="dxa"/>
            <w:gridSpan w:val="2"/>
            <w:tcBorders>
              <w:top w:val="single" w:sz="4" w:space="0" w:color="auto"/>
              <w:left w:val="single" w:sz="4" w:space="0" w:color="auto"/>
              <w:bottom w:val="single" w:sz="4" w:space="0" w:color="auto"/>
              <w:right w:val="single" w:sz="4" w:space="0" w:color="auto"/>
            </w:tcBorders>
            <w:shd w:val="clear" w:color="auto" w:fill="FF0000"/>
            <w:tcPrChange w:id="456" w:author="Mariano Fumante" w:date="2026-08-27T17:57:00Z" w16du:dateUtc="2026-08-27T15:57:00Z">
              <w:tcPr>
                <w:tcW w:w="1701" w:type="dxa"/>
                <w:gridSpan w:val="4"/>
                <w:tcBorders>
                  <w:top w:val="single" w:sz="4" w:space="0" w:color="auto"/>
                  <w:left w:val="single" w:sz="4" w:space="0" w:color="auto"/>
                  <w:bottom w:val="single" w:sz="4" w:space="0" w:color="auto"/>
                  <w:right w:val="single" w:sz="4" w:space="0" w:color="auto"/>
                </w:tcBorders>
                <w:shd w:val="clear" w:color="auto" w:fill="FF0000"/>
              </w:tcPr>
            </w:tcPrChange>
          </w:tcPr>
          <w:p w14:paraId="370B8B76" w14:textId="77777777" w:rsidR="002B7908" w:rsidRPr="00362C1C" w:rsidRDefault="002B7908">
            <w:pPr>
              <w:spacing w:before="0" w:after="0"/>
              <w:jc w:val="center"/>
              <w:rPr>
                <w:rFonts w:asciiTheme="majorHAnsi" w:hAnsiTheme="majorHAnsi" w:cs="Segoe UI"/>
                <w:color w:val="FFFFFF" w:themeColor="background1"/>
                <w:sz w:val="16"/>
                <w:szCs w:val="16"/>
              </w:rPr>
            </w:pPr>
            <w:r w:rsidRPr="004C1320">
              <w:rPr>
                <w:rFonts w:asciiTheme="majorHAnsi" w:hAnsiTheme="majorHAnsi" w:cs="Segoe UI"/>
                <w:color w:val="FFFFFF" w:themeColor="background1"/>
                <w:sz w:val="16"/>
                <w:szCs w:val="16"/>
              </w:rPr>
              <w:t>Alto</w:t>
            </w:r>
          </w:p>
        </w:tc>
      </w:tr>
      <w:tr w:rsidR="002B7908" w:rsidRPr="001A1FC9" w14:paraId="63FBDEB9" w14:textId="77777777" w:rsidTr="002B7908">
        <w:trPr>
          <w:gridAfter w:val="1"/>
          <w:wAfter w:w="18" w:type="dxa"/>
          <w:trHeight w:val="283"/>
          <w:trPrChange w:id="457" w:author="Mariano Fumante" w:date="2026-08-27T17:57:00Z" w16du:dateUtc="2026-08-27T15:57:00Z">
            <w:trPr>
              <w:trHeight w:val="283"/>
            </w:trPr>
          </w:trPrChange>
        </w:trPr>
        <w:tc>
          <w:tcPr>
            <w:tcW w:w="794" w:type="dxa"/>
            <w:vMerge/>
            <w:tcBorders>
              <w:top w:val="single" w:sz="4" w:space="0" w:color="auto"/>
              <w:left w:val="nil"/>
              <w:right w:val="single" w:sz="4" w:space="0" w:color="auto"/>
            </w:tcBorders>
            <w:tcPrChange w:id="458" w:author="Mariano Fumante" w:date="2026-08-27T17:57:00Z" w16du:dateUtc="2026-08-27T15:57:00Z">
              <w:tcPr>
                <w:tcW w:w="794" w:type="dxa"/>
                <w:vMerge/>
                <w:tcBorders>
                  <w:top w:val="single" w:sz="4" w:space="0" w:color="auto"/>
                  <w:left w:val="nil"/>
                  <w:right w:val="single" w:sz="4" w:space="0" w:color="auto"/>
                </w:tcBorders>
              </w:tcPr>
            </w:tcPrChange>
          </w:tcPr>
          <w:p w14:paraId="6F9D223E" w14:textId="77777777" w:rsidR="002B7908" w:rsidRPr="00362C1C" w:rsidRDefault="002B7908">
            <w:pPr>
              <w:spacing w:before="0" w:after="0"/>
              <w:rPr>
                <w:rFonts w:asciiTheme="majorHAnsi" w:hAnsiTheme="majorHAnsi" w:cs="Segoe UI"/>
                <w:color w:val="000000"/>
                <w:sz w:val="16"/>
                <w:szCs w:val="16"/>
              </w:rPr>
            </w:pPr>
          </w:p>
        </w:tc>
        <w:tc>
          <w:tcPr>
            <w:tcW w:w="1631" w:type="dxa"/>
            <w:tcBorders>
              <w:top w:val="nil"/>
              <w:left w:val="nil"/>
              <w:bottom w:val="single" w:sz="4" w:space="0" w:color="auto"/>
              <w:right w:val="single" w:sz="4" w:space="0" w:color="auto"/>
            </w:tcBorders>
            <w:noWrap/>
            <w:vAlign w:val="center"/>
            <w:hideMark/>
            <w:tcPrChange w:id="459" w:author="Mariano Fumante" w:date="2026-08-27T17:57:00Z" w16du:dateUtc="2026-08-27T15:57:00Z">
              <w:tcPr>
                <w:tcW w:w="1631" w:type="dxa"/>
                <w:tcBorders>
                  <w:top w:val="nil"/>
                  <w:left w:val="nil"/>
                  <w:bottom w:val="single" w:sz="4" w:space="0" w:color="auto"/>
                  <w:right w:val="single" w:sz="4" w:space="0" w:color="auto"/>
                </w:tcBorders>
                <w:noWrap/>
                <w:vAlign w:val="center"/>
                <w:hideMark/>
              </w:tcPr>
            </w:tcPrChange>
          </w:tcPr>
          <w:p w14:paraId="7A379DE7" w14:textId="77777777" w:rsidR="002B7908" w:rsidRPr="00362C1C" w:rsidRDefault="002B7908">
            <w:pPr>
              <w:spacing w:before="0" w:after="0"/>
              <w:rPr>
                <w:rFonts w:asciiTheme="majorHAnsi" w:hAnsiTheme="majorHAnsi" w:cs="Segoe UI"/>
                <w:color w:val="000000"/>
                <w:sz w:val="16"/>
                <w:szCs w:val="16"/>
              </w:rPr>
            </w:pPr>
            <w:r w:rsidRPr="00362C1C">
              <w:rPr>
                <w:rFonts w:asciiTheme="majorHAnsi" w:hAnsiTheme="majorHAnsi" w:cstheme="majorHAnsi"/>
                <w:color w:val="000000"/>
                <w:sz w:val="16"/>
                <w:szCs w:val="16"/>
              </w:rPr>
              <w:t>Improbabile</w:t>
            </w:r>
          </w:p>
        </w:tc>
        <w:tc>
          <w:tcPr>
            <w:tcW w:w="1531"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Change w:id="460" w:author="Mariano Fumante" w:date="2026-08-27T17:57:00Z" w16du:dateUtc="2026-08-27T15:57:00Z">
              <w:tcPr>
                <w:tcW w:w="2010" w:type="dxa"/>
                <w:gridSpan w:val="2"/>
                <w:tcBorders>
                  <w:top w:val="single" w:sz="4" w:space="0" w:color="auto"/>
                  <w:left w:val="single" w:sz="4" w:space="0" w:color="auto"/>
                  <w:bottom w:val="single" w:sz="4" w:space="0" w:color="auto"/>
                  <w:right w:val="single" w:sz="4" w:space="0" w:color="auto"/>
                </w:tcBorders>
                <w:shd w:val="clear" w:color="000000" w:fill="92D050"/>
                <w:noWrap/>
                <w:vAlign w:val="center"/>
                <w:hideMark/>
              </w:tcPr>
            </w:tcPrChange>
          </w:tcPr>
          <w:p w14:paraId="42B1B103"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531"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Change w:id="461" w:author="Mariano Fumante" w:date="2026-08-27T17:57:00Z" w16du:dateUtc="2026-08-27T15:57:00Z">
              <w:tcPr>
                <w:tcW w:w="1850"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tcPrChange>
          </w:tcPr>
          <w:p w14:paraId="35E090F0"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531"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Change w:id="462" w:author="Mariano Fumante" w:date="2026-08-27T17:57:00Z" w16du:dateUtc="2026-08-27T15:57:00Z">
              <w:tcPr>
                <w:tcW w:w="1783"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tcPrChange>
          </w:tcPr>
          <w:p w14:paraId="032520A8"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531" w:type="dxa"/>
            <w:tcBorders>
              <w:top w:val="single" w:sz="4" w:space="0" w:color="auto"/>
              <w:left w:val="single" w:sz="4" w:space="0" w:color="auto"/>
              <w:bottom w:val="single" w:sz="4" w:space="0" w:color="auto"/>
              <w:right w:val="single" w:sz="4" w:space="0" w:color="auto"/>
            </w:tcBorders>
            <w:shd w:val="clear" w:color="auto" w:fill="FFFF00"/>
            <w:noWrap/>
            <w:vAlign w:val="center"/>
            <w:hideMark/>
            <w:tcPrChange w:id="463" w:author="Mariano Fumante" w:date="2026-08-27T17:57:00Z" w16du:dateUtc="2026-08-27T15:57:00Z">
              <w:tcPr>
                <w:tcW w:w="1701" w:type="dxa"/>
                <w:gridSpan w:val="2"/>
                <w:tcBorders>
                  <w:top w:val="single" w:sz="4" w:space="0" w:color="auto"/>
                  <w:left w:val="single" w:sz="4" w:space="0" w:color="auto"/>
                  <w:bottom w:val="single" w:sz="4" w:space="0" w:color="auto"/>
                  <w:right w:val="single" w:sz="4" w:space="0" w:color="auto"/>
                </w:tcBorders>
                <w:shd w:val="clear" w:color="auto" w:fill="FFFF00"/>
                <w:noWrap/>
                <w:vAlign w:val="center"/>
                <w:hideMark/>
              </w:tcPr>
            </w:tcPrChange>
          </w:tcPr>
          <w:p w14:paraId="42627BDD" w14:textId="77777777" w:rsidR="002B7908" w:rsidRPr="00362C1C" w:rsidRDefault="002B7908">
            <w:pPr>
              <w:spacing w:before="0" w:after="0"/>
              <w:jc w:val="center"/>
              <w:rPr>
                <w:rFonts w:asciiTheme="majorHAnsi" w:hAnsiTheme="majorHAnsi" w:cs="Segoe UI"/>
                <w:color w:val="FFFFFF" w:themeColor="background1"/>
                <w:sz w:val="16"/>
                <w:szCs w:val="16"/>
              </w:rPr>
            </w:pPr>
            <w:r w:rsidRPr="00362C1C">
              <w:rPr>
                <w:rFonts w:asciiTheme="majorHAnsi" w:hAnsiTheme="majorHAnsi" w:cs="Segoe UI"/>
                <w:color w:val="000000"/>
                <w:sz w:val="16"/>
                <w:szCs w:val="16"/>
              </w:rPr>
              <w:t>Medio</w:t>
            </w:r>
          </w:p>
        </w:tc>
        <w:tc>
          <w:tcPr>
            <w:tcW w:w="1531" w:type="dxa"/>
            <w:gridSpan w:val="2"/>
            <w:tcBorders>
              <w:top w:val="single" w:sz="4" w:space="0" w:color="auto"/>
              <w:left w:val="single" w:sz="4" w:space="0" w:color="auto"/>
              <w:bottom w:val="single" w:sz="4" w:space="0" w:color="auto"/>
              <w:right w:val="single" w:sz="4" w:space="0" w:color="auto"/>
            </w:tcBorders>
            <w:shd w:val="clear" w:color="auto" w:fill="FF0000"/>
            <w:tcPrChange w:id="464" w:author="Mariano Fumante" w:date="2026-08-27T17:57:00Z" w16du:dateUtc="2026-08-27T15:57:00Z">
              <w:tcPr>
                <w:tcW w:w="1701" w:type="dxa"/>
                <w:gridSpan w:val="4"/>
                <w:tcBorders>
                  <w:top w:val="single" w:sz="4" w:space="0" w:color="auto"/>
                  <w:left w:val="single" w:sz="4" w:space="0" w:color="auto"/>
                  <w:bottom w:val="single" w:sz="4" w:space="0" w:color="auto"/>
                  <w:right w:val="single" w:sz="4" w:space="0" w:color="auto"/>
                </w:tcBorders>
                <w:shd w:val="clear" w:color="auto" w:fill="FF0000"/>
              </w:tcPr>
            </w:tcPrChange>
          </w:tcPr>
          <w:p w14:paraId="573694EB" w14:textId="77777777" w:rsidR="002B7908" w:rsidRPr="00362C1C" w:rsidRDefault="002B7908">
            <w:pPr>
              <w:spacing w:before="0" w:after="0"/>
              <w:jc w:val="center"/>
              <w:rPr>
                <w:rFonts w:asciiTheme="majorHAnsi" w:hAnsiTheme="majorHAnsi" w:cs="Segoe UI"/>
                <w:color w:val="FFFFFF" w:themeColor="background1"/>
                <w:sz w:val="16"/>
                <w:szCs w:val="16"/>
              </w:rPr>
            </w:pPr>
            <w:r w:rsidRPr="004C1320">
              <w:rPr>
                <w:rFonts w:asciiTheme="majorHAnsi" w:hAnsiTheme="majorHAnsi" w:cs="Segoe UI"/>
                <w:color w:val="FFFFFF" w:themeColor="background1"/>
                <w:sz w:val="16"/>
                <w:szCs w:val="16"/>
              </w:rPr>
              <w:t>Alto</w:t>
            </w:r>
          </w:p>
        </w:tc>
      </w:tr>
      <w:tr w:rsidR="002B7908" w:rsidRPr="001A1FC9" w14:paraId="11C60C1E" w14:textId="77777777" w:rsidTr="002B7908">
        <w:trPr>
          <w:gridAfter w:val="1"/>
          <w:wAfter w:w="18" w:type="dxa"/>
          <w:trHeight w:val="283"/>
          <w:trPrChange w:id="465" w:author="Mariano Fumante" w:date="2026-08-27T17:57:00Z" w16du:dateUtc="2026-08-27T15:57:00Z">
            <w:trPr>
              <w:trHeight w:val="283"/>
            </w:trPr>
          </w:trPrChange>
        </w:trPr>
        <w:tc>
          <w:tcPr>
            <w:tcW w:w="794" w:type="dxa"/>
            <w:vMerge/>
            <w:tcBorders>
              <w:top w:val="single" w:sz="4" w:space="0" w:color="auto"/>
              <w:left w:val="nil"/>
              <w:right w:val="single" w:sz="4" w:space="0" w:color="auto"/>
            </w:tcBorders>
            <w:tcPrChange w:id="466" w:author="Mariano Fumante" w:date="2026-08-27T17:57:00Z" w16du:dateUtc="2026-08-27T15:57:00Z">
              <w:tcPr>
                <w:tcW w:w="794" w:type="dxa"/>
                <w:vMerge/>
                <w:tcBorders>
                  <w:top w:val="single" w:sz="4" w:space="0" w:color="auto"/>
                  <w:left w:val="nil"/>
                  <w:right w:val="single" w:sz="4" w:space="0" w:color="auto"/>
                </w:tcBorders>
              </w:tcPr>
            </w:tcPrChange>
          </w:tcPr>
          <w:p w14:paraId="509C59DD" w14:textId="77777777" w:rsidR="002B7908" w:rsidRPr="00362C1C" w:rsidRDefault="002B7908">
            <w:pPr>
              <w:spacing w:before="0" w:after="0"/>
              <w:rPr>
                <w:rFonts w:asciiTheme="majorHAnsi" w:hAnsiTheme="majorHAnsi" w:cs="Segoe UI"/>
                <w:color w:val="000000"/>
                <w:sz w:val="16"/>
                <w:szCs w:val="16"/>
              </w:rPr>
            </w:pPr>
          </w:p>
        </w:tc>
        <w:tc>
          <w:tcPr>
            <w:tcW w:w="1631" w:type="dxa"/>
            <w:tcBorders>
              <w:top w:val="nil"/>
              <w:left w:val="nil"/>
              <w:bottom w:val="single" w:sz="4" w:space="0" w:color="auto"/>
              <w:right w:val="single" w:sz="4" w:space="0" w:color="auto"/>
            </w:tcBorders>
            <w:noWrap/>
            <w:vAlign w:val="center"/>
            <w:hideMark/>
            <w:tcPrChange w:id="467" w:author="Mariano Fumante" w:date="2026-08-27T17:57:00Z" w16du:dateUtc="2026-08-27T15:57:00Z">
              <w:tcPr>
                <w:tcW w:w="1631" w:type="dxa"/>
                <w:tcBorders>
                  <w:top w:val="nil"/>
                  <w:left w:val="nil"/>
                  <w:bottom w:val="single" w:sz="4" w:space="0" w:color="auto"/>
                  <w:right w:val="single" w:sz="4" w:space="0" w:color="auto"/>
                </w:tcBorders>
                <w:noWrap/>
                <w:vAlign w:val="center"/>
                <w:hideMark/>
              </w:tcPr>
            </w:tcPrChange>
          </w:tcPr>
          <w:p w14:paraId="19305A64" w14:textId="77777777" w:rsidR="002B7908" w:rsidRPr="00362C1C" w:rsidRDefault="002B7908">
            <w:pPr>
              <w:spacing w:before="0" w:after="0"/>
              <w:rPr>
                <w:rFonts w:asciiTheme="majorHAnsi" w:hAnsiTheme="majorHAnsi" w:cs="Segoe UI"/>
                <w:color w:val="000000"/>
                <w:sz w:val="16"/>
                <w:szCs w:val="16"/>
              </w:rPr>
            </w:pPr>
            <w:r>
              <w:rPr>
                <w:rFonts w:asciiTheme="majorHAnsi" w:hAnsiTheme="majorHAnsi" w:cstheme="majorHAnsi"/>
                <w:color w:val="000000"/>
                <w:sz w:val="16"/>
                <w:szCs w:val="16"/>
              </w:rPr>
              <w:t>Raro</w:t>
            </w:r>
          </w:p>
        </w:tc>
        <w:tc>
          <w:tcPr>
            <w:tcW w:w="1531" w:type="dxa"/>
            <w:tcBorders>
              <w:top w:val="single" w:sz="4" w:space="0" w:color="auto"/>
              <w:left w:val="nil"/>
              <w:bottom w:val="single" w:sz="4" w:space="0" w:color="auto"/>
              <w:right w:val="single" w:sz="4" w:space="0" w:color="auto"/>
            </w:tcBorders>
            <w:shd w:val="clear" w:color="000000" w:fill="92D050"/>
            <w:noWrap/>
            <w:vAlign w:val="center"/>
            <w:hideMark/>
            <w:tcPrChange w:id="468" w:author="Mariano Fumante" w:date="2026-08-27T17:57:00Z" w16du:dateUtc="2026-08-27T15:57:00Z">
              <w:tcPr>
                <w:tcW w:w="2010" w:type="dxa"/>
                <w:gridSpan w:val="2"/>
                <w:tcBorders>
                  <w:top w:val="single" w:sz="4" w:space="0" w:color="auto"/>
                  <w:left w:val="nil"/>
                  <w:bottom w:val="single" w:sz="4" w:space="0" w:color="auto"/>
                  <w:right w:val="single" w:sz="4" w:space="0" w:color="auto"/>
                </w:tcBorders>
                <w:shd w:val="clear" w:color="000000" w:fill="92D050"/>
                <w:noWrap/>
                <w:vAlign w:val="center"/>
                <w:hideMark/>
              </w:tcPr>
            </w:tcPrChange>
          </w:tcPr>
          <w:p w14:paraId="6F085F67"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531" w:type="dxa"/>
            <w:tcBorders>
              <w:top w:val="single" w:sz="4" w:space="0" w:color="auto"/>
              <w:left w:val="nil"/>
              <w:bottom w:val="single" w:sz="4" w:space="0" w:color="auto"/>
              <w:right w:val="single" w:sz="4" w:space="0" w:color="auto"/>
            </w:tcBorders>
            <w:shd w:val="clear" w:color="000000" w:fill="92D050"/>
            <w:noWrap/>
            <w:vAlign w:val="center"/>
            <w:hideMark/>
            <w:tcPrChange w:id="469" w:author="Mariano Fumante" w:date="2026-08-27T17:57:00Z" w16du:dateUtc="2026-08-27T15:57:00Z">
              <w:tcPr>
                <w:tcW w:w="1850" w:type="dxa"/>
                <w:gridSpan w:val="2"/>
                <w:tcBorders>
                  <w:top w:val="single" w:sz="4" w:space="0" w:color="auto"/>
                  <w:left w:val="nil"/>
                  <w:bottom w:val="single" w:sz="4" w:space="0" w:color="auto"/>
                  <w:right w:val="single" w:sz="4" w:space="0" w:color="auto"/>
                </w:tcBorders>
                <w:shd w:val="clear" w:color="000000" w:fill="92D050"/>
                <w:noWrap/>
                <w:vAlign w:val="center"/>
                <w:hideMark/>
              </w:tcPr>
            </w:tcPrChange>
          </w:tcPr>
          <w:p w14:paraId="2F40F1A6"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531"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Change w:id="470" w:author="Mariano Fumante" w:date="2026-08-27T17:57:00Z" w16du:dateUtc="2026-08-27T15:57:00Z">
              <w:tcPr>
                <w:tcW w:w="1783" w:type="dxa"/>
                <w:gridSpan w:val="2"/>
                <w:tcBorders>
                  <w:top w:val="single" w:sz="4" w:space="0" w:color="auto"/>
                  <w:left w:val="single" w:sz="4" w:space="0" w:color="auto"/>
                  <w:bottom w:val="single" w:sz="4" w:space="0" w:color="auto"/>
                  <w:right w:val="single" w:sz="4" w:space="0" w:color="auto"/>
                </w:tcBorders>
                <w:shd w:val="clear" w:color="000000" w:fill="92D050"/>
                <w:noWrap/>
                <w:vAlign w:val="center"/>
                <w:hideMark/>
              </w:tcPr>
            </w:tcPrChange>
          </w:tcPr>
          <w:p w14:paraId="69833143"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Basso</w:t>
            </w:r>
          </w:p>
        </w:tc>
        <w:tc>
          <w:tcPr>
            <w:tcW w:w="1531" w:type="dxa"/>
            <w:tcBorders>
              <w:top w:val="single" w:sz="4" w:space="0" w:color="auto"/>
              <w:left w:val="nil"/>
              <w:bottom w:val="single" w:sz="4" w:space="0" w:color="auto"/>
              <w:right w:val="single" w:sz="4" w:space="0" w:color="auto"/>
            </w:tcBorders>
            <w:shd w:val="clear" w:color="000000" w:fill="FFFF00"/>
            <w:noWrap/>
            <w:vAlign w:val="center"/>
            <w:hideMark/>
            <w:tcPrChange w:id="471" w:author="Mariano Fumante" w:date="2026-08-27T17:57:00Z" w16du:dateUtc="2026-08-27T15:57:00Z">
              <w:tcPr>
                <w:tcW w:w="1701" w:type="dxa"/>
                <w:gridSpan w:val="2"/>
                <w:tcBorders>
                  <w:top w:val="single" w:sz="4" w:space="0" w:color="auto"/>
                  <w:left w:val="nil"/>
                  <w:bottom w:val="single" w:sz="4" w:space="0" w:color="auto"/>
                  <w:right w:val="single" w:sz="4" w:space="0" w:color="auto"/>
                </w:tcBorders>
                <w:shd w:val="clear" w:color="000000" w:fill="FFFF00"/>
                <w:noWrap/>
                <w:vAlign w:val="center"/>
                <w:hideMark/>
              </w:tcPr>
            </w:tcPrChange>
          </w:tcPr>
          <w:p w14:paraId="6905CDE0"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c>
          <w:tcPr>
            <w:tcW w:w="1531" w:type="dxa"/>
            <w:gridSpan w:val="2"/>
            <w:tcBorders>
              <w:top w:val="single" w:sz="4" w:space="0" w:color="auto"/>
              <w:bottom w:val="single" w:sz="4" w:space="0" w:color="auto"/>
              <w:right w:val="single" w:sz="4" w:space="0" w:color="auto"/>
            </w:tcBorders>
            <w:shd w:val="clear" w:color="auto" w:fill="FFFF00"/>
            <w:tcPrChange w:id="472" w:author="Mariano Fumante" w:date="2026-08-27T17:57:00Z" w16du:dateUtc="2026-08-27T15:57:00Z">
              <w:tcPr>
                <w:tcW w:w="1701" w:type="dxa"/>
                <w:gridSpan w:val="4"/>
                <w:tcBorders>
                  <w:top w:val="single" w:sz="4" w:space="0" w:color="auto"/>
                  <w:bottom w:val="single" w:sz="4" w:space="0" w:color="auto"/>
                  <w:right w:val="single" w:sz="4" w:space="0" w:color="auto"/>
                </w:tcBorders>
                <w:shd w:val="clear" w:color="auto" w:fill="FFFF00"/>
              </w:tcPr>
            </w:tcPrChange>
          </w:tcPr>
          <w:p w14:paraId="1EB7F1DA" w14:textId="77777777" w:rsidR="002B7908" w:rsidRPr="00362C1C" w:rsidRDefault="002B7908">
            <w:pPr>
              <w:spacing w:before="0" w:after="0"/>
              <w:jc w:val="center"/>
              <w:rPr>
                <w:rFonts w:asciiTheme="majorHAnsi" w:hAnsiTheme="majorHAnsi" w:cs="Segoe UI"/>
                <w:color w:val="000000"/>
                <w:sz w:val="16"/>
                <w:szCs w:val="16"/>
              </w:rPr>
            </w:pPr>
            <w:r w:rsidRPr="00362C1C">
              <w:rPr>
                <w:rFonts w:asciiTheme="majorHAnsi" w:hAnsiTheme="majorHAnsi" w:cs="Segoe UI"/>
                <w:color w:val="000000"/>
                <w:sz w:val="16"/>
                <w:szCs w:val="16"/>
              </w:rPr>
              <w:t>Medio</w:t>
            </w:r>
          </w:p>
        </w:tc>
      </w:tr>
      <w:tr w:rsidR="002B7908" w:rsidRPr="001A1FC9" w14:paraId="23164FF2" w14:textId="77777777" w:rsidTr="002B7908">
        <w:trPr>
          <w:gridAfter w:val="1"/>
          <w:wAfter w:w="18" w:type="dxa"/>
          <w:trHeight w:val="20"/>
          <w:trPrChange w:id="473" w:author="Mariano Fumante" w:date="2026-08-27T17:57:00Z" w16du:dateUtc="2026-08-27T15:57:00Z">
            <w:trPr>
              <w:trHeight w:val="20"/>
            </w:trPr>
          </w:trPrChange>
        </w:trPr>
        <w:tc>
          <w:tcPr>
            <w:tcW w:w="794" w:type="dxa"/>
            <w:tcBorders>
              <w:left w:val="nil"/>
              <w:right w:val="nil"/>
            </w:tcBorders>
            <w:tcPrChange w:id="474" w:author="Mariano Fumante" w:date="2026-08-27T17:57:00Z" w16du:dateUtc="2026-08-27T15:57:00Z">
              <w:tcPr>
                <w:tcW w:w="794" w:type="dxa"/>
                <w:tcBorders>
                  <w:left w:val="nil"/>
                  <w:right w:val="nil"/>
                </w:tcBorders>
              </w:tcPr>
            </w:tcPrChange>
          </w:tcPr>
          <w:p w14:paraId="75CB9F28" w14:textId="77777777" w:rsidR="002B7908" w:rsidRPr="00362C1C" w:rsidRDefault="002B7908">
            <w:pPr>
              <w:spacing w:before="0" w:after="0"/>
              <w:jc w:val="right"/>
              <w:rPr>
                <w:rFonts w:asciiTheme="majorHAnsi" w:hAnsiTheme="majorHAnsi" w:cs="Segoe UI"/>
                <w:b/>
                <w:bCs/>
                <w:color w:val="000000"/>
                <w:sz w:val="16"/>
                <w:szCs w:val="16"/>
              </w:rPr>
            </w:pPr>
          </w:p>
        </w:tc>
        <w:tc>
          <w:tcPr>
            <w:tcW w:w="1631" w:type="dxa"/>
            <w:tcBorders>
              <w:top w:val="nil"/>
              <w:left w:val="nil"/>
              <w:bottom w:val="nil"/>
              <w:right w:val="nil"/>
            </w:tcBorders>
            <w:noWrap/>
            <w:vAlign w:val="bottom"/>
            <w:tcPrChange w:id="475" w:author="Mariano Fumante" w:date="2026-08-27T17:57:00Z" w16du:dateUtc="2026-08-27T15:57:00Z">
              <w:tcPr>
                <w:tcW w:w="1631" w:type="dxa"/>
                <w:tcBorders>
                  <w:top w:val="nil"/>
                  <w:left w:val="nil"/>
                  <w:bottom w:val="nil"/>
                  <w:right w:val="nil"/>
                </w:tcBorders>
                <w:noWrap/>
                <w:vAlign w:val="bottom"/>
              </w:tcPr>
            </w:tcPrChange>
          </w:tcPr>
          <w:p w14:paraId="1FA5AD95" w14:textId="77777777" w:rsidR="002B7908" w:rsidRPr="00362C1C" w:rsidRDefault="002B7908">
            <w:pPr>
              <w:spacing w:before="0" w:after="0"/>
              <w:jc w:val="right"/>
              <w:rPr>
                <w:rFonts w:asciiTheme="majorHAnsi" w:hAnsiTheme="majorHAnsi" w:cs="Segoe UI"/>
                <w:b/>
                <w:bCs/>
                <w:color w:val="000000"/>
                <w:sz w:val="16"/>
                <w:szCs w:val="16"/>
              </w:rPr>
            </w:pPr>
          </w:p>
        </w:tc>
        <w:tc>
          <w:tcPr>
            <w:tcW w:w="1531" w:type="dxa"/>
            <w:tcBorders>
              <w:top w:val="single" w:sz="4" w:space="0" w:color="auto"/>
              <w:left w:val="single" w:sz="4" w:space="0" w:color="auto"/>
              <w:bottom w:val="single" w:sz="4" w:space="0" w:color="auto"/>
              <w:right w:val="single" w:sz="4" w:space="0" w:color="auto"/>
            </w:tcBorders>
            <w:noWrap/>
            <w:hideMark/>
            <w:tcPrChange w:id="476" w:author="Mariano Fumante" w:date="2026-08-27T17:57:00Z" w16du:dateUtc="2026-08-27T15:57:00Z">
              <w:tcPr>
                <w:tcW w:w="2010" w:type="dxa"/>
                <w:gridSpan w:val="2"/>
                <w:tcBorders>
                  <w:top w:val="single" w:sz="4" w:space="0" w:color="auto"/>
                  <w:left w:val="single" w:sz="4" w:space="0" w:color="auto"/>
                  <w:bottom w:val="single" w:sz="4" w:space="0" w:color="auto"/>
                  <w:right w:val="single" w:sz="4" w:space="0" w:color="auto"/>
                </w:tcBorders>
                <w:noWrap/>
                <w:hideMark/>
              </w:tcPr>
            </w:tcPrChange>
          </w:tcPr>
          <w:p w14:paraId="3200DDE9" w14:textId="77777777" w:rsidR="002B7908" w:rsidRPr="00362C1C" w:rsidRDefault="002B7908">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Trascurabile</w:t>
            </w:r>
          </w:p>
        </w:tc>
        <w:tc>
          <w:tcPr>
            <w:tcW w:w="1531" w:type="dxa"/>
            <w:tcBorders>
              <w:top w:val="single" w:sz="4" w:space="0" w:color="auto"/>
              <w:left w:val="nil"/>
              <w:bottom w:val="single" w:sz="4" w:space="0" w:color="auto"/>
              <w:right w:val="single" w:sz="4" w:space="0" w:color="auto"/>
            </w:tcBorders>
            <w:noWrap/>
            <w:hideMark/>
            <w:tcPrChange w:id="477" w:author="Mariano Fumante" w:date="2026-08-27T17:57:00Z" w16du:dateUtc="2026-08-27T15:57:00Z">
              <w:tcPr>
                <w:tcW w:w="1850" w:type="dxa"/>
                <w:gridSpan w:val="2"/>
                <w:tcBorders>
                  <w:top w:val="single" w:sz="4" w:space="0" w:color="auto"/>
                  <w:left w:val="nil"/>
                  <w:bottom w:val="single" w:sz="4" w:space="0" w:color="auto"/>
                  <w:right w:val="single" w:sz="4" w:space="0" w:color="auto"/>
                </w:tcBorders>
                <w:noWrap/>
                <w:hideMark/>
              </w:tcPr>
            </w:tcPrChange>
          </w:tcPr>
          <w:p w14:paraId="664DF0A2" w14:textId="77777777" w:rsidR="002B7908" w:rsidRPr="00362C1C" w:rsidRDefault="002B7908">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Contenuto</w:t>
            </w:r>
          </w:p>
        </w:tc>
        <w:tc>
          <w:tcPr>
            <w:tcW w:w="1531" w:type="dxa"/>
            <w:tcBorders>
              <w:top w:val="single" w:sz="4" w:space="0" w:color="auto"/>
              <w:left w:val="single" w:sz="4" w:space="0" w:color="auto"/>
              <w:bottom w:val="single" w:sz="4" w:space="0" w:color="auto"/>
              <w:right w:val="single" w:sz="4" w:space="0" w:color="auto"/>
            </w:tcBorders>
            <w:noWrap/>
            <w:hideMark/>
            <w:tcPrChange w:id="478" w:author="Mariano Fumante" w:date="2026-08-27T17:57:00Z" w16du:dateUtc="2026-08-27T15:57:00Z">
              <w:tcPr>
                <w:tcW w:w="1783" w:type="dxa"/>
                <w:gridSpan w:val="2"/>
                <w:tcBorders>
                  <w:top w:val="single" w:sz="4" w:space="0" w:color="auto"/>
                  <w:left w:val="single" w:sz="4" w:space="0" w:color="auto"/>
                  <w:bottom w:val="single" w:sz="4" w:space="0" w:color="auto"/>
                  <w:right w:val="single" w:sz="4" w:space="0" w:color="auto"/>
                </w:tcBorders>
                <w:noWrap/>
                <w:hideMark/>
              </w:tcPr>
            </w:tcPrChange>
          </w:tcPr>
          <w:p w14:paraId="57157182" w14:textId="77777777" w:rsidR="002B7908" w:rsidRPr="00362C1C" w:rsidRDefault="002B7908">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Significativo</w:t>
            </w:r>
          </w:p>
        </w:tc>
        <w:tc>
          <w:tcPr>
            <w:tcW w:w="1531" w:type="dxa"/>
            <w:tcBorders>
              <w:top w:val="single" w:sz="4" w:space="0" w:color="auto"/>
              <w:left w:val="nil"/>
              <w:bottom w:val="single" w:sz="4" w:space="0" w:color="auto"/>
              <w:right w:val="single" w:sz="4" w:space="0" w:color="auto"/>
            </w:tcBorders>
            <w:noWrap/>
            <w:hideMark/>
            <w:tcPrChange w:id="479" w:author="Mariano Fumante" w:date="2026-08-27T17:57:00Z" w16du:dateUtc="2026-08-27T15:57:00Z">
              <w:tcPr>
                <w:tcW w:w="1701" w:type="dxa"/>
                <w:gridSpan w:val="2"/>
                <w:tcBorders>
                  <w:top w:val="single" w:sz="4" w:space="0" w:color="auto"/>
                  <w:left w:val="nil"/>
                  <w:bottom w:val="single" w:sz="4" w:space="0" w:color="auto"/>
                  <w:right w:val="single" w:sz="4" w:space="0" w:color="auto"/>
                </w:tcBorders>
                <w:noWrap/>
                <w:hideMark/>
              </w:tcPr>
            </w:tcPrChange>
          </w:tcPr>
          <w:p w14:paraId="6CB06F53" w14:textId="77777777" w:rsidR="002B7908" w:rsidRPr="00362C1C" w:rsidRDefault="002B7908">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Alto</w:t>
            </w:r>
          </w:p>
        </w:tc>
        <w:tc>
          <w:tcPr>
            <w:tcW w:w="1531" w:type="dxa"/>
            <w:gridSpan w:val="2"/>
            <w:tcBorders>
              <w:top w:val="single" w:sz="4" w:space="0" w:color="auto"/>
              <w:bottom w:val="single" w:sz="4" w:space="0" w:color="auto"/>
              <w:right w:val="single" w:sz="4" w:space="0" w:color="auto"/>
            </w:tcBorders>
            <w:tcPrChange w:id="480" w:author="Mariano Fumante" w:date="2026-08-27T17:57:00Z" w16du:dateUtc="2026-08-27T15:57:00Z">
              <w:tcPr>
                <w:tcW w:w="1701" w:type="dxa"/>
                <w:gridSpan w:val="4"/>
                <w:tcBorders>
                  <w:top w:val="single" w:sz="4" w:space="0" w:color="auto"/>
                  <w:bottom w:val="single" w:sz="4" w:space="0" w:color="auto"/>
                  <w:right w:val="single" w:sz="4" w:space="0" w:color="auto"/>
                </w:tcBorders>
              </w:tcPr>
            </w:tcPrChange>
          </w:tcPr>
          <w:p w14:paraId="47ABC0F5" w14:textId="77777777" w:rsidR="002B7908" w:rsidRPr="00362C1C" w:rsidRDefault="002B7908">
            <w:pPr>
              <w:spacing w:before="0" w:after="0"/>
              <w:jc w:val="center"/>
              <w:rPr>
                <w:rFonts w:asciiTheme="majorHAnsi" w:hAnsiTheme="majorHAnsi" w:cs="Segoe UI"/>
                <w:color w:val="000000"/>
                <w:sz w:val="16"/>
                <w:szCs w:val="16"/>
              </w:rPr>
            </w:pPr>
            <w:r>
              <w:rPr>
                <w:rFonts w:asciiTheme="majorHAnsi" w:hAnsiTheme="majorHAnsi" w:cs="Segoe UI"/>
                <w:color w:val="000000"/>
                <w:sz w:val="16"/>
                <w:szCs w:val="16"/>
              </w:rPr>
              <w:t>Estremo</w:t>
            </w:r>
          </w:p>
        </w:tc>
      </w:tr>
      <w:tr w:rsidR="002B7908" w:rsidRPr="001A1FC9" w14:paraId="22684A19" w14:textId="77777777" w:rsidTr="002B7908">
        <w:trPr>
          <w:trHeight w:val="20"/>
          <w:trPrChange w:id="481" w:author="Mariano Fumante" w:date="2026-08-27T17:57:00Z" w16du:dateUtc="2026-08-27T15:57:00Z">
            <w:trPr>
              <w:gridAfter w:val="0"/>
              <w:wAfter w:w="621" w:type="dxa"/>
              <w:trHeight w:val="20"/>
            </w:trPr>
          </w:trPrChange>
        </w:trPr>
        <w:tc>
          <w:tcPr>
            <w:tcW w:w="794" w:type="dxa"/>
            <w:tcBorders>
              <w:left w:val="nil"/>
              <w:bottom w:val="nil"/>
              <w:right w:val="nil"/>
            </w:tcBorders>
            <w:tcPrChange w:id="482" w:author="Mariano Fumante" w:date="2026-08-27T17:57:00Z" w16du:dateUtc="2026-08-27T15:57:00Z">
              <w:tcPr>
                <w:tcW w:w="794" w:type="dxa"/>
                <w:tcBorders>
                  <w:left w:val="nil"/>
                  <w:bottom w:val="nil"/>
                  <w:right w:val="nil"/>
                </w:tcBorders>
              </w:tcPr>
            </w:tcPrChange>
          </w:tcPr>
          <w:p w14:paraId="2A05C1B2" w14:textId="77777777" w:rsidR="002B7908" w:rsidRPr="00362C1C" w:rsidRDefault="002B7908">
            <w:pPr>
              <w:spacing w:before="0" w:after="0"/>
              <w:jc w:val="right"/>
              <w:rPr>
                <w:rFonts w:asciiTheme="majorHAnsi" w:hAnsiTheme="majorHAnsi" w:cs="Segoe UI"/>
                <w:b/>
                <w:bCs/>
                <w:color w:val="000000"/>
                <w:sz w:val="16"/>
                <w:szCs w:val="16"/>
              </w:rPr>
            </w:pPr>
          </w:p>
        </w:tc>
        <w:tc>
          <w:tcPr>
            <w:tcW w:w="1631" w:type="dxa"/>
            <w:tcBorders>
              <w:top w:val="nil"/>
              <w:left w:val="nil"/>
              <w:bottom w:val="nil"/>
            </w:tcBorders>
            <w:noWrap/>
            <w:vAlign w:val="bottom"/>
            <w:tcPrChange w:id="483" w:author="Mariano Fumante" w:date="2026-08-27T17:57:00Z" w16du:dateUtc="2026-08-27T15:57:00Z">
              <w:tcPr>
                <w:tcW w:w="1631" w:type="dxa"/>
                <w:tcBorders>
                  <w:top w:val="nil"/>
                  <w:left w:val="nil"/>
                  <w:bottom w:val="nil"/>
                </w:tcBorders>
                <w:noWrap/>
                <w:vAlign w:val="bottom"/>
              </w:tcPr>
            </w:tcPrChange>
          </w:tcPr>
          <w:p w14:paraId="39E487C8" w14:textId="77777777" w:rsidR="002B7908" w:rsidRPr="00362C1C" w:rsidRDefault="002B7908">
            <w:pPr>
              <w:spacing w:before="0" w:after="0"/>
              <w:jc w:val="right"/>
              <w:rPr>
                <w:rFonts w:asciiTheme="majorHAnsi" w:hAnsiTheme="majorHAnsi" w:cs="Segoe UI"/>
                <w:b/>
                <w:bCs/>
                <w:color w:val="000000"/>
                <w:sz w:val="16"/>
                <w:szCs w:val="16"/>
              </w:rPr>
            </w:pPr>
          </w:p>
        </w:tc>
        <w:tc>
          <w:tcPr>
            <w:tcW w:w="6917" w:type="dxa"/>
            <w:gridSpan w:val="5"/>
            <w:tcBorders>
              <w:top w:val="single" w:sz="4" w:space="0" w:color="auto"/>
            </w:tcBorders>
            <w:noWrap/>
            <w:tcPrChange w:id="484" w:author="Mariano Fumante" w:date="2026-08-27T17:57:00Z" w16du:dateUtc="2026-08-27T15:57:00Z">
              <w:tcPr>
                <w:tcW w:w="7667" w:type="dxa"/>
                <w:gridSpan w:val="10"/>
                <w:tcBorders>
                  <w:top w:val="single" w:sz="4" w:space="0" w:color="auto"/>
                </w:tcBorders>
                <w:noWrap/>
              </w:tcPr>
            </w:tcPrChange>
          </w:tcPr>
          <w:p w14:paraId="0F39CD64" w14:textId="77777777" w:rsidR="002B7908" w:rsidRPr="00362C1C" w:rsidRDefault="002B7908">
            <w:pPr>
              <w:spacing w:before="0" w:after="0"/>
              <w:jc w:val="center"/>
              <w:rPr>
                <w:rFonts w:asciiTheme="majorHAnsi" w:hAnsiTheme="majorHAnsi" w:cs="Segoe UI"/>
                <w:b/>
                <w:bCs/>
                <w:color w:val="000000"/>
                <w:sz w:val="16"/>
                <w:szCs w:val="16"/>
              </w:rPr>
            </w:pPr>
            <w:r w:rsidRPr="00362C1C">
              <w:rPr>
                <w:rFonts w:asciiTheme="majorHAnsi" w:hAnsiTheme="majorHAnsi" w:cs="Segoe UI"/>
                <w:b/>
                <w:bCs/>
                <w:color w:val="000000"/>
                <w:sz w:val="16"/>
                <w:szCs w:val="16"/>
              </w:rPr>
              <w:t xml:space="preserve">Livello di </w:t>
            </w:r>
            <w:r>
              <w:rPr>
                <w:rFonts w:asciiTheme="majorHAnsi" w:hAnsiTheme="majorHAnsi" w:cs="Segoe UI"/>
                <w:b/>
                <w:bCs/>
                <w:color w:val="000000"/>
                <w:sz w:val="16"/>
                <w:szCs w:val="16"/>
              </w:rPr>
              <w:t>impatto</w:t>
            </w:r>
          </w:p>
        </w:tc>
        <w:tc>
          <w:tcPr>
            <w:tcW w:w="756" w:type="dxa"/>
            <w:gridSpan w:val="2"/>
            <w:tcBorders>
              <w:top w:val="single" w:sz="4" w:space="0" w:color="auto"/>
            </w:tcBorders>
            <w:tcPrChange w:id="485" w:author="Mariano Fumante" w:date="2026-08-27T17:57:00Z" w16du:dateUtc="2026-08-27T15:57:00Z">
              <w:tcPr>
                <w:tcW w:w="757" w:type="dxa"/>
                <w:tcBorders>
                  <w:top w:val="single" w:sz="4" w:space="0" w:color="auto"/>
                </w:tcBorders>
              </w:tcPr>
            </w:tcPrChange>
          </w:tcPr>
          <w:p w14:paraId="37891E9D" w14:textId="77777777" w:rsidR="002B7908" w:rsidRPr="00362C1C" w:rsidRDefault="002B7908">
            <w:pPr>
              <w:spacing w:before="0" w:after="0"/>
              <w:jc w:val="center"/>
              <w:rPr>
                <w:rFonts w:asciiTheme="majorHAnsi" w:hAnsiTheme="majorHAnsi" w:cs="Segoe UI"/>
                <w:b/>
                <w:bCs/>
                <w:color w:val="000000"/>
                <w:sz w:val="16"/>
                <w:szCs w:val="16"/>
              </w:rPr>
            </w:pPr>
          </w:p>
        </w:tc>
      </w:tr>
    </w:tbl>
    <w:p w14:paraId="37755F98" w14:textId="77777777" w:rsidR="002B7908" w:rsidRPr="00BD61F6" w:rsidRDefault="002B7908" w:rsidP="00BD61F6">
      <w:pPr>
        <w:rPr>
          <w:lang w:eastAsia="it-IT"/>
        </w:rPr>
      </w:pPr>
    </w:p>
    <w:p w14:paraId="61B94F0E" w14:textId="77777777" w:rsidR="00BD61F6" w:rsidRPr="00BD61F6" w:rsidRDefault="00BD61F6" w:rsidP="00BD61F6">
      <w:pPr>
        <w:rPr>
          <w:lang w:eastAsia="it-IT"/>
        </w:rPr>
      </w:pPr>
      <w:r w:rsidRPr="00BD61F6">
        <w:rPr>
          <w:lang w:eastAsia="it-IT"/>
        </w:rPr>
        <w:t>Le modalità operative di determinazione della probabilità, dell'impatto, del rischio inerente, del rischio residuo e della relativa classificazione sono definite nell'Istruzione Operativa "ISM08_IO01 - Metodologia di Cyber Risk Assessment e Risk Treatment".</w:t>
      </w:r>
    </w:p>
    <w:p w14:paraId="1D1AA7BA" w14:textId="428B41A2" w:rsidR="00BD61F6" w:rsidRPr="00BD61F6" w:rsidRDefault="00BD61F6" w:rsidP="00BD61F6">
      <w:pPr>
        <w:rPr>
          <w:lang w:eastAsia="it-IT"/>
        </w:rPr>
      </w:pPr>
      <w:r w:rsidRPr="00BD61F6">
        <w:rPr>
          <w:lang w:eastAsia="it-IT"/>
        </w:rPr>
        <w:t>I risultati della valutazione consentono di classificare il rischio nei seguenti livelli:</w:t>
      </w:r>
    </w:p>
    <w:p w14:paraId="22A143AB" w14:textId="77777777" w:rsidR="00BD61F6" w:rsidRPr="00BD61F6" w:rsidRDefault="00BD61F6">
      <w:pPr>
        <w:pStyle w:val="Elencopuntatoprimolivello"/>
        <w:rPr>
          <w:lang w:eastAsia="it-IT"/>
        </w:rPr>
        <w:pPrChange w:id="486" w:author="Mariano Fumante" w:date="2026-08-28T15:38:00Z" w16du:dateUtc="2026-08-28T13:38:00Z">
          <w:pPr>
            <w:numPr>
              <w:numId w:val="50"/>
            </w:numPr>
            <w:tabs>
              <w:tab w:val="num" w:pos="720"/>
            </w:tabs>
            <w:ind w:left="720" w:hanging="360"/>
          </w:pPr>
        </w:pPrChange>
      </w:pPr>
      <w:r w:rsidRPr="00BD61F6">
        <w:t>Basso</w:t>
      </w:r>
      <w:r w:rsidRPr="00BD61F6">
        <w:rPr>
          <w:lang w:eastAsia="it-IT"/>
        </w:rPr>
        <w:t>;</w:t>
      </w:r>
    </w:p>
    <w:p w14:paraId="1FADBA56" w14:textId="77777777" w:rsidR="00BD61F6" w:rsidRPr="00BD61F6" w:rsidRDefault="00BD61F6">
      <w:pPr>
        <w:pStyle w:val="Elencopuntatoprimolivello"/>
        <w:rPr>
          <w:lang w:eastAsia="it-IT"/>
        </w:rPr>
        <w:pPrChange w:id="487" w:author="Mariano Fumante" w:date="2026-08-28T15:38:00Z" w16du:dateUtc="2026-08-28T13:38:00Z">
          <w:pPr>
            <w:numPr>
              <w:numId w:val="50"/>
            </w:numPr>
            <w:tabs>
              <w:tab w:val="num" w:pos="720"/>
            </w:tabs>
            <w:ind w:left="720" w:hanging="360"/>
          </w:pPr>
        </w:pPrChange>
      </w:pPr>
      <w:r w:rsidRPr="00BD61F6">
        <w:t>Medio</w:t>
      </w:r>
      <w:r w:rsidRPr="00BD61F6">
        <w:rPr>
          <w:lang w:eastAsia="it-IT"/>
        </w:rPr>
        <w:t>;</w:t>
      </w:r>
    </w:p>
    <w:p w14:paraId="66D22618" w14:textId="77777777" w:rsidR="00BD61F6" w:rsidRPr="00BD61F6" w:rsidRDefault="00BD61F6">
      <w:pPr>
        <w:pStyle w:val="Elencopuntatoprimolivello"/>
        <w:rPr>
          <w:lang w:eastAsia="it-IT"/>
        </w:rPr>
        <w:pPrChange w:id="488" w:author="Mariano Fumante" w:date="2026-08-28T15:38:00Z" w16du:dateUtc="2026-08-28T13:38:00Z">
          <w:pPr>
            <w:numPr>
              <w:numId w:val="50"/>
            </w:numPr>
            <w:tabs>
              <w:tab w:val="num" w:pos="720"/>
            </w:tabs>
            <w:ind w:left="720" w:hanging="360"/>
          </w:pPr>
        </w:pPrChange>
      </w:pPr>
      <w:r w:rsidRPr="00BD61F6">
        <w:t>Alto (Top Risk)</w:t>
      </w:r>
      <w:r w:rsidRPr="00BD61F6">
        <w:rPr>
          <w:lang w:eastAsia="it-IT"/>
        </w:rPr>
        <w:t>.</w:t>
      </w:r>
    </w:p>
    <w:p w14:paraId="728EF6FE" w14:textId="77777777" w:rsidR="00BD61F6" w:rsidRPr="00BD61F6" w:rsidRDefault="00BD61F6" w:rsidP="00BD61F6">
      <w:pPr>
        <w:rPr>
          <w:lang w:eastAsia="it-IT"/>
        </w:rPr>
      </w:pPr>
      <w:r w:rsidRPr="00BD61F6">
        <w:rPr>
          <w:lang w:eastAsia="it-IT"/>
        </w:rPr>
        <w:t xml:space="preserve">I rischi classificati come </w:t>
      </w:r>
      <w:r w:rsidRPr="00BD61F6">
        <w:rPr>
          <w:b/>
          <w:bCs/>
          <w:lang w:eastAsia="it-IT"/>
        </w:rPr>
        <w:t>Alti (Top Risk)</w:t>
      </w:r>
      <w:r w:rsidRPr="00BD61F6">
        <w:rPr>
          <w:lang w:eastAsia="it-IT"/>
        </w:rPr>
        <w:t xml:space="preserve"> rappresentano i rischi che eccedono il livello di rischio normalmente accettato dal Gruppo e richiedono specifiche azioni di trattamento, monitoraggio rafforzato e il coinvolgimento dei livelli autorizzativi previsti dal presente Piano.</w:t>
      </w:r>
    </w:p>
    <w:p w14:paraId="71A65C7E" w14:textId="50207877" w:rsidR="00BD61F6" w:rsidRPr="00BD61F6" w:rsidRDefault="00BD61F6" w:rsidP="00BD61F6">
      <w:pPr>
        <w:rPr>
          <w:lang w:eastAsia="it-IT"/>
        </w:rPr>
      </w:pPr>
      <w:r w:rsidRPr="00BD61F6">
        <w:rPr>
          <w:lang w:eastAsia="it-IT"/>
        </w:rPr>
        <w:t xml:space="preserve">Al fine di garantire coerenza con il framework di Risk Management Integrato del Gruppo, i risultati delle attività di valutazione del rischio di sicurezza informatica contribuiscono alla determinazione del profilo di rischio complessivo dell'Organizzazione e sono condivisi secondo le modalità previste dai processi di Risk Management </w:t>
      </w:r>
      <w:r w:rsidR="0018320A">
        <w:rPr>
          <w:lang w:eastAsia="it-IT"/>
        </w:rPr>
        <w:t xml:space="preserve">Integrato </w:t>
      </w:r>
      <w:r w:rsidRPr="00BD61F6">
        <w:rPr>
          <w:lang w:eastAsia="it-IT"/>
        </w:rPr>
        <w:t>(RM</w:t>
      </w:r>
      <w:r w:rsidR="0018320A">
        <w:rPr>
          <w:lang w:eastAsia="it-IT"/>
        </w:rPr>
        <w:t>I</w:t>
      </w:r>
      <w:r w:rsidRPr="00BD61F6">
        <w:rPr>
          <w:lang w:eastAsia="it-IT"/>
        </w:rPr>
        <w:t>).</w:t>
      </w:r>
    </w:p>
    <w:p w14:paraId="3268D7DE" w14:textId="0BBC69AF" w:rsidR="00BD61F6" w:rsidRPr="00BD61F6" w:rsidRDefault="00BD61F6" w:rsidP="00BD61F6">
      <w:pPr>
        <w:rPr>
          <w:lang w:eastAsia="it-IT"/>
        </w:rPr>
      </w:pPr>
      <w:r w:rsidRPr="00BD61F6">
        <w:rPr>
          <w:lang w:eastAsia="it-IT"/>
        </w:rPr>
        <w:t>I risultati della valutazione sono sottoposti al Risk Owner competente, che ne valuta la coerenza con il contesto operativo e gli obiettivi di business di propria responsabilità.</w:t>
      </w:r>
    </w:p>
    <w:p w14:paraId="7B2E3896" w14:textId="7361BEF6" w:rsidR="00BD61F6" w:rsidRPr="00BD61F6" w:rsidRDefault="00BD61F6" w:rsidP="00BD61F6">
      <w:pPr>
        <w:rPr>
          <w:lang w:eastAsia="it-IT"/>
        </w:rPr>
      </w:pPr>
      <w:r w:rsidRPr="00BD61F6">
        <w:rPr>
          <w:lang w:eastAsia="it-IT"/>
        </w:rPr>
        <w:t>I rischi residui classificati entro le soglie autorizzative di competenza possono essere accettati secondo quanto previsto dal presente Piano.</w:t>
      </w:r>
    </w:p>
    <w:p w14:paraId="373DC3A3" w14:textId="77777777" w:rsidR="00BD61F6" w:rsidRPr="00BD61F6" w:rsidRDefault="00BD61F6" w:rsidP="00BD61F6">
      <w:pPr>
        <w:rPr>
          <w:lang w:eastAsia="it-IT"/>
        </w:rPr>
      </w:pPr>
      <w:r w:rsidRPr="00BD61F6">
        <w:rPr>
          <w:lang w:eastAsia="it-IT"/>
        </w:rPr>
        <w:t>I rischi residui che eccedono tali soglie sono sottoposti ai successivi livelli autorizzativi previsti, coinvolgendo l'Amministratore Delegato competente e, ove applicabile, il Consiglio di Amministrazione per le valutazioni e le deliberazioni di competenza.</w:t>
      </w:r>
    </w:p>
    <w:p w14:paraId="16B067D6" w14:textId="77777777" w:rsidR="00BD61F6" w:rsidRPr="00BD61F6" w:rsidRDefault="00BD61F6" w:rsidP="00BD61F6">
      <w:pPr>
        <w:rPr>
          <w:lang w:eastAsia="it-IT"/>
        </w:rPr>
      </w:pPr>
      <w:r w:rsidRPr="00BD61F6">
        <w:rPr>
          <w:lang w:eastAsia="it-IT"/>
        </w:rPr>
        <w:t>I risultati della valutazione costituiscono la base per la definizione dei Piani di Trattamento del Rischio e per le successive attività di monitoraggio e reporting.</w:t>
      </w:r>
    </w:p>
    <w:p w14:paraId="5876A6F6" w14:textId="391C187B" w:rsidR="00AE15E5" w:rsidRDefault="00AE15E5" w:rsidP="009D2E08">
      <w:pPr>
        <w:rPr>
          <w:lang w:eastAsia="it-IT"/>
        </w:rPr>
      </w:pPr>
    </w:p>
    <w:p w14:paraId="4BB3143C" w14:textId="03E7889E" w:rsidR="007B2C7B" w:rsidRDefault="007B2C7B" w:rsidP="007B2C7B">
      <w:pPr>
        <w:pStyle w:val="Titolo2"/>
        <w:rPr>
          <w:caps w:val="0"/>
        </w:rPr>
      </w:pPr>
      <w:bookmarkStart w:id="489" w:name="_Toc238824016"/>
      <w:r w:rsidRPr="007B2C7B">
        <w:rPr>
          <w:caps w:val="0"/>
        </w:rPr>
        <w:t>TRATTAMENTO DEL RISCHIO</w:t>
      </w:r>
      <w:bookmarkEnd w:id="489"/>
    </w:p>
    <w:p w14:paraId="266D2FCA" w14:textId="77777777" w:rsidR="00D6311C" w:rsidRPr="00D6311C" w:rsidRDefault="00D6311C" w:rsidP="00D6311C">
      <w:pPr>
        <w:rPr>
          <w:lang w:eastAsia="it-IT"/>
        </w:rPr>
      </w:pPr>
      <w:r w:rsidRPr="00D6311C">
        <w:rPr>
          <w:lang w:eastAsia="it-IT"/>
        </w:rPr>
        <w:t>Per i rischi che richiedono specifiche azioni di mitigazione sono predisposti appositi Piani di Trattamento del Rischio.</w:t>
      </w:r>
    </w:p>
    <w:p w14:paraId="45CF3059" w14:textId="77777777" w:rsidR="00D6311C" w:rsidRPr="00D6311C" w:rsidRDefault="00D6311C" w:rsidP="00D6311C">
      <w:pPr>
        <w:rPr>
          <w:lang w:eastAsia="it-IT"/>
        </w:rPr>
      </w:pPr>
      <w:r w:rsidRPr="00D6311C">
        <w:rPr>
          <w:lang w:eastAsia="it-IT"/>
        </w:rPr>
        <w:t>I Piani di Trattamento definiscono almeno:</w:t>
      </w:r>
    </w:p>
    <w:p w14:paraId="387EA99D" w14:textId="77777777" w:rsidR="00D6311C" w:rsidRPr="00D6311C" w:rsidRDefault="00D6311C">
      <w:pPr>
        <w:pStyle w:val="Elencopuntatoprimolivello"/>
        <w:rPr>
          <w:lang w:eastAsia="it-IT"/>
        </w:rPr>
        <w:pPrChange w:id="490" w:author="Mariano Fumante" w:date="2026-08-28T15:38:00Z" w16du:dateUtc="2026-08-28T13:38:00Z">
          <w:pPr>
            <w:numPr>
              <w:numId w:val="16"/>
            </w:numPr>
            <w:tabs>
              <w:tab w:val="num" w:pos="720"/>
            </w:tabs>
            <w:ind w:left="720" w:hanging="360"/>
          </w:pPr>
        </w:pPrChange>
      </w:pPr>
      <w:r w:rsidRPr="00D6311C">
        <w:rPr>
          <w:lang w:eastAsia="it-IT"/>
        </w:rPr>
        <w:t>il rischio da trattare;</w:t>
      </w:r>
    </w:p>
    <w:p w14:paraId="6E3DB95C" w14:textId="77777777" w:rsidR="00D6311C" w:rsidRPr="00D6311C" w:rsidRDefault="00D6311C">
      <w:pPr>
        <w:pStyle w:val="Elencopuntatoprimolivello"/>
        <w:rPr>
          <w:lang w:eastAsia="it-IT"/>
        </w:rPr>
        <w:pPrChange w:id="491" w:author="Mariano Fumante" w:date="2026-08-28T15:38:00Z" w16du:dateUtc="2026-08-28T13:38:00Z">
          <w:pPr>
            <w:numPr>
              <w:numId w:val="16"/>
            </w:numPr>
            <w:tabs>
              <w:tab w:val="num" w:pos="720"/>
            </w:tabs>
            <w:ind w:left="720" w:hanging="360"/>
          </w:pPr>
        </w:pPrChange>
      </w:pPr>
      <w:r w:rsidRPr="00D6311C">
        <w:rPr>
          <w:lang w:eastAsia="it-IT"/>
        </w:rPr>
        <w:t>le misure previste;</w:t>
      </w:r>
    </w:p>
    <w:p w14:paraId="50FCE9A5" w14:textId="77777777" w:rsidR="00D6311C" w:rsidRPr="00D6311C" w:rsidRDefault="00D6311C">
      <w:pPr>
        <w:pStyle w:val="Elencopuntatoprimolivello"/>
        <w:rPr>
          <w:lang w:eastAsia="it-IT"/>
        </w:rPr>
        <w:pPrChange w:id="492" w:author="Mariano Fumante" w:date="2026-08-28T15:38:00Z" w16du:dateUtc="2026-08-28T13:38:00Z">
          <w:pPr>
            <w:numPr>
              <w:numId w:val="16"/>
            </w:numPr>
            <w:tabs>
              <w:tab w:val="num" w:pos="720"/>
            </w:tabs>
            <w:ind w:left="720" w:hanging="360"/>
          </w:pPr>
        </w:pPrChange>
      </w:pPr>
      <w:r w:rsidRPr="00D6311C">
        <w:rPr>
          <w:lang w:eastAsia="it-IT"/>
        </w:rPr>
        <w:t>le responsabilità di attuazione;</w:t>
      </w:r>
    </w:p>
    <w:p w14:paraId="119C3616" w14:textId="77777777" w:rsidR="00D6311C" w:rsidRPr="00D6311C" w:rsidRDefault="00D6311C">
      <w:pPr>
        <w:pStyle w:val="Elencopuntatoprimolivello"/>
        <w:rPr>
          <w:lang w:eastAsia="it-IT"/>
        </w:rPr>
        <w:pPrChange w:id="493" w:author="Mariano Fumante" w:date="2026-08-28T15:38:00Z" w16du:dateUtc="2026-08-28T13:38:00Z">
          <w:pPr>
            <w:numPr>
              <w:numId w:val="16"/>
            </w:numPr>
            <w:tabs>
              <w:tab w:val="num" w:pos="720"/>
            </w:tabs>
            <w:ind w:left="720" w:hanging="360"/>
          </w:pPr>
        </w:pPrChange>
      </w:pPr>
      <w:r w:rsidRPr="00D6311C">
        <w:rPr>
          <w:lang w:eastAsia="it-IT"/>
        </w:rPr>
        <w:t>le priorità;</w:t>
      </w:r>
    </w:p>
    <w:p w14:paraId="30D3A6FC" w14:textId="77777777" w:rsidR="00D6311C" w:rsidRPr="00D6311C" w:rsidRDefault="00D6311C">
      <w:pPr>
        <w:pStyle w:val="Elencopuntatoprimolivello"/>
        <w:rPr>
          <w:lang w:eastAsia="it-IT"/>
        </w:rPr>
        <w:pPrChange w:id="494" w:author="Mariano Fumante" w:date="2026-08-28T15:38:00Z" w16du:dateUtc="2026-08-28T13:38:00Z">
          <w:pPr>
            <w:numPr>
              <w:numId w:val="16"/>
            </w:numPr>
            <w:tabs>
              <w:tab w:val="num" w:pos="720"/>
            </w:tabs>
            <w:ind w:left="720" w:hanging="360"/>
          </w:pPr>
        </w:pPrChange>
      </w:pPr>
      <w:r w:rsidRPr="00D6311C">
        <w:rPr>
          <w:lang w:eastAsia="it-IT"/>
        </w:rPr>
        <w:t>le tempistiche di realizzazione;</w:t>
      </w:r>
    </w:p>
    <w:p w14:paraId="42B9E5D7" w14:textId="77777777" w:rsidR="00D6311C" w:rsidRPr="00D6311C" w:rsidRDefault="00D6311C">
      <w:pPr>
        <w:pStyle w:val="Elencopuntatoprimolivello"/>
        <w:rPr>
          <w:lang w:eastAsia="it-IT"/>
        </w:rPr>
        <w:pPrChange w:id="495" w:author="Mariano Fumante" w:date="2026-08-28T15:38:00Z" w16du:dateUtc="2026-08-28T13:38:00Z">
          <w:pPr>
            <w:numPr>
              <w:numId w:val="16"/>
            </w:numPr>
            <w:tabs>
              <w:tab w:val="num" w:pos="720"/>
            </w:tabs>
            <w:ind w:left="720" w:hanging="360"/>
          </w:pPr>
        </w:pPrChange>
      </w:pPr>
      <w:r w:rsidRPr="00D6311C">
        <w:rPr>
          <w:lang w:eastAsia="it-IT"/>
        </w:rPr>
        <w:t>il rischio residuo atteso.</w:t>
      </w:r>
    </w:p>
    <w:p w14:paraId="70B35034" w14:textId="77777777" w:rsidR="00D6311C" w:rsidRPr="00D6311C" w:rsidRDefault="00D6311C" w:rsidP="00D6311C">
      <w:pPr>
        <w:rPr>
          <w:lang w:eastAsia="it-IT"/>
        </w:rPr>
      </w:pPr>
      <w:r w:rsidRPr="00D6311C">
        <w:rPr>
          <w:lang w:eastAsia="it-IT"/>
        </w:rPr>
        <w:t>Le strategie di trattamento possono prevedere:</w:t>
      </w:r>
    </w:p>
    <w:p w14:paraId="2A18D8B2" w14:textId="77777777" w:rsidR="00D6311C" w:rsidRPr="00D6311C" w:rsidRDefault="00D6311C">
      <w:pPr>
        <w:pStyle w:val="Elencopuntatoprimolivello"/>
        <w:rPr>
          <w:lang w:eastAsia="it-IT"/>
        </w:rPr>
        <w:pPrChange w:id="496" w:author="Mariano Fumante" w:date="2026-08-28T15:38:00Z" w16du:dateUtc="2026-08-28T13:38:00Z">
          <w:pPr>
            <w:numPr>
              <w:numId w:val="17"/>
            </w:numPr>
            <w:tabs>
              <w:tab w:val="num" w:pos="720"/>
            </w:tabs>
            <w:ind w:left="720" w:hanging="360"/>
          </w:pPr>
        </w:pPrChange>
      </w:pPr>
      <w:r w:rsidRPr="00D6311C">
        <w:rPr>
          <w:lang w:eastAsia="it-IT"/>
        </w:rPr>
        <w:t>mitigazione del rischio;</w:t>
      </w:r>
    </w:p>
    <w:p w14:paraId="163DFD9B" w14:textId="77777777" w:rsidR="00D6311C" w:rsidRPr="00D6311C" w:rsidRDefault="00D6311C">
      <w:pPr>
        <w:pStyle w:val="Elencopuntatoprimolivello"/>
        <w:rPr>
          <w:lang w:eastAsia="it-IT"/>
        </w:rPr>
        <w:pPrChange w:id="497" w:author="Mariano Fumante" w:date="2026-08-28T15:38:00Z" w16du:dateUtc="2026-08-28T13:38:00Z">
          <w:pPr>
            <w:numPr>
              <w:numId w:val="17"/>
            </w:numPr>
            <w:tabs>
              <w:tab w:val="num" w:pos="720"/>
            </w:tabs>
            <w:ind w:left="720" w:hanging="360"/>
          </w:pPr>
        </w:pPrChange>
      </w:pPr>
      <w:r w:rsidRPr="00D6311C">
        <w:rPr>
          <w:lang w:eastAsia="it-IT"/>
        </w:rPr>
        <w:t>trasferimento del rischio;</w:t>
      </w:r>
    </w:p>
    <w:p w14:paraId="6336EE16" w14:textId="77777777" w:rsidR="00D6311C" w:rsidRPr="00D6311C" w:rsidRDefault="00D6311C">
      <w:pPr>
        <w:pStyle w:val="Elencopuntatoprimolivello"/>
        <w:rPr>
          <w:lang w:eastAsia="it-IT"/>
        </w:rPr>
        <w:pPrChange w:id="498" w:author="Mariano Fumante" w:date="2026-08-28T15:38:00Z" w16du:dateUtc="2026-08-28T13:38:00Z">
          <w:pPr>
            <w:numPr>
              <w:numId w:val="17"/>
            </w:numPr>
            <w:tabs>
              <w:tab w:val="num" w:pos="720"/>
            </w:tabs>
            <w:ind w:left="720" w:hanging="360"/>
          </w:pPr>
        </w:pPrChange>
      </w:pPr>
      <w:r w:rsidRPr="00D6311C">
        <w:rPr>
          <w:lang w:eastAsia="it-IT"/>
        </w:rPr>
        <w:t>evitamento del rischio;</w:t>
      </w:r>
    </w:p>
    <w:p w14:paraId="4D58A678" w14:textId="77777777" w:rsidR="00D6311C" w:rsidRPr="00D6311C" w:rsidRDefault="00D6311C">
      <w:pPr>
        <w:pStyle w:val="Elencopuntatoprimolivello"/>
        <w:rPr>
          <w:lang w:eastAsia="it-IT"/>
        </w:rPr>
        <w:pPrChange w:id="499" w:author="Mariano Fumante" w:date="2026-08-28T15:38:00Z" w16du:dateUtc="2026-08-28T13:38:00Z">
          <w:pPr>
            <w:numPr>
              <w:numId w:val="17"/>
            </w:numPr>
            <w:tabs>
              <w:tab w:val="num" w:pos="720"/>
            </w:tabs>
            <w:ind w:left="720" w:hanging="360"/>
          </w:pPr>
        </w:pPrChange>
      </w:pPr>
      <w:r w:rsidRPr="00D6311C">
        <w:rPr>
          <w:lang w:eastAsia="it-IT"/>
        </w:rPr>
        <w:t>accettazione del rischio.</w:t>
      </w:r>
    </w:p>
    <w:p w14:paraId="5CF739AF" w14:textId="77777777" w:rsidR="00D6311C" w:rsidRPr="00D6311C" w:rsidRDefault="00D6311C" w:rsidP="00D6311C">
      <w:pPr>
        <w:rPr>
          <w:lang w:eastAsia="it-IT"/>
        </w:rPr>
      </w:pPr>
      <w:r w:rsidRPr="00D6311C">
        <w:rPr>
          <w:lang w:eastAsia="it-IT"/>
        </w:rPr>
        <w:t>I Piani di Trattamento sono predisposti dal Risk Owner con il supporto dell'Information Security Manager competente, degli Asset Owner e dei Service Manager coinvolti.</w:t>
      </w:r>
    </w:p>
    <w:p w14:paraId="136CE497" w14:textId="77777777" w:rsidR="00D6311C" w:rsidRPr="00D6311C" w:rsidRDefault="00D6311C" w:rsidP="00D6311C">
      <w:pPr>
        <w:rPr>
          <w:lang w:eastAsia="it-IT"/>
        </w:rPr>
      </w:pPr>
      <w:r w:rsidRPr="00D6311C">
        <w:rPr>
          <w:lang w:eastAsia="it-IT"/>
        </w:rPr>
        <w:t>L'Information Security Manager monitora l'avanzamento delle azioni previste dal Piano di Trattamento e ne verifica periodicamente lo stato di attuazione, supportando il Risk Owner nella gestione delle eventuali criticità.</w:t>
      </w:r>
    </w:p>
    <w:p w14:paraId="538A2B8D" w14:textId="77777777" w:rsidR="00D6311C" w:rsidRPr="00D6311C" w:rsidRDefault="00D6311C" w:rsidP="00D6311C">
      <w:pPr>
        <w:rPr>
          <w:lang w:eastAsia="it-IT"/>
        </w:rPr>
      </w:pPr>
      <w:r w:rsidRPr="00D6311C">
        <w:rPr>
          <w:lang w:eastAsia="it-IT"/>
        </w:rPr>
        <w:t>Gli Asset Owner e i Service Manager assicurano l'implementazione delle misure tecniche, organizzative e procedurali di rispettiva competenza.</w:t>
      </w:r>
    </w:p>
    <w:p w14:paraId="76B5B0FD" w14:textId="77777777" w:rsidR="00D6311C" w:rsidRPr="00D6311C" w:rsidRDefault="00D6311C" w:rsidP="00D6311C">
      <w:pPr>
        <w:rPr>
          <w:lang w:eastAsia="it-IT"/>
        </w:rPr>
      </w:pPr>
      <w:r w:rsidRPr="00D6311C">
        <w:rPr>
          <w:lang w:eastAsia="it-IT"/>
        </w:rPr>
        <w:t>I Piani di Trattamento sono approvati secondo le soglie autorizzative previste dal presente Piano. In particolare:</w:t>
      </w:r>
    </w:p>
    <w:p w14:paraId="3353C1E9" w14:textId="77777777" w:rsidR="00D6311C" w:rsidRPr="00D6311C" w:rsidRDefault="00D6311C">
      <w:pPr>
        <w:pStyle w:val="Elencopuntatoprimolivello"/>
        <w:rPr>
          <w:lang w:eastAsia="it-IT"/>
        </w:rPr>
        <w:pPrChange w:id="500" w:author="Mariano Fumante" w:date="2026-08-28T15:38:00Z" w16du:dateUtc="2026-08-28T13:38:00Z">
          <w:pPr>
            <w:numPr>
              <w:numId w:val="18"/>
            </w:numPr>
            <w:tabs>
              <w:tab w:val="num" w:pos="720"/>
            </w:tabs>
            <w:ind w:left="720" w:hanging="360"/>
          </w:pPr>
        </w:pPrChange>
      </w:pPr>
      <w:r w:rsidRPr="00D6311C">
        <w:rPr>
          <w:lang w:eastAsia="it-IT"/>
        </w:rPr>
        <w:t>il Risk Owner approva i Piani di Trattamento relativi ai rischi rientranti nel proprio ambito di competenza;</w:t>
      </w:r>
    </w:p>
    <w:p w14:paraId="2F42E5FB" w14:textId="423F4283" w:rsidR="00D6311C" w:rsidRPr="00D6311C" w:rsidRDefault="00D6311C">
      <w:pPr>
        <w:pStyle w:val="Elencopuntatoprimolivello"/>
        <w:rPr>
          <w:lang w:eastAsia="it-IT"/>
        </w:rPr>
        <w:pPrChange w:id="501" w:author="Mariano Fumante" w:date="2026-08-28T15:38:00Z" w16du:dateUtc="2026-08-28T13:38:00Z">
          <w:pPr>
            <w:numPr>
              <w:numId w:val="18"/>
            </w:numPr>
            <w:tabs>
              <w:tab w:val="num" w:pos="720"/>
            </w:tabs>
            <w:ind w:left="720" w:hanging="360"/>
          </w:pPr>
        </w:pPrChange>
      </w:pPr>
      <w:r w:rsidRPr="00D6311C">
        <w:rPr>
          <w:lang w:eastAsia="it-IT"/>
        </w:rPr>
        <w:t xml:space="preserve">l'Amministratore Delegato competente valuta e valida i Piani di Trattamento relativi ai </w:t>
      </w:r>
      <w:r w:rsidR="00C0696D">
        <w:rPr>
          <w:lang w:eastAsia="it-IT"/>
        </w:rPr>
        <w:t>Top Risk</w:t>
      </w:r>
      <w:r w:rsidRPr="00D6311C">
        <w:rPr>
          <w:lang w:eastAsia="it-IT"/>
        </w:rPr>
        <w:t>;</w:t>
      </w:r>
    </w:p>
    <w:p w14:paraId="347D9BF6" w14:textId="67DE9B84" w:rsidR="00D6311C" w:rsidRPr="00D6311C" w:rsidRDefault="00D6311C">
      <w:pPr>
        <w:pStyle w:val="Elencopuntatoprimolivello"/>
        <w:rPr>
          <w:lang w:eastAsia="it-IT"/>
        </w:rPr>
        <w:pPrChange w:id="502" w:author="Mariano Fumante" w:date="2026-08-28T15:38:00Z" w16du:dateUtc="2026-08-28T13:38:00Z">
          <w:pPr>
            <w:numPr>
              <w:numId w:val="18"/>
            </w:numPr>
            <w:tabs>
              <w:tab w:val="num" w:pos="720"/>
            </w:tabs>
            <w:ind w:left="720" w:hanging="360"/>
          </w:pPr>
        </w:pPrChange>
      </w:pPr>
      <w:r w:rsidRPr="00D6311C">
        <w:rPr>
          <w:lang w:eastAsia="it-IT"/>
        </w:rPr>
        <w:t>il Consiglio di Amministrazione approva, ove previsto, i Piani di Trattamento associati ai Top Risk</w:t>
      </w:r>
      <w:r w:rsidR="00C0696D">
        <w:rPr>
          <w:lang w:eastAsia="it-IT"/>
        </w:rPr>
        <w:t>.</w:t>
      </w:r>
    </w:p>
    <w:p w14:paraId="51D4F4AC" w14:textId="77777777" w:rsidR="00D6311C" w:rsidRPr="00D6311C" w:rsidRDefault="00D6311C" w:rsidP="00D6311C">
      <w:pPr>
        <w:rPr>
          <w:lang w:eastAsia="it-IT"/>
        </w:rPr>
      </w:pPr>
      <w:r w:rsidRPr="00D6311C">
        <w:rPr>
          <w:lang w:eastAsia="it-IT"/>
        </w:rPr>
        <w:t>Il GISO fornisce supporto metodologico nella predisposizione dei Piani di Trattamento e ne verifica la coerenza con il framework di gestione del rischio adottato dal Gruppo.</w:t>
      </w:r>
    </w:p>
    <w:p w14:paraId="01D2F060" w14:textId="4618A927" w:rsidR="00F24108" w:rsidRDefault="00D6311C" w:rsidP="00F24108">
      <w:pPr>
        <w:rPr>
          <w:lang w:eastAsia="it-IT"/>
        </w:rPr>
      </w:pPr>
      <w:r w:rsidRPr="00D6311C">
        <w:rPr>
          <w:lang w:eastAsia="it-IT"/>
        </w:rPr>
        <w:t>Il Group CISO supervisiona l'avanzamento complessivo delle attività di trattamento del rischio a livello di Gruppo e ne monitora l'efficacia attraverso gli opportuni flussi di reporting.</w:t>
      </w:r>
    </w:p>
    <w:p w14:paraId="624E4259" w14:textId="025F2B0F" w:rsidR="001936E6" w:rsidRDefault="00E8379A" w:rsidP="001936E6">
      <w:pPr>
        <w:pStyle w:val="Titolo2"/>
        <w:rPr>
          <w:caps w:val="0"/>
        </w:rPr>
      </w:pPr>
      <w:bookmarkStart w:id="503" w:name="_Toc238824017"/>
      <w:commentRangeStart w:id="504"/>
      <w:r w:rsidRPr="001936E6">
        <w:rPr>
          <w:caps w:val="0"/>
        </w:rPr>
        <w:t>MONITORAGGIO E RIESAME</w:t>
      </w:r>
      <w:bookmarkEnd w:id="503"/>
      <w:commentRangeEnd w:id="504"/>
      <w:r w:rsidR="00B92095">
        <w:rPr>
          <w:rStyle w:val="Rimandocommento"/>
          <w:caps w:val="0"/>
          <w:sz w:val="22"/>
          <w:szCs w:val="28"/>
        </w:rPr>
        <w:commentReference w:id="504"/>
      </w:r>
    </w:p>
    <w:p w14:paraId="7D6D8799" w14:textId="77777777" w:rsidR="00E8379A" w:rsidRDefault="00E8379A" w:rsidP="00E8379A">
      <w:pPr>
        <w:rPr>
          <w:lang w:eastAsia="it-IT"/>
        </w:rPr>
      </w:pPr>
      <w:r>
        <w:rPr>
          <w:lang w:eastAsia="it-IT"/>
        </w:rPr>
        <w:t>I rischi identificati, i relativi piani di trattamento, il rischio residuo e il panorama delle minacce sono oggetto di monitoraggio continuo.</w:t>
      </w:r>
    </w:p>
    <w:p w14:paraId="5A5E27CE" w14:textId="77777777" w:rsidR="00E8379A" w:rsidRDefault="00E8379A" w:rsidP="00E8379A">
      <w:pPr>
        <w:rPr>
          <w:lang w:eastAsia="it-IT"/>
        </w:rPr>
      </w:pPr>
      <w:r>
        <w:rPr>
          <w:lang w:eastAsia="it-IT"/>
        </w:rPr>
        <w:t>Gli Information Security Manager coordinano il riesame periodico dei rischi presenti nel proprio perimetro di competenza e supportano i Risk Owner nella verifica dell'efficacia delle misure adottate.</w:t>
      </w:r>
    </w:p>
    <w:p w14:paraId="06CB38A1" w14:textId="77777777" w:rsidR="00E8379A" w:rsidRDefault="00E8379A" w:rsidP="00E8379A">
      <w:pPr>
        <w:rPr>
          <w:lang w:eastAsia="it-IT"/>
        </w:rPr>
      </w:pPr>
      <w:r>
        <w:rPr>
          <w:lang w:eastAsia="it-IT"/>
        </w:rPr>
        <w:t>Il GISO consolida le informazioni a livello di Gruppo e mantiene il Risk Register di sicurezza informatica.</w:t>
      </w:r>
    </w:p>
    <w:p w14:paraId="5A75549E" w14:textId="124D511E" w:rsidR="00E8379A" w:rsidRDefault="00E8379A" w:rsidP="00E8379A">
      <w:pPr>
        <w:rPr>
          <w:ins w:id="505" w:author="Mariano Fumante" w:date="2026-08-27T08:36:00Z" w16du:dateUtc="2026-08-27T06:36:00Z"/>
          <w:lang w:eastAsia="it-IT"/>
        </w:rPr>
      </w:pPr>
      <w:r>
        <w:rPr>
          <w:lang w:eastAsia="it-IT"/>
        </w:rPr>
        <w:t>Il Group CISO assicura il monitoraggio complessivo dell'esposizione al rischio cyber del Gruppo.</w:t>
      </w:r>
    </w:p>
    <w:p w14:paraId="04B19208" w14:textId="77777777" w:rsidR="002B7D2A" w:rsidRPr="002B7D2A" w:rsidRDefault="002B7D2A" w:rsidP="002B7D2A">
      <w:pPr>
        <w:rPr>
          <w:ins w:id="506" w:author="Mariano Fumante" w:date="2026-08-27T08:36:00Z"/>
          <w:lang w:eastAsia="it-IT"/>
        </w:rPr>
      </w:pPr>
      <w:ins w:id="507" w:author="Mariano Fumante" w:date="2026-08-27T08:36:00Z">
        <w:r w:rsidRPr="002B7D2A">
          <w:rPr>
            <w:lang w:eastAsia="it-IT"/>
          </w:rPr>
          <w:t>Le informazioni contenute nel Risk Register e lo stato dei rischi identificati devono essere riesaminati con periodicità almeno annuale e comunque in occasione di eventi che possano determinare variazioni significative del profilo di rischio, inclusi:</w:t>
        </w:r>
      </w:ins>
    </w:p>
    <w:p w14:paraId="2B3BE0B9" w14:textId="77777777" w:rsidR="002B7D2A" w:rsidRPr="002B7D2A" w:rsidRDefault="002B7D2A">
      <w:pPr>
        <w:pStyle w:val="Elencopuntatoprimolivello"/>
        <w:rPr>
          <w:ins w:id="508" w:author="Mariano Fumante" w:date="2026-08-27T08:36:00Z"/>
          <w:lang w:eastAsia="it-IT"/>
        </w:rPr>
        <w:pPrChange w:id="509" w:author="Mariano Fumante" w:date="2026-08-28T15:38:00Z" w16du:dateUtc="2026-08-28T13:38:00Z">
          <w:pPr>
            <w:numPr>
              <w:numId w:val="41"/>
            </w:numPr>
            <w:tabs>
              <w:tab w:val="num" w:pos="720"/>
            </w:tabs>
            <w:ind w:left="720" w:hanging="360"/>
          </w:pPr>
        </w:pPrChange>
      </w:pPr>
      <w:ins w:id="510" w:author="Mariano Fumante" w:date="2026-08-27T08:36:00Z">
        <w:r w:rsidRPr="002B7D2A">
          <w:rPr>
            <w:lang w:eastAsia="it-IT"/>
          </w:rPr>
          <w:t>cambiamenti organizzativi rilevanti;</w:t>
        </w:r>
      </w:ins>
    </w:p>
    <w:p w14:paraId="3328EC4E" w14:textId="77777777" w:rsidR="002B7D2A" w:rsidRPr="002B7D2A" w:rsidRDefault="002B7D2A">
      <w:pPr>
        <w:pStyle w:val="Elencopuntatoprimolivello"/>
        <w:rPr>
          <w:ins w:id="511" w:author="Mariano Fumante" w:date="2026-08-27T08:36:00Z"/>
          <w:lang w:eastAsia="it-IT"/>
        </w:rPr>
        <w:pPrChange w:id="512" w:author="Mariano Fumante" w:date="2026-08-28T15:38:00Z" w16du:dateUtc="2026-08-28T13:38:00Z">
          <w:pPr>
            <w:numPr>
              <w:numId w:val="41"/>
            </w:numPr>
            <w:tabs>
              <w:tab w:val="num" w:pos="720"/>
            </w:tabs>
            <w:ind w:left="720" w:hanging="360"/>
          </w:pPr>
        </w:pPrChange>
      </w:pPr>
      <w:ins w:id="513" w:author="Mariano Fumante" w:date="2026-08-27T08:36:00Z">
        <w:r w:rsidRPr="002B7D2A">
          <w:rPr>
            <w:lang w:eastAsia="it-IT"/>
          </w:rPr>
          <w:t>introduzione di nuovi servizi, sistemi o infrastrutture;</w:t>
        </w:r>
      </w:ins>
    </w:p>
    <w:p w14:paraId="43FE30AC" w14:textId="77777777" w:rsidR="002B7D2A" w:rsidRPr="002B7D2A" w:rsidRDefault="002B7D2A">
      <w:pPr>
        <w:pStyle w:val="Elencopuntatoprimolivello"/>
        <w:rPr>
          <w:ins w:id="514" w:author="Mariano Fumante" w:date="2026-08-27T08:36:00Z"/>
          <w:lang w:eastAsia="it-IT"/>
        </w:rPr>
        <w:pPrChange w:id="515" w:author="Mariano Fumante" w:date="2026-08-28T15:38:00Z" w16du:dateUtc="2026-08-28T13:38:00Z">
          <w:pPr>
            <w:numPr>
              <w:numId w:val="41"/>
            </w:numPr>
            <w:tabs>
              <w:tab w:val="num" w:pos="720"/>
            </w:tabs>
            <w:ind w:left="720" w:hanging="360"/>
          </w:pPr>
        </w:pPrChange>
      </w:pPr>
      <w:ins w:id="516" w:author="Mariano Fumante" w:date="2026-08-27T08:36:00Z">
        <w:r w:rsidRPr="002B7D2A">
          <w:rPr>
            <w:lang w:eastAsia="it-IT"/>
          </w:rPr>
          <w:t>variazioni significative del panorama delle minacce;</w:t>
        </w:r>
      </w:ins>
    </w:p>
    <w:p w14:paraId="099E0324" w14:textId="77777777" w:rsidR="002B7D2A" w:rsidRPr="002B7D2A" w:rsidRDefault="002B7D2A">
      <w:pPr>
        <w:pStyle w:val="Elencopuntatoprimolivello"/>
        <w:rPr>
          <w:ins w:id="517" w:author="Mariano Fumante" w:date="2026-08-27T08:36:00Z"/>
          <w:lang w:eastAsia="it-IT"/>
        </w:rPr>
        <w:pPrChange w:id="518" w:author="Mariano Fumante" w:date="2026-08-28T15:38:00Z" w16du:dateUtc="2026-08-28T13:38:00Z">
          <w:pPr>
            <w:numPr>
              <w:numId w:val="41"/>
            </w:numPr>
            <w:tabs>
              <w:tab w:val="num" w:pos="720"/>
            </w:tabs>
            <w:ind w:left="720" w:hanging="360"/>
          </w:pPr>
        </w:pPrChange>
      </w:pPr>
      <w:ins w:id="519" w:author="Mariano Fumante" w:date="2026-08-27T08:36:00Z">
        <w:r w:rsidRPr="002B7D2A">
          <w:rPr>
            <w:lang w:eastAsia="it-IT"/>
          </w:rPr>
          <w:t>incidenti di sicurezza rilevanti;</w:t>
        </w:r>
      </w:ins>
    </w:p>
    <w:p w14:paraId="0DEB2897" w14:textId="77777777" w:rsidR="002B7D2A" w:rsidRPr="002B7D2A" w:rsidRDefault="002B7D2A">
      <w:pPr>
        <w:pStyle w:val="Elencopuntatoprimolivello"/>
        <w:rPr>
          <w:ins w:id="520" w:author="Mariano Fumante" w:date="2026-08-27T08:36:00Z"/>
          <w:lang w:eastAsia="it-IT"/>
        </w:rPr>
        <w:pPrChange w:id="521" w:author="Mariano Fumante" w:date="2026-08-28T15:38:00Z" w16du:dateUtc="2026-08-28T13:38:00Z">
          <w:pPr>
            <w:numPr>
              <w:numId w:val="41"/>
            </w:numPr>
            <w:tabs>
              <w:tab w:val="num" w:pos="720"/>
            </w:tabs>
            <w:ind w:left="720" w:hanging="360"/>
          </w:pPr>
        </w:pPrChange>
      </w:pPr>
      <w:ins w:id="522" w:author="Mariano Fumante" w:date="2026-08-27T08:36:00Z">
        <w:r w:rsidRPr="002B7D2A">
          <w:rPr>
            <w:lang w:eastAsia="it-IT"/>
          </w:rPr>
          <w:t>modifiche normative o regolamentari applicabili;</w:t>
        </w:r>
      </w:ins>
    </w:p>
    <w:p w14:paraId="1180D84A" w14:textId="77777777" w:rsidR="002B7D2A" w:rsidRPr="002B7D2A" w:rsidRDefault="002B7D2A">
      <w:pPr>
        <w:pStyle w:val="Elencopuntatoprimolivello"/>
        <w:rPr>
          <w:ins w:id="523" w:author="Mariano Fumante" w:date="2026-08-27T08:36:00Z"/>
          <w:lang w:eastAsia="it-IT"/>
        </w:rPr>
        <w:pPrChange w:id="524" w:author="Mariano Fumante" w:date="2026-08-28T15:38:00Z" w16du:dateUtc="2026-08-28T13:38:00Z">
          <w:pPr>
            <w:numPr>
              <w:numId w:val="41"/>
            </w:numPr>
            <w:tabs>
              <w:tab w:val="num" w:pos="720"/>
            </w:tabs>
            <w:ind w:left="720" w:hanging="360"/>
          </w:pPr>
        </w:pPrChange>
      </w:pPr>
      <w:ins w:id="525" w:author="Mariano Fumante" w:date="2026-08-27T08:36:00Z">
        <w:r w:rsidRPr="002B7D2A">
          <w:rPr>
            <w:lang w:eastAsia="it-IT"/>
          </w:rPr>
          <w:t>rilevazione di vulnerabilità critiche o nuove esposizioni al rischio.</w:t>
        </w:r>
      </w:ins>
    </w:p>
    <w:p w14:paraId="05880DC9" w14:textId="6966E52A" w:rsidR="002B7D2A" w:rsidRDefault="002B7D2A" w:rsidP="00E8379A">
      <w:pPr>
        <w:rPr>
          <w:lang w:eastAsia="it-IT"/>
        </w:rPr>
      </w:pPr>
      <w:ins w:id="526" w:author="Mariano Fumante" w:date="2026-08-27T08:36:00Z">
        <w:r w:rsidRPr="002B7D2A">
          <w:rPr>
            <w:lang w:eastAsia="it-IT"/>
          </w:rPr>
          <w:t>Gli esiti delle attività di monitoraggio e riesame costituiscono input per l'aggiornamento delle valutazioni del rischio, dei Piani di Trattamento e dei relativi flussi di reporting verso il Management e gli Organi di Governo competenti.</w:t>
        </w:r>
      </w:ins>
    </w:p>
    <w:p w14:paraId="5EDB272A" w14:textId="4597DBD0" w:rsidR="0013064B" w:rsidRDefault="00651B54" w:rsidP="0013064B">
      <w:pPr>
        <w:pStyle w:val="Titolo2"/>
      </w:pPr>
      <w:bookmarkStart w:id="527" w:name="_Toc238824018"/>
      <w:r w:rsidRPr="0013064B">
        <w:rPr>
          <w:caps w:val="0"/>
        </w:rPr>
        <w:t>COMUNICAZIONE E REPORTING</w:t>
      </w:r>
      <w:bookmarkEnd w:id="527"/>
    </w:p>
    <w:p w14:paraId="254AABC9" w14:textId="77777777" w:rsidR="0013064B" w:rsidRPr="0013064B" w:rsidRDefault="0013064B" w:rsidP="0013064B">
      <w:pPr>
        <w:rPr>
          <w:lang w:eastAsia="it-IT"/>
        </w:rPr>
      </w:pPr>
      <w:r w:rsidRPr="0013064B">
        <w:rPr>
          <w:lang w:eastAsia="it-IT"/>
        </w:rPr>
        <w:t>Le informazioni relative ai rischi di sicurezza informatica, ai piani di trattamento, ai rischi residui e all'evoluzione del panorama delle minacce sono comunicate periodicamente ai livelli organizzativi competenti.</w:t>
      </w:r>
    </w:p>
    <w:p w14:paraId="52350090" w14:textId="5500C10B" w:rsidR="0013064B" w:rsidRDefault="0013064B" w:rsidP="0013064B">
      <w:pPr>
        <w:rPr>
          <w:ins w:id="528" w:author="Mariano Fumante" w:date="2026-08-28T15:42:00Z" w16du:dateUtc="2026-08-28T13:42:00Z"/>
          <w:lang w:eastAsia="it-IT"/>
        </w:rPr>
      </w:pPr>
      <w:r w:rsidRPr="0013064B">
        <w:rPr>
          <w:lang w:eastAsia="it-IT"/>
        </w:rPr>
        <w:t>Il Group CISO assicura il reporting verso il Top Management, il Comitato Controllo Rischi e Sostenibilità e il Consiglio di Amministrazione secondo le modalità e le frequenze definite dal presente Piano.</w:t>
      </w:r>
    </w:p>
    <w:p w14:paraId="3A4390DE" w14:textId="77777777" w:rsidR="00451300" w:rsidRPr="00451300" w:rsidRDefault="00451300" w:rsidP="00451300">
      <w:pPr>
        <w:rPr>
          <w:ins w:id="529" w:author="Mariano Fumante" w:date="2026-08-28T15:43:00Z"/>
          <w:lang w:eastAsia="it-IT"/>
        </w:rPr>
      </w:pPr>
      <w:ins w:id="530" w:author="Mariano Fumante" w:date="2026-08-28T15:43:00Z">
        <w:r w:rsidRPr="00451300">
          <w:rPr>
            <w:lang w:eastAsia="it-IT"/>
          </w:rPr>
          <w:t>Risk Register</w:t>
        </w:r>
      </w:ins>
    </w:p>
    <w:p w14:paraId="42807955" w14:textId="77777777" w:rsidR="00905D12" w:rsidRDefault="00905D12" w:rsidP="0013064B">
      <w:pPr>
        <w:rPr>
          <w:lang w:eastAsia="it-IT"/>
        </w:rPr>
      </w:pPr>
    </w:p>
    <w:p w14:paraId="618F689F" w14:textId="77777777" w:rsidR="00905D12" w:rsidRPr="00905D12" w:rsidRDefault="00905D12" w:rsidP="00905D12">
      <w:pPr>
        <w:rPr>
          <w:ins w:id="531" w:author="Mariano Fumante" w:date="2026-08-28T15:42:00Z"/>
        </w:rPr>
      </w:pPr>
      <w:ins w:id="532" w:author="Mariano Fumante" w:date="2026-08-28T15:42:00Z">
        <w:r w:rsidRPr="00905D12">
          <w:t>Il Risk Register di Sicurezza Informatica costituisce il repository ufficiale e il record di riferimento del processo di gestione e monitoraggio del rischio di sicurezza informatica del Gruppo.</w:t>
        </w:r>
      </w:ins>
    </w:p>
    <w:p w14:paraId="55AD7886" w14:textId="77777777" w:rsidR="00905D12" w:rsidRPr="00905D12" w:rsidRDefault="00905D12" w:rsidP="00905D12">
      <w:pPr>
        <w:rPr>
          <w:ins w:id="533" w:author="Mariano Fumante" w:date="2026-08-28T15:42:00Z"/>
        </w:rPr>
      </w:pPr>
      <w:ins w:id="534" w:author="Mariano Fumante" w:date="2026-08-28T15:42:00Z">
        <w:r w:rsidRPr="00905D12">
          <w:t>Nel Risk Register devono essere registrati e mantenuti aggiornati almeno:</w:t>
        </w:r>
      </w:ins>
    </w:p>
    <w:p w14:paraId="7AF58192" w14:textId="77777777" w:rsidR="00905D12" w:rsidRPr="00905D12" w:rsidRDefault="00905D12" w:rsidP="00905D12">
      <w:pPr>
        <w:numPr>
          <w:ilvl w:val="0"/>
          <w:numId w:val="53"/>
        </w:numPr>
        <w:rPr>
          <w:ins w:id="535" w:author="Mariano Fumante" w:date="2026-08-28T15:42:00Z"/>
        </w:rPr>
      </w:pPr>
      <w:ins w:id="536" w:author="Mariano Fumante" w:date="2026-08-28T15:42:00Z">
        <w:r w:rsidRPr="00905D12">
          <w:t>gli scenari di rischio identificati;</w:t>
        </w:r>
      </w:ins>
    </w:p>
    <w:p w14:paraId="3778B686" w14:textId="77777777" w:rsidR="00905D12" w:rsidRPr="00905D12" w:rsidRDefault="00905D12" w:rsidP="00905D12">
      <w:pPr>
        <w:numPr>
          <w:ilvl w:val="0"/>
          <w:numId w:val="53"/>
        </w:numPr>
        <w:rPr>
          <w:ins w:id="537" w:author="Mariano Fumante" w:date="2026-08-28T15:42:00Z"/>
        </w:rPr>
      </w:pPr>
      <w:ins w:id="538" w:author="Mariano Fumante" w:date="2026-08-28T15:42:00Z">
        <w:r w:rsidRPr="00905D12">
          <w:t>le valutazioni di rischio inerente e residuo;</w:t>
        </w:r>
      </w:ins>
    </w:p>
    <w:p w14:paraId="2CFF0F84" w14:textId="77777777" w:rsidR="00905D12" w:rsidRPr="00905D12" w:rsidRDefault="00905D12" w:rsidP="00905D12">
      <w:pPr>
        <w:numPr>
          <w:ilvl w:val="0"/>
          <w:numId w:val="53"/>
        </w:numPr>
        <w:rPr>
          <w:ins w:id="539" w:author="Mariano Fumante" w:date="2026-08-28T15:42:00Z"/>
        </w:rPr>
      </w:pPr>
      <w:ins w:id="540" w:author="Mariano Fumante" w:date="2026-08-28T15:42:00Z">
        <w:r w:rsidRPr="00905D12">
          <w:t>i relativi Risk Owner;</w:t>
        </w:r>
      </w:ins>
    </w:p>
    <w:p w14:paraId="500316D1" w14:textId="77777777" w:rsidR="00905D12" w:rsidRPr="00905D12" w:rsidRDefault="00905D12" w:rsidP="00905D12">
      <w:pPr>
        <w:numPr>
          <w:ilvl w:val="0"/>
          <w:numId w:val="53"/>
        </w:numPr>
        <w:rPr>
          <w:ins w:id="541" w:author="Mariano Fumante" w:date="2026-08-28T15:42:00Z"/>
        </w:rPr>
      </w:pPr>
      <w:ins w:id="542" w:author="Mariano Fumante" w:date="2026-08-28T15:42:00Z">
        <w:r w:rsidRPr="00905D12">
          <w:t>le decisioni di trattamento e accettazione;</w:t>
        </w:r>
      </w:ins>
    </w:p>
    <w:p w14:paraId="218F1DEE" w14:textId="77777777" w:rsidR="00905D12" w:rsidRPr="00905D12" w:rsidRDefault="00905D12" w:rsidP="00905D12">
      <w:pPr>
        <w:numPr>
          <w:ilvl w:val="0"/>
          <w:numId w:val="53"/>
        </w:numPr>
        <w:rPr>
          <w:ins w:id="543" w:author="Mariano Fumante" w:date="2026-08-28T15:42:00Z"/>
        </w:rPr>
      </w:pPr>
      <w:ins w:id="544" w:author="Mariano Fumante" w:date="2026-08-28T15:42:00Z">
        <w:r w:rsidRPr="00905D12">
          <w:t>i Piani di Trattamento del Rischio;</w:t>
        </w:r>
      </w:ins>
    </w:p>
    <w:p w14:paraId="0A7BEA50" w14:textId="77777777" w:rsidR="00905D12" w:rsidRPr="00905D12" w:rsidRDefault="00905D12" w:rsidP="00905D12">
      <w:pPr>
        <w:numPr>
          <w:ilvl w:val="0"/>
          <w:numId w:val="53"/>
        </w:numPr>
        <w:rPr>
          <w:ins w:id="545" w:author="Mariano Fumante" w:date="2026-08-28T15:42:00Z"/>
        </w:rPr>
      </w:pPr>
      <w:ins w:id="546" w:author="Mariano Fumante" w:date="2026-08-28T15:42:00Z">
        <w:r w:rsidRPr="00905D12">
          <w:t>le misure compensative;</w:t>
        </w:r>
      </w:ins>
    </w:p>
    <w:p w14:paraId="4ED8B10A" w14:textId="77777777" w:rsidR="00905D12" w:rsidRPr="00905D12" w:rsidRDefault="00905D12" w:rsidP="00905D12">
      <w:pPr>
        <w:numPr>
          <w:ilvl w:val="0"/>
          <w:numId w:val="53"/>
        </w:numPr>
        <w:rPr>
          <w:ins w:id="547" w:author="Mariano Fumante" w:date="2026-08-28T15:42:00Z"/>
        </w:rPr>
      </w:pPr>
      <w:ins w:id="548" w:author="Mariano Fumante" w:date="2026-08-28T15:42:00Z">
        <w:r w:rsidRPr="00905D12">
          <w:t>i Top Risk;</w:t>
        </w:r>
      </w:ins>
    </w:p>
    <w:p w14:paraId="6A0CAC64" w14:textId="77777777" w:rsidR="00905D12" w:rsidRPr="00905D12" w:rsidRDefault="00905D12" w:rsidP="00905D12">
      <w:pPr>
        <w:numPr>
          <w:ilvl w:val="0"/>
          <w:numId w:val="53"/>
        </w:numPr>
        <w:rPr>
          <w:ins w:id="549" w:author="Mariano Fumante" w:date="2026-08-28T15:42:00Z"/>
        </w:rPr>
      </w:pPr>
      <w:ins w:id="550" w:author="Mariano Fumante" w:date="2026-08-28T15:42:00Z">
        <w:r w:rsidRPr="00905D12">
          <w:t>gli esiti delle attività di valutazione dell'efficacia;</w:t>
        </w:r>
      </w:ins>
    </w:p>
    <w:p w14:paraId="033E576B" w14:textId="77777777" w:rsidR="00905D12" w:rsidRPr="00905D12" w:rsidRDefault="00905D12" w:rsidP="00905D12">
      <w:pPr>
        <w:numPr>
          <w:ilvl w:val="0"/>
          <w:numId w:val="53"/>
        </w:numPr>
        <w:rPr>
          <w:ins w:id="551" w:author="Mariano Fumante" w:date="2026-08-28T15:42:00Z"/>
        </w:rPr>
      </w:pPr>
      <w:ins w:id="552" w:author="Mariano Fumante" w:date="2026-08-28T15:42:00Z">
        <w:r w:rsidRPr="00905D12">
          <w:t>le principali evidenze e riferimenti documentali associati.</w:t>
        </w:r>
      </w:ins>
    </w:p>
    <w:p w14:paraId="09AC443E" w14:textId="77777777" w:rsidR="00905D12" w:rsidRPr="00905D12" w:rsidRDefault="00905D12" w:rsidP="00905D12">
      <w:pPr>
        <w:rPr>
          <w:ins w:id="553" w:author="Mariano Fumante" w:date="2026-08-28T15:42:00Z"/>
        </w:rPr>
      </w:pPr>
      <w:ins w:id="554" w:author="Mariano Fumante" w:date="2026-08-28T15:42:00Z">
        <w:r w:rsidRPr="00905D12">
          <w:t>Il Group Information Security Office (GISO) assicura la manutenzione metodologica e il consolidamento del Risk Register a livello di Gruppo.</w:t>
        </w:r>
      </w:ins>
    </w:p>
    <w:p w14:paraId="30C2C3FC" w14:textId="77777777" w:rsidR="00905D12" w:rsidRPr="00905D12" w:rsidRDefault="00905D12" w:rsidP="00905D12">
      <w:pPr>
        <w:rPr>
          <w:ins w:id="555" w:author="Mariano Fumante" w:date="2026-08-28T15:42:00Z"/>
        </w:rPr>
      </w:pPr>
      <w:ins w:id="556" w:author="Mariano Fumante" w:date="2026-08-28T15:42:00Z">
        <w:r w:rsidRPr="00905D12">
          <w:t>Gli Information Security Manager assicurano l'aggiornamento delle informazioni di competenza nei rispettivi perimetri organizzativi.</w:t>
        </w:r>
      </w:ins>
    </w:p>
    <w:p w14:paraId="3AE573A1" w14:textId="77777777" w:rsidR="00905D12" w:rsidRPr="00905D12" w:rsidRDefault="00905D12" w:rsidP="00905D12">
      <w:pPr>
        <w:rPr>
          <w:ins w:id="557" w:author="Mariano Fumante" w:date="2026-08-28T15:42:00Z"/>
        </w:rPr>
      </w:pPr>
      <w:ins w:id="558" w:author="Mariano Fumante" w:date="2026-08-28T15:42:00Z">
        <w:r w:rsidRPr="00905D12">
          <w:t>Il Risk Register è mantenuto all'interno degli strumenti aziendali individuati dal Gruppo come repository ufficiale del processo di Cyber Risk Management.</w:t>
        </w:r>
      </w:ins>
    </w:p>
    <w:p w14:paraId="5BCB404A" w14:textId="3146CB1B" w:rsidR="001725F9" w:rsidRPr="00673412" w:rsidDel="008B3E4F" w:rsidRDefault="00673412" w:rsidP="001725F9">
      <w:pPr>
        <w:pStyle w:val="Titolo2"/>
        <w:rPr>
          <w:del w:id="559" w:author="Mariano Fumante" w:date="2026-08-27T08:37:00Z" w16du:dateUtc="2026-08-27T06:37:00Z"/>
          <w:lang w:val="it-IT"/>
        </w:rPr>
      </w:pPr>
      <w:del w:id="560" w:author="Mariano Fumante" w:date="2026-08-27T08:37:00Z" w16du:dateUtc="2026-08-27T06:37:00Z">
        <w:r w:rsidRPr="00673412" w:rsidDel="008B3E4F">
          <w:rPr>
            <w:caps w:val="0"/>
            <w:lang w:val="it-IT"/>
          </w:rPr>
          <w:delText>ATTIVAZIONE E RIESAME DELLE VALUTAZIONI DEL RISCHIO</w:delText>
        </w:r>
      </w:del>
    </w:p>
    <w:p w14:paraId="47F7AAF3" w14:textId="583D4E32" w:rsidR="00B80F1F" w:rsidRPr="00A266AB" w:rsidDel="008B3E4F" w:rsidRDefault="00B80F1F" w:rsidP="00B80F1F">
      <w:pPr>
        <w:spacing w:before="0" w:after="0" w:line="240" w:lineRule="auto"/>
        <w:rPr>
          <w:del w:id="561" w:author="Mariano Fumante" w:date="2026-08-27T08:37:00Z" w16du:dateUtc="2026-08-27T06:37:00Z"/>
          <w:rFonts w:asciiTheme="majorHAnsi" w:eastAsia="Times New Roman" w:hAnsiTheme="majorHAnsi" w:cs="Times New Roman"/>
          <w:szCs w:val="18"/>
          <w:lang w:eastAsia="it-IT"/>
        </w:rPr>
      </w:pPr>
      <w:del w:id="562" w:author="Mariano Fumante" w:date="2026-08-27T08:37:00Z" w16du:dateUtc="2026-08-27T06:37:00Z">
        <w:r w:rsidRPr="00A266AB" w:rsidDel="008B3E4F">
          <w:rPr>
            <w:rFonts w:asciiTheme="majorHAnsi" w:eastAsia="Times New Roman" w:hAnsiTheme="majorHAnsi" w:cs="Times New Roman"/>
            <w:szCs w:val="18"/>
            <w:lang w:eastAsia="it-IT"/>
          </w:rPr>
          <w:delText>Le attività di Cyber Risk Assessment devono essere eseguite e riesaminate secondo un approccio risk-based e comunque almeno con cadenza annuale.</w:delText>
        </w:r>
      </w:del>
    </w:p>
    <w:p w14:paraId="036606B8" w14:textId="42EDBD37" w:rsidR="00B80F1F" w:rsidRPr="00B80F1F" w:rsidDel="008B3E4F" w:rsidRDefault="00B80F1F" w:rsidP="00B80F1F">
      <w:pPr>
        <w:spacing w:before="0" w:after="0" w:line="240" w:lineRule="auto"/>
        <w:rPr>
          <w:del w:id="563" w:author="Mariano Fumante" w:date="2026-08-27T08:37:00Z" w16du:dateUtc="2026-08-27T06:37:00Z"/>
          <w:rFonts w:asciiTheme="majorHAnsi" w:eastAsia="Times New Roman" w:hAnsiTheme="majorHAnsi" w:cs="Times New Roman"/>
          <w:szCs w:val="18"/>
          <w:lang w:eastAsia="it-IT"/>
        </w:rPr>
      </w:pPr>
    </w:p>
    <w:p w14:paraId="6C08CF8D" w14:textId="257DE077" w:rsidR="00B80F1F" w:rsidRPr="00B80F1F" w:rsidDel="008B3E4F" w:rsidRDefault="00B80F1F" w:rsidP="00B80F1F">
      <w:pPr>
        <w:spacing w:before="0" w:after="0" w:line="240" w:lineRule="auto"/>
        <w:rPr>
          <w:del w:id="564" w:author="Mariano Fumante" w:date="2026-08-27T08:37:00Z" w16du:dateUtc="2026-08-27T06:37:00Z"/>
          <w:rFonts w:asciiTheme="majorHAnsi" w:eastAsia="Times New Roman" w:hAnsiTheme="majorHAnsi" w:cs="Times New Roman"/>
          <w:szCs w:val="18"/>
          <w:lang w:eastAsia="it-IT"/>
        </w:rPr>
      </w:pPr>
      <w:del w:id="565" w:author="Mariano Fumante" w:date="2026-08-27T08:37:00Z" w16du:dateUtc="2026-08-27T06:37:00Z">
        <w:r w:rsidRPr="00B80F1F" w:rsidDel="008B3E4F">
          <w:rPr>
            <w:rFonts w:asciiTheme="majorHAnsi" w:eastAsia="Times New Roman" w:hAnsiTheme="majorHAnsi" w:cs="Times New Roman"/>
            <w:szCs w:val="18"/>
            <w:lang w:eastAsia="it-IT"/>
          </w:rPr>
          <w:delText>La valutazione del rischio deve inoltre essere rieseguita ogniqualvolta intervengano modifiche significative che possano alterare il profilo di rischio, ivi inclusi:</w:delText>
        </w:r>
      </w:del>
    </w:p>
    <w:p w14:paraId="290F4BE3" w14:textId="7F8C8C6B" w:rsidR="00B80F1F" w:rsidRPr="00A266AB" w:rsidDel="008B3E4F" w:rsidRDefault="00B80F1F" w:rsidP="00A266AB">
      <w:pPr>
        <w:numPr>
          <w:ilvl w:val="0"/>
          <w:numId w:val="18"/>
        </w:numPr>
        <w:rPr>
          <w:del w:id="566" w:author="Mariano Fumante" w:date="2026-08-27T08:37:00Z" w16du:dateUtc="2026-08-27T06:37:00Z"/>
          <w:lang w:eastAsia="it-IT"/>
        </w:rPr>
      </w:pPr>
      <w:del w:id="567" w:author="Mariano Fumante" w:date="2026-08-27T08:37:00Z" w16du:dateUtc="2026-08-27T06:37:00Z">
        <w:r w:rsidRPr="00A266AB" w:rsidDel="008B3E4F">
          <w:rPr>
            <w:lang w:eastAsia="it-IT"/>
          </w:rPr>
          <w:delText>introduzione di nuovi sistemi, servizi o infrastrutture;</w:delText>
        </w:r>
      </w:del>
    </w:p>
    <w:p w14:paraId="4ADEFA16" w14:textId="1E6335C6" w:rsidR="00B80F1F" w:rsidRPr="00A266AB" w:rsidDel="008B3E4F" w:rsidRDefault="00B80F1F" w:rsidP="00A266AB">
      <w:pPr>
        <w:numPr>
          <w:ilvl w:val="0"/>
          <w:numId w:val="18"/>
        </w:numPr>
        <w:rPr>
          <w:del w:id="568" w:author="Mariano Fumante" w:date="2026-08-27T08:37:00Z" w16du:dateUtc="2026-08-27T06:37:00Z"/>
          <w:lang w:eastAsia="it-IT"/>
        </w:rPr>
      </w:pPr>
      <w:del w:id="569" w:author="Mariano Fumante" w:date="2026-08-27T08:37:00Z" w16du:dateUtc="2026-08-27T06:37:00Z">
        <w:r w:rsidRPr="00A266AB" w:rsidDel="008B3E4F">
          <w:rPr>
            <w:lang w:eastAsia="it-IT"/>
          </w:rPr>
          <w:delText>modifiche architetturali rilevanti;</w:delText>
        </w:r>
      </w:del>
    </w:p>
    <w:p w14:paraId="672D07CA" w14:textId="6D9FADE7" w:rsidR="00B80F1F" w:rsidRPr="00A266AB" w:rsidDel="008B3E4F" w:rsidRDefault="00B80F1F" w:rsidP="00A266AB">
      <w:pPr>
        <w:numPr>
          <w:ilvl w:val="0"/>
          <w:numId w:val="18"/>
        </w:numPr>
        <w:rPr>
          <w:del w:id="570" w:author="Mariano Fumante" w:date="2026-08-27T08:37:00Z" w16du:dateUtc="2026-08-27T06:37:00Z"/>
          <w:lang w:eastAsia="it-IT"/>
        </w:rPr>
      </w:pPr>
      <w:del w:id="571" w:author="Mariano Fumante" w:date="2026-08-27T08:37:00Z" w16du:dateUtc="2026-08-27T06:37:00Z">
        <w:r w:rsidRPr="00A266AB" w:rsidDel="008B3E4F">
          <w:rPr>
            <w:lang w:eastAsia="it-IT"/>
          </w:rPr>
          <w:delText>cambiamenti organizzativi significativi;</w:delText>
        </w:r>
      </w:del>
    </w:p>
    <w:p w14:paraId="4590BC81" w14:textId="103B0804" w:rsidR="00B80F1F" w:rsidRPr="00A266AB" w:rsidDel="008B3E4F" w:rsidRDefault="00B80F1F" w:rsidP="00A266AB">
      <w:pPr>
        <w:numPr>
          <w:ilvl w:val="0"/>
          <w:numId w:val="18"/>
        </w:numPr>
        <w:rPr>
          <w:del w:id="572" w:author="Mariano Fumante" w:date="2026-08-27T08:37:00Z" w16du:dateUtc="2026-08-27T06:37:00Z"/>
          <w:lang w:eastAsia="it-IT"/>
        </w:rPr>
      </w:pPr>
      <w:del w:id="573" w:author="Mariano Fumante" w:date="2026-08-27T08:37:00Z" w16du:dateUtc="2026-08-27T06:37:00Z">
        <w:r w:rsidRPr="00A266AB" w:rsidDel="008B3E4F">
          <w:rPr>
            <w:lang w:eastAsia="it-IT"/>
          </w:rPr>
          <w:delText>introduzione di nuovi requisiti normativi o contrattuali;</w:delText>
        </w:r>
      </w:del>
    </w:p>
    <w:p w14:paraId="5C9C7ED2" w14:textId="3465F66F" w:rsidR="00B80F1F" w:rsidRPr="00A266AB" w:rsidDel="008B3E4F" w:rsidRDefault="00B80F1F" w:rsidP="00A266AB">
      <w:pPr>
        <w:numPr>
          <w:ilvl w:val="0"/>
          <w:numId w:val="18"/>
        </w:numPr>
        <w:rPr>
          <w:del w:id="574" w:author="Mariano Fumante" w:date="2026-08-27T08:37:00Z" w16du:dateUtc="2026-08-27T06:37:00Z"/>
          <w:lang w:eastAsia="it-IT"/>
        </w:rPr>
      </w:pPr>
      <w:del w:id="575" w:author="Mariano Fumante" w:date="2026-08-27T08:37:00Z" w16du:dateUtc="2026-08-27T06:37:00Z">
        <w:r w:rsidRPr="00A266AB" w:rsidDel="008B3E4F">
          <w:rPr>
            <w:lang w:eastAsia="it-IT"/>
          </w:rPr>
          <w:delText>incidenti di sicurezza rilevanti;</w:delText>
        </w:r>
      </w:del>
    </w:p>
    <w:p w14:paraId="7ABA35F2" w14:textId="4978B375" w:rsidR="00B80F1F" w:rsidRPr="00A266AB" w:rsidDel="008B3E4F" w:rsidRDefault="00B80F1F" w:rsidP="00A266AB">
      <w:pPr>
        <w:numPr>
          <w:ilvl w:val="0"/>
          <w:numId w:val="18"/>
        </w:numPr>
        <w:rPr>
          <w:del w:id="576" w:author="Mariano Fumante" w:date="2026-08-27T08:37:00Z" w16du:dateUtc="2026-08-27T06:37:00Z"/>
          <w:lang w:eastAsia="it-IT"/>
        </w:rPr>
      </w:pPr>
      <w:del w:id="577" w:author="Mariano Fumante" w:date="2026-08-27T08:37:00Z" w16du:dateUtc="2026-08-27T06:37:00Z">
        <w:r w:rsidRPr="00A266AB" w:rsidDel="008B3E4F">
          <w:rPr>
            <w:lang w:eastAsia="it-IT"/>
          </w:rPr>
          <w:delText>variazioni significative del panorama delle minacce;</w:delText>
        </w:r>
      </w:del>
    </w:p>
    <w:p w14:paraId="54B48830" w14:textId="4F285753" w:rsidR="00B80F1F" w:rsidRPr="00A266AB" w:rsidDel="008B3E4F" w:rsidRDefault="00B80F1F" w:rsidP="00A266AB">
      <w:pPr>
        <w:numPr>
          <w:ilvl w:val="0"/>
          <w:numId w:val="18"/>
        </w:numPr>
        <w:rPr>
          <w:del w:id="578" w:author="Mariano Fumante" w:date="2026-08-27T08:37:00Z" w16du:dateUtc="2026-08-27T06:37:00Z"/>
          <w:lang w:eastAsia="it-IT"/>
        </w:rPr>
      </w:pPr>
      <w:del w:id="579" w:author="Mariano Fumante" w:date="2026-08-27T08:37:00Z" w16du:dateUtc="2026-08-27T06:37:00Z">
        <w:r w:rsidRPr="00A266AB" w:rsidDel="008B3E4F">
          <w:rPr>
            <w:lang w:eastAsia="it-IT"/>
          </w:rPr>
          <w:delText>rilevazione di vulnerabilità critiche o esposizioni emergenti.</w:delText>
        </w:r>
      </w:del>
    </w:p>
    <w:p w14:paraId="2E812CF2" w14:textId="59AADF12" w:rsidR="00B80F1F" w:rsidRPr="00B80F1F" w:rsidRDefault="00B80F1F" w:rsidP="00B80F1F">
      <w:pPr>
        <w:spacing w:before="0" w:after="0" w:line="240" w:lineRule="auto"/>
        <w:rPr>
          <w:rFonts w:asciiTheme="majorHAnsi" w:eastAsia="Times New Roman" w:hAnsiTheme="majorHAnsi" w:cs="Times New Roman"/>
          <w:szCs w:val="18"/>
          <w:lang w:eastAsia="it-IT"/>
        </w:rPr>
      </w:pPr>
      <w:del w:id="580" w:author="Mariano Fumante" w:date="2026-08-27T08:37:00Z" w16du:dateUtc="2026-08-27T06:37:00Z">
        <w:r w:rsidRPr="00B80F1F" w:rsidDel="008B3E4F">
          <w:rPr>
            <w:rFonts w:asciiTheme="majorHAnsi" w:eastAsia="Times New Roman" w:hAnsiTheme="majorHAnsi" w:cs="Times New Roman"/>
            <w:szCs w:val="18"/>
            <w:lang w:eastAsia="it-IT"/>
          </w:rPr>
          <w:delText>Il Risk Owner, con il supporto dell'Information Security Manager competente, assicura il riesame periodico delle valutazioni del rischio e la tempestiva rivalutazione delle esposizioni che abbiano subito variazioni rilevanti.</w:delText>
        </w:r>
      </w:del>
    </w:p>
    <w:p w14:paraId="0144778A" w14:textId="0C4885E7" w:rsidR="00204789" w:rsidRDefault="00204789" w:rsidP="00204789">
      <w:pPr>
        <w:pStyle w:val="Titolo1"/>
      </w:pPr>
      <w:bookmarkStart w:id="581" w:name="_Toc238824019"/>
      <w:r w:rsidRPr="00DB3536">
        <w:t xml:space="preserve">RISK APPETITE E </w:t>
      </w:r>
      <w:r w:rsidR="00DB3536" w:rsidRPr="00DB3536">
        <w:t>CRITERI DI ACCETTAZIONE DEL RISCHIO</w:t>
      </w:r>
      <w:bookmarkEnd w:id="581"/>
    </w:p>
    <w:p w14:paraId="4F816985" w14:textId="77777777" w:rsidR="00EE0DF3" w:rsidRDefault="00EE0DF3" w:rsidP="00EE0DF3">
      <w:r w:rsidRPr="00EE0DF3">
        <w:t>La gestione dei rischi di sicurezza informatica è orientata al mantenimento di un livello di rischio compatibile con il conseguimento degli obiettivi strategici e operativi del Gruppo, con il rispetto degli obblighi normativi, regolamentari e contrattuali applicabili e con il mantenimento di adeguati livelli di resilienza operativa.</w:t>
      </w:r>
    </w:p>
    <w:p w14:paraId="65BBDCEB" w14:textId="0A5AA6B8" w:rsidR="006E46D1" w:rsidRPr="006E46D1" w:rsidRDefault="006E46D1" w:rsidP="006E46D1">
      <w:r w:rsidRPr="006E46D1">
        <w:t>Non sono inoltre normalmente considerati accettabili i rischi di sicurezza informatica che possano compromettere</w:t>
      </w:r>
      <w:r w:rsidR="00F47A13">
        <w:t xml:space="preserve"> la riservatezza, l’integrità e/o la disponibilità di</w:t>
      </w:r>
      <w:r w:rsidRPr="006E46D1">
        <w:t xml:space="preserve"> processi, servizi, informazioni o sistemi</w:t>
      </w:r>
      <w:r w:rsidR="00F47A13">
        <w:t xml:space="preserve"> identificati come critici </w:t>
      </w:r>
      <w:r w:rsidRPr="006E46D1">
        <w:t>nell'ambito dei processi di Business Impact Analysis (BIA), delle attività di classificazione delle informazioni o degli altri processi aziendali di valutazione della criticità adottati dal Gruppo</w:t>
      </w:r>
      <w:r w:rsidR="00607181" w:rsidRPr="00607181">
        <w:t>, salvo approvazione espressa degli Organi di Governo competenti e adeguata motivazione documentata.</w:t>
      </w:r>
    </w:p>
    <w:p w14:paraId="53F4D60F" w14:textId="77777777" w:rsidR="00EE0DF3" w:rsidRPr="00EE0DF3" w:rsidRDefault="00EE0DF3" w:rsidP="00EE0DF3">
      <w:r w:rsidRPr="00EE0DF3">
        <w:t xml:space="preserve">In coerenza con il modello di valutazione del rischio adottato dal Gruppo, i rischi di sicurezza informatica sono classificati nei livelli </w:t>
      </w:r>
      <w:r w:rsidRPr="00EE0DF3">
        <w:rPr>
          <w:b/>
          <w:bCs/>
        </w:rPr>
        <w:t>Basso</w:t>
      </w:r>
      <w:r w:rsidRPr="00EE0DF3">
        <w:t xml:space="preserve">, </w:t>
      </w:r>
      <w:r w:rsidRPr="00EE0DF3">
        <w:rPr>
          <w:b/>
          <w:bCs/>
        </w:rPr>
        <w:t>Medio</w:t>
      </w:r>
      <w:r w:rsidRPr="00EE0DF3">
        <w:t xml:space="preserve"> e </w:t>
      </w:r>
      <w:r w:rsidRPr="00EE0DF3">
        <w:rPr>
          <w:b/>
          <w:bCs/>
        </w:rPr>
        <w:t>Alto (Top Risk)</w:t>
      </w:r>
      <w:r w:rsidRPr="00EE0DF3">
        <w:t>.</w:t>
      </w:r>
    </w:p>
    <w:p w14:paraId="72C4CE72" w14:textId="0F3197F3" w:rsidR="00EE0DF3" w:rsidRPr="00C05A07" w:rsidRDefault="00C05A07" w:rsidP="005D5472">
      <w:pPr>
        <w:pStyle w:val="Titolo2"/>
        <w:rPr>
          <w:lang w:val="it-IT"/>
        </w:rPr>
      </w:pPr>
      <w:bookmarkStart w:id="582" w:name="_Toc238824020"/>
      <w:r w:rsidRPr="00C05A07">
        <w:rPr>
          <w:caps w:val="0"/>
          <w:lang w:val="it-IT"/>
        </w:rPr>
        <w:t>CRITERI DI ACCETTAZIONE DEL RISCHIO</w:t>
      </w:r>
      <w:bookmarkEnd w:id="582"/>
    </w:p>
    <w:p w14:paraId="2D4E5DAA" w14:textId="77777777" w:rsidR="00981083" w:rsidRPr="00C05A07" w:rsidRDefault="00981083" w:rsidP="00981083">
      <w:pPr>
        <w:rPr>
          <w:lang w:eastAsia="it-IT"/>
        </w:rPr>
      </w:pPr>
    </w:p>
    <w:tbl>
      <w:tblPr>
        <w:tblStyle w:val="Grigliatabella"/>
        <w:tblW w:w="10091" w:type="dxa"/>
        <w:tblBorders>
          <w:top w:val="none" w:sz="0" w:space="0" w:color="auto"/>
          <w:left w:val="none" w:sz="0" w:space="0" w:color="auto"/>
          <w:bottom w:val="none" w:sz="0" w:space="0" w:color="auto"/>
          <w:right w:val="none" w:sz="0" w:space="0" w:color="auto"/>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405"/>
        <w:gridCol w:w="5258"/>
        <w:gridCol w:w="3428"/>
      </w:tblGrid>
      <w:tr w:rsidR="005D5472" w:rsidRPr="00193955" w14:paraId="4CB5D590" w14:textId="77777777" w:rsidTr="002944F3">
        <w:trPr>
          <w:tblHeader/>
        </w:trPr>
        <w:tc>
          <w:tcPr>
            <w:tcW w:w="1405" w:type="dxa"/>
            <w:vAlign w:val="center"/>
          </w:tcPr>
          <w:p w14:paraId="5F614F13" w14:textId="77777777" w:rsidR="005D5472" w:rsidRPr="00C556C0" w:rsidRDefault="005D5472">
            <w:pPr>
              <w:spacing w:before="40" w:line="360" w:lineRule="auto"/>
              <w:rPr>
                <w:rStyle w:val="Enfasigrassetto"/>
                <w:rFonts w:asciiTheme="majorHAnsi" w:hAnsiTheme="majorHAnsi" w:cs="Segoe UI"/>
                <w:bCs/>
                <w:color w:val="C51B88"/>
                <w:szCs w:val="18"/>
              </w:rPr>
            </w:pPr>
            <w:r w:rsidRPr="00C556C0">
              <w:rPr>
                <w:rStyle w:val="Enfasigrassetto"/>
                <w:rFonts w:asciiTheme="majorHAnsi" w:hAnsiTheme="majorHAnsi" w:cs="Segoe UI"/>
                <w:bCs/>
                <w:color w:val="C51B88"/>
                <w:szCs w:val="18"/>
              </w:rPr>
              <w:t>Livello di rischio</w:t>
            </w:r>
          </w:p>
        </w:tc>
        <w:tc>
          <w:tcPr>
            <w:tcW w:w="5258" w:type="dxa"/>
            <w:vAlign w:val="center"/>
          </w:tcPr>
          <w:p w14:paraId="33237B52" w14:textId="77777777" w:rsidR="005D5472" w:rsidRPr="00C556C0" w:rsidRDefault="005D5472">
            <w:pPr>
              <w:spacing w:before="40" w:line="360" w:lineRule="auto"/>
              <w:rPr>
                <w:rStyle w:val="Enfasigrassetto"/>
                <w:rFonts w:asciiTheme="majorHAnsi" w:hAnsiTheme="majorHAnsi" w:cs="Segoe UI"/>
                <w:bCs/>
                <w:color w:val="C51B88"/>
                <w:szCs w:val="18"/>
              </w:rPr>
            </w:pPr>
            <w:r w:rsidRPr="00C556C0">
              <w:rPr>
                <w:rStyle w:val="Enfasigrassetto"/>
                <w:rFonts w:asciiTheme="majorHAnsi" w:hAnsiTheme="majorHAnsi" w:cs="Segoe UI"/>
                <w:bCs/>
                <w:color w:val="C51B88"/>
                <w:szCs w:val="18"/>
              </w:rPr>
              <w:t>Criterio di accettazione</w:t>
            </w:r>
          </w:p>
        </w:tc>
        <w:tc>
          <w:tcPr>
            <w:tcW w:w="3428" w:type="dxa"/>
            <w:vAlign w:val="center"/>
          </w:tcPr>
          <w:p w14:paraId="733ED672" w14:textId="77777777" w:rsidR="005D5472" w:rsidRPr="00C556C0" w:rsidRDefault="005D5472">
            <w:pPr>
              <w:spacing w:before="40" w:line="360" w:lineRule="auto"/>
              <w:rPr>
                <w:rStyle w:val="Enfasigrassetto"/>
                <w:rFonts w:asciiTheme="majorHAnsi" w:hAnsiTheme="majorHAnsi" w:cs="Segoe UI"/>
                <w:bCs/>
                <w:color w:val="C51B88"/>
                <w:szCs w:val="18"/>
              </w:rPr>
            </w:pPr>
            <w:r w:rsidRPr="00C556C0">
              <w:rPr>
                <w:rStyle w:val="Enfasigrassetto"/>
                <w:rFonts w:asciiTheme="majorHAnsi" w:hAnsiTheme="majorHAnsi" w:cs="Segoe UI"/>
                <w:bCs/>
                <w:color w:val="C51B88"/>
                <w:szCs w:val="18"/>
              </w:rPr>
              <w:t>Livello autorizzativo</w:t>
            </w:r>
          </w:p>
        </w:tc>
      </w:tr>
      <w:tr w:rsidR="005D5472" w:rsidRPr="00193955" w14:paraId="2B4CD490" w14:textId="77777777" w:rsidTr="002944F3">
        <w:tc>
          <w:tcPr>
            <w:tcW w:w="1405" w:type="dxa"/>
            <w:vAlign w:val="center"/>
          </w:tcPr>
          <w:p w14:paraId="76CEE2C8" w14:textId="77777777" w:rsidR="005D5472" w:rsidRPr="00193955" w:rsidRDefault="005D5472" w:rsidP="005D5472">
            <w:pPr>
              <w:spacing w:before="60" w:line="360" w:lineRule="auto"/>
              <w:rPr>
                <w:rFonts w:asciiTheme="majorHAnsi" w:eastAsia="Times New Roman" w:hAnsiTheme="majorHAnsi" w:cs="Times New Roman"/>
                <w:b/>
                <w:bCs/>
                <w:sz w:val="16"/>
                <w:szCs w:val="16"/>
                <w:lang w:eastAsia="it-IT"/>
              </w:rPr>
            </w:pPr>
            <w:r w:rsidRPr="00F91613">
              <w:rPr>
                <w:b/>
                <w:bCs/>
              </w:rPr>
              <w:t>Basso</w:t>
            </w:r>
          </w:p>
        </w:tc>
        <w:tc>
          <w:tcPr>
            <w:tcW w:w="5258" w:type="dxa"/>
            <w:vAlign w:val="center"/>
          </w:tcPr>
          <w:p w14:paraId="79DEFAF4" w14:textId="77777777" w:rsidR="005D5472" w:rsidRPr="00193955" w:rsidRDefault="005D5472" w:rsidP="005D5472">
            <w:pPr>
              <w:spacing w:before="60" w:line="360" w:lineRule="auto"/>
              <w:rPr>
                <w:rFonts w:asciiTheme="majorHAnsi" w:eastAsia="Times New Roman" w:hAnsiTheme="majorHAnsi" w:cs="Times New Roman"/>
                <w:b/>
                <w:bCs/>
                <w:sz w:val="16"/>
                <w:szCs w:val="16"/>
                <w:lang w:eastAsia="it-IT"/>
              </w:rPr>
            </w:pPr>
            <w:r w:rsidRPr="00F91613">
              <w:t>Generalmente accettabile. Il rischio può essere gestito nell'ambito delle normali attività operative e monitorato secondo i processi applicabili.</w:t>
            </w:r>
          </w:p>
        </w:tc>
        <w:tc>
          <w:tcPr>
            <w:tcW w:w="3428" w:type="dxa"/>
            <w:vAlign w:val="center"/>
          </w:tcPr>
          <w:p w14:paraId="7A4E5CD8" w14:textId="13AB1D7F" w:rsidR="005D5472" w:rsidRPr="00193955" w:rsidRDefault="005D5472" w:rsidP="005D5472">
            <w:pPr>
              <w:spacing w:before="60" w:line="360" w:lineRule="auto"/>
              <w:rPr>
                <w:rFonts w:asciiTheme="majorHAnsi" w:eastAsia="Times New Roman" w:hAnsiTheme="majorHAnsi" w:cs="Times New Roman"/>
                <w:b/>
                <w:bCs/>
                <w:sz w:val="16"/>
                <w:szCs w:val="16"/>
                <w:lang w:eastAsia="it-IT"/>
              </w:rPr>
            </w:pPr>
            <w:r w:rsidRPr="00EE0DF3">
              <w:t>Service Manager e Asset Owner per gli ambiti di rispettiva competenza</w:t>
            </w:r>
          </w:p>
        </w:tc>
      </w:tr>
      <w:tr w:rsidR="005D5472" w:rsidRPr="00193955" w14:paraId="194C561C" w14:textId="77777777" w:rsidTr="002944F3">
        <w:tc>
          <w:tcPr>
            <w:tcW w:w="1405" w:type="dxa"/>
            <w:vAlign w:val="center"/>
          </w:tcPr>
          <w:p w14:paraId="3D836929" w14:textId="77777777" w:rsidR="005D5472" w:rsidRPr="00193955" w:rsidRDefault="005D5472">
            <w:pPr>
              <w:spacing w:before="60" w:line="360" w:lineRule="auto"/>
              <w:rPr>
                <w:rFonts w:asciiTheme="majorHAnsi" w:eastAsia="Times New Roman" w:hAnsiTheme="majorHAnsi" w:cs="Times New Roman"/>
                <w:b/>
                <w:bCs/>
                <w:sz w:val="16"/>
                <w:szCs w:val="16"/>
                <w:lang w:eastAsia="it-IT"/>
              </w:rPr>
            </w:pPr>
            <w:r w:rsidRPr="00F91613">
              <w:rPr>
                <w:b/>
                <w:bCs/>
              </w:rPr>
              <w:t>Medio</w:t>
            </w:r>
          </w:p>
        </w:tc>
        <w:tc>
          <w:tcPr>
            <w:tcW w:w="5258" w:type="dxa"/>
            <w:vAlign w:val="center"/>
          </w:tcPr>
          <w:p w14:paraId="7566235B" w14:textId="77777777" w:rsidR="005D5472" w:rsidRPr="00193955" w:rsidRDefault="005D5472">
            <w:pPr>
              <w:spacing w:before="60" w:line="360" w:lineRule="auto"/>
              <w:rPr>
                <w:rFonts w:asciiTheme="majorHAnsi" w:eastAsia="Times New Roman" w:hAnsiTheme="majorHAnsi" w:cs="Times New Roman"/>
                <w:b/>
                <w:bCs/>
                <w:sz w:val="16"/>
                <w:szCs w:val="16"/>
                <w:lang w:eastAsia="it-IT"/>
              </w:rPr>
            </w:pPr>
            <w:r w:rsidRPr="00F91613">
              <w:t>Accettabile previa valutazione del rischio residuo e verifica della proporzionalità delle ulteriori misure di trattamento. L'eventuale accettazione deve essere formalmente documentata.</w:t>
            </w:r>
          </w:p>
        </w:tc>
        <w:tc>
          <w:tcPr>
            <w:tcW w:w="3428" w:type="dxa"/>
            <w:vAlign w:val="center"/>
          </w:tcPr>
          <w:p w14:paraId="6A67559D" w14:textId="77777777" w:rsidR="005D5472" w:rsidRPr="00193955" w:rsidRDefault="005D5472">
            <w:pPr>
              <w:spacing w:before="60" w:line="360" w:lineRule="auto"/>
              <w:rPr>
                <w:rFonts w:asciiTheme="majorHAnsi" w:eastAsia="Times New Roman" w:hAnsiTheme="majorHAnsi" w:cs="Times New Roman"/>
                <w:b/>
                <w:bCs/>
                <w:sz w:val="16"/>
                <w:szCs w:val="16"/>
                <w:lang w:eastAsia="it-IT"/>
              </w:rPr>
            </w:pPr>
            <w:r w:rsidRPr="00F91613">
              <w:t>Risk Owner</w:t>
            </w:r>
          </w:p>
        </w:tc>
      </w:tr>
      <w:tr w:rsidR="005D5472" w:rsidRPr="00193955" w14:paraId="1FBA5C34" w14:textId="77777777" w:rsidTr="002944F3">
        <w:tc>
          <w:tcPr>
            <w:tcW w:w="1405" w:type="dxa"/>
            <w:vAlign w:val="center"/>
          </w:tcPr>
          <w:p w14:paraId="20901D22" w14:textId="77777777" w:rsidR="005D5472" w:rsidRPr="00193955" w:rsidRDefault="005D5472">
            <w:pPr>
              <w:spacing w:before="60" w:line="360" w:lineRule="auto"/>
              <w:rPr>
                <w:rFonts w:asciiTheme="majorHAnsi" w:eastAsia="Times New Roman" w:hAnsiTheme="majorHAnsi" w:cs="Times New Roman"/>
                <w:b/>
                <w:bCs/>
                <w:sz w:val="16"/>
                <w:szCs w:val="16"/>
                <w:lang w:eastAsia="it-IT"/>
              </w:rPr>
            </w:pPr>
            <w:r w:rsidRPr="00F91613">
              <w:rPr>
                <w:b/>
                <w:bCs/>
              </w:rPr>
              <w:t>Alto (Top Risk)</w:t>
            </w:r>
          </w:p>
        </w:tc>
        <w:tc>
          <w:tcPr>
            <w:tcW w:w="5258" w:type="dxa"/>
            <w:vAlign w:val="center"/>
          </w:tcPr>
          <w:p w14:paraId="53BA543A" w14:textId="77777777" w:rsidR="005D5472" w:rsidRPr="00193955" w:rsidRDefault="005D5472">
            <w:pPr>
              <w:spacing w:before="60" w:line="360" w:lineRule="auto"/>
              <w:rPr>
                <w:rFonts w:asciiTheme="majorHAnsi" w:eastAsia="Times New Roman" w:hAnsiTheme="majorHAnsi" w:cs="Times New Roman"/>
                <w:b/>
                <w:bCs/>
                <w:sz w:val="16"/>
                <w:szCs w:val="16"/>
                <w:lang w:eastAsia="it-IT"/>
              </w:rPr>
            </w:pPr>
            <w:r w:rsidRPr="00F91613">
              <w:t>Non normalmente accettabile. Deve essere predisposto un Piano di Trattamento del Rischio. L'accettazione del rischio residuo costituisce una condizione eccezionale e richiede adeguata motivazione e formale approvazione.</w:t>
            </w:r>
          </w:p>
        </w:tc>
        <w:tc>
          <w:tcPr>
            <w:tcW w:w="3428" w:type="dxa"/>
            <w:vAlign w:val="center"/>
          </w:tcPr>
          <w:p w14:paraId="2E3E1BB9" w14:textId="1849CC63" w:rsidR="005D5472" w:rsidRPr="002944F3" w:rsidRDefault="002944F3">
            <w:pPr>
              <w:spacing w:before="60" w:line="360" w:lineRule="auto"/>
            </w:pPr>
            <w:r w:rsidRPr="002944F3">
              <w:t>Consiglio di Amministrazione, previo esame da parte del Risk Owner e dell'Amministratore Delegato competente</w:t>
            </w:r>
          </w:p>
        </w:tc>
      </w:tr>
    </w:tbl>
    <w:p w14:paraId="53CFA106" w14:textId="77777777" w:rsidR="005D5472" w:rsidRPr="00692C74" w:rsidRDefault="005D5472" w:rsidP="005D5472">
      <w:pPr>
        <w:rPr>
          <w:lang w:eastAsia="it-IT"/>
        </w:rPr>
      </w:pPr>
    </w:p>
    <w:p w14:paraId="3A5C475B" w14:textId="00A91997" w:rsidR="00EE0DF3" w:rsidRPr="00EE0DF3" w:rsidRDefault="00C05A07" w:rsidP="00406934">
      <w:pPr>
        <w:pStyle w:val="Titolo2"/>
      </w:pPr>
      <w:bookmarkStart w:id="583" w:name="_Toc238824021"/>
      <w:commentRangeStart w:id="584"/>
      <w:commentRangeStart w:id="585"/>
      <w:r w:rsidRPr="00EE0DF3">
        <w:rPr>
          <w:caps w:val="0"/>
        </w:rPr>
        <w:t>TOP RISK</w:t>
      </w:r>
      <w:bookmarkEnd w:id="583"/>
      <w:commentRangeEnd w:id="584"/>
      <w:r w:rsidR="001023C1" w:rsidRPr="00EE0DF3">
        <w:rPr>
          <w:rStyle w:val="Rimandocommento"/>
          <w:sz w:val="22"/>
          <w:szCs w:val="28"/>
        </w:rPr>
        <w:commentReference w:id="584"/>
      </w:r>
      <w:commentRangeEnd w:id="585"/>
      <w:r w:rsidR="006615D4" w:rsidRPr="00EE0DF3">
        <w:rPr>
          <w:rStyle w:val="Rimandocommento"/>
          <w:sz w:val="22"/>
          <w:szCs w:val="28"/>
        </w:rPr>
        <w:commentReference w:id="585"/>
      </w:r>
    </w:p>
    <w:p w14:paraId="012A4CB2" w14:textId="77777777" w:rsidR="00EE0DF3" w:rsidRDefault="00EE0DF3" w:rsidP="00EE0DF3">
      <w:pPr>
        <w:rPr>
          <w:ins w:id="586" w:author="Mariano Fumante" w:date="2026-08-27T18:21:00Z" w16du:dateUtc="2026-08-27T16:21:00Z"/>
        </w:rPr>
      </w:pPr>
      <w:r w:rsidRPr="00EE0DF3">
        <w:t xml:space="preserve">I Top Risk rappresentano i rischi di sicurezza informatica classificati con livello </w:t>
      </w:r>
      <w:r w:rsidRPr="00EE0DF3">
        <w:rPr>
          <w:b/>
          <w:bCs/>
        </w:rPr>
        <w:t>Alto</w:t>
      </w:r>
      <w:r w:rsidRPr="00EE0DF3">
        <w:t xml:space="preserve"> che, per esposizione, impatto potenziale o rilevanza strategica, operativa, economica, normativa o reputazionale, richiedono il coinvolgimento degli Organi di Governo nell'ambito delle attività di supervisione, trattamento e accettazione del rischio residuo.</w:t>
      </w:r>
    </w:p>
    <w:p w14:paraId="500B293D" w14:textId="77777777" w:rsidR="003723E2" w:rsidRPr="003723E2" w:rsidRDefault="003723E2" w:rsidP="003723E2">
      <w:pPr>
        <w:rPr>
          <w:ins w:id="587" w:author="Mariano Fumante" w:date="2026-08-27T18:21:00Z"/>
        </w:rPr>
      </w:pPr>
      <w:ins w:id="588" w:author="Mariano Fumante" w:date="2026-08-27T18:21:00Z">
        <w:r w:rsidRPr="003723E2">
          <w:t>Sono inoltre considerati Top Risk le esposizioni derivanti da valutazioni aggregate che evidenzino livelli di rischio significativi per il Gruppo, anche qualora i singoli rischi sottostanti, considerati individualmente, non risultino classificati come Alti.</w:t>
        </w:r>
      </w:ins>
    </w:p>
    <w:p w14:paraId="248C1662" w14:textId="57DD58CB" w:rsidR="003723E2" w:rsidRPr="00EE0DF3" w:rsidDel="003723E2" w:rsidRDefault="003723E2" w:rsidP="00EE0DF3">
      <w:pPr>
        <w:rPr>
          <w:del w:id="589" w:author="Mariano Fumante" w:date="2026-08-27T18:21:00Z" w16du:dateUtc="2026-08-27T16:21:00Z"/>
        </w:rPr>
      </w:pPr>
      <w:ins w:id="590" w:author="Mariano Fumante" w:date="2026-08-27T18:21:00Z">
        <w:r w:rsidRPr="003723E2">
          <w:t xml:space="preserve">Le modalità di identificazione, aggregazione e valutazione dei rischi ai fini della determinazione dei Top Risk sono definite nell'Istruzione Operativa </w:t>
        </w:r>
        <w:r w:rsidRPr="003723E2">
          <w:rPr>
            <w:b/>
            <w:bCs/>
          </w:rPr>
          <w:t>"</w:t>
        </w:r>
        <w:r w:rsidRPr="005B00B7">
          <w:rPr>
            <w:rPrChange w:id="591" w:author="Mariano Fumante" w:date="2026-08-27T18:22:00Z" w16du:dateUtc="2026-08-27T16:22:00Z">
              <w:rPr>
                <w:b/>
                <w:bCs/>
              </w:rPr>
            </w:rPrChange>
          </w:rPr>
          <w:t>ISM08_IO01 - Metodologia di Cyber Risk Assessment e Risk Treatment</w:t>
        </w:r>
        <w:r w:rsidRPr="003723E2">
          <w:rPr>
            <w:b/>
            <w:bCs/>
          </w:rPr>
          <w:t>"</w:t>
        </w:r>
        <w:r w:rsidRPr="003723E2">
          <w:t>. Tali modalità possono prevedere, a titolo esemplificativo, criteri di aggregazione basati su asset, servizi, processi, minacce, attori di minaccia, eventi di minaccia o altri elementi rilevanti per il profilo di rischio complessivo del Gruppo.</w:t>
        </w:r>
      </w:ins>
    </w:p>
    <w:p w14:paraId="4ECD0BF3" w14:textId="0D4F22E5" w:rsidR="00EE0DF3" w:rsidRPr="00EE0DF3" w:rsidRDefault="00EE0DF3" w:rsidP="00EE0DF3">
      <w:r w:rsidRPr="00EE0DF3">
        <w:t xml:space="preserve">Per ciascun Top Risk </w:t>
      </w:r>
      <w:del w:id="592" w:author="Mariano Fumante" w:date="2026-08-27T18:24:00Z" w16du:dateUtc="2026-08-27T16:24:00Z">
        <w:r w:rsidRPr="00EE0DF3" w:rsidDel="00FF5E32">
          <w:delText xml:space="preserve">devono essere </w:delText>
        </w:r>
      </w:del>
      <w:ins w:id="593" w:author="Mariano Fumante" w:date="2026-08-27T18:24:00Z" w16du:dateUtc="2026-08-27T16:24:00Z">
        <w:r w:rsidR="00FF5E32">
          <w:t>sono</w:t>
        </w:r>
      </w:ins>
      <w:ins w:id="594" w:author="Mariano Fumante" w:date="2026-08-28T15:38:00Z" w16du:dateUtc="2026-08-28T13:38:00Z">
        <w:r w:rsidR="000712E1">
          <w:t xml:space="preserve"> </w:t>
        </w:r>
      </w:ins>
      <w:r w:rsidRPr="00EE0DF3">
        <w:t>definiti:</w:t>
      </w:r>
    </w:p>
    <w:p w14:paraId="2B504777" w14:textId="77777777" w:rsidR="00EE0DF3" w:rsidRPr="00EE0DF3" w:rsidRDefault="00EE0DF3">
      <w:pPr>
        <w:pStyle w:val="Elencopuntatoprimolivello"/>
        <w:pPrChange w:id="595" w:author="Mariano Fumante" w:date="2026-08-28T15:38:00Z" w16du:dateUtc="2026-08-28T13:38:00Z">
          <w:pPr>
            <w:numPr>
              <w:numId w:val="30"/>
            </w:numPr>
            <w:tabs>
              <w:tab w:val="num" w:pos="720"/>
            </w:tabs>
            <w:ind w:left="720" w:hanging="360"/>
          </w:pPr>
        </w:pPrChange>
      </w:pPr>
      <w:r w:rsidRPr="00EE0DF3">
        <w:t>il relativo Risk Owner;</w:t>
      </w:r>
    </w:p>
    <w:p w14:paraId="41D26B89" w14:textId="77777777" w:rsidR="00EE0DF3" w:rsidRPr="00EE0DF3" w:rsidRDefault="00EE0DF3">
      <w:pPr>
        <w:pStyle w:val="Elencopuntatoprimolivello"/>
        <w:pPrChange w:id="596" w:author="Mariano Fumante" w:date="2026-08-28T15:38:00Z" w16du:dateUtc="2026-08-28T13:38:00Z">
          <w:pPr>
            <w:numPr>
              <w:numId w:val="30"/>
            </w:numPr>
            <w:tabs>
              <w:tab w:val="num" w:pos="720"/>
            </w:tabs>
            <w:ind w:left="720" w:hanging="360"/>
          </w:pPr>
        </w:pPrChange>
      </w:pPr>
      <w:r w:rsidRPr="00EE0DF3">
        <w:t>le motivazioni che giustificano il livello di rischio rilevato;</w:t>
      </w:r>
    </w:p>
    <w:p w14:paraId="40742F4D" w14:textId="77777777" w:rsidR="00EE0DF3" w:rsidRPr="00EE0DF3" w:rsidRDefault="00EE0DF3">
      <w:pPr>
        <w:pStyle w:val="Elencopuntatoprimolivello"/>
        <w:pPrChange w:id="597" w:author="Mariano Fumante" w:date="2026-08-28T15:38:00Z" w16du:dateUtc="2026-08-28T13:38:00Z">
          <w:pPr>
            <w:numPr>
              <w:numId w:val="30"/>
            </w:numPr>
            <w:tabs>
              <w:tab w:val="num" w:pos="720"/>
            </w:tabs>
            <w:ind w:left="720" w:hanging="360"/>
          </w:pPr>
        </w:pPrChange>
      </w:pPr>
      <w:r w:rsidRPr="00EE0DF3">
        <w:t>le misure di trattamento previste;</w:t>
      </w:r>
    </w:p>
    <w:p w14:paraId="44477038" w14:textId="77777777" w:rsidR="00EE0DF3" w:rsidRPr="00EE0DF3" w:rsidRDefault="00EE0DF3">
      <w:pPr>
        <w:pStyle w:val="Elencopuntatoprimolivello"/>
        <w:pPrChange w:id="598" w:author="Mariano Fumante" w:date="2026-08-28T15:38:00Z" w16du:dateUtc="2026-08-28T13:38:00Z">
          <w:pPr>
            <w:numPr>
              <w:numId w:val="30"/>
            </w:numPr>
            <w:tabs>
              <w:tab w:val="num" w:pos="720"/>
            </w:tabs>
            <w:ind w:left="720" w:hanging="360"/>
          </w:pPr>
        </w:pPrChange>
      </w:pPr>
      <w:r w:rsidRPr="00EE0DF3">
        <w:t>le eventuali misure compensative adottate;</w:t>
      </w:r>
    </w:p>
    <w:p w14:paraId="03A8E69E" w14:textId="77777777" w:rsidR="00EE0DF3" w:rsidRPr="00EE0DF3" w:rsidRDefault="00EE0DF3">
      <w:pPr>
        <w:pStyle w:val="Elencopuntatoprimolivello"/>
        <w:pPrChange w:id="599" w:author="Mariano Fumante" w:date="2026-08-28T15:38:00Z" w16du:dateUtc="2026-08-28T13:38:00Z">
          <w:pPr>
            <w:numPr>
              <w:numId w:val="30"/>
            </w:numPr>
            <w:tabs>
              <w:tab w:val="num" w:pos="720"/>
            </w:tabs>
            <w:ind w:left="720" w:hanging="360"/>
          </w:pPr>
        </w:pPrChange>
      </w:pPr>
      <w:r w:rsidRPr="00EE0DF3">
        <w:t>il rischio residuo atteso;</w:t>
      </w:r>
    </w:p>
    <w:p w14:paraId="01A3FFD0" w14:textId="77777777" w:rsidR="00EE0DF3" w:rsidRPr="00EE0DF3" w:rsidRDefault="00EE0DF3">
      <w:pPr>
        <w:pStyle w:val="Elencopuntatoprimolivello"/>
        <w:pPrChange w:id="600" w:author="Mariano Fumante" w:date="2026-08-28T15:38:00Z" w16du:dateUtc="2026-08-28T13:38:00Z">
          <w:pPr>
            <w:numPr>
              <w:numId w:val="30"/>
            </w:numPr>
            <w:tabs>
              <w:tab w:val="num" w:pos="720"/>
            </w:tabs>
            <w:ind w:left="720" w:hanging="360"/>
          </w:pPr>
        </w:pPrChange>
      </w:pPr>
      <w:r w:rsidRPr="00EE0DF3">
        <w:t>le tempistiche di attuazione delle azioni pianificate;</w:t>
      </w:r>
    </w:p>
    <w:p w14:paraId="0B997BD3" w14:textId="77777777" w:rsidR="00EE0DF3" w:rsidRPr="00EE0DF3" w:rsidRDefault="00EE0DF3">
      <w:pPr>
        <w:pStyle w:val="Elencopuntatoprimolivello"/>
        <w:pPrChange w:id="601" w:author="Mariano Fumante" w:date="2026-08-28T15:38:00Z" w16du:dateUtc="2026-08-28T13:38:00Z">
          <w:pPr>
            <w:numPr>
              <w:numId w:val="30"/>
            </w:numPr>
            <w:tabs>
              <w:tab w:val="num" w:pos="720"/>
            </w:tabs>
            <w:ind w:left="720" w:hanging="360"/>
          </w:pPr>
        </w:pPrChange>
      </w:pPr>
      <w:r w:rsidRPr="00EE0DF3">
        <w:t>le modalità di monitoraggio e riesame.</w:t>
      </w:r>
    </w:p>
    <w:p w14:paraId="1A2FF60B" w14:textId="77777777" w:rsidR="00EE0DF3" w:rsidRPr="00EE0DF3" w:rsidRDefault="00EE0DF3" w:rsidP="00EE0DF3">
      <w:r w:rsidRPr="00EE0DF3">
        <w:t>L'accettazione di un Top Risk deve essere formalmente documentata nel Risk Register e riesaminata periodicamente secondo quanto previsto dal presente Piano.</w:t>
      </w:r>
    </w:p>
    <w:p w14:paraId="17908261" w14:textId="655003FF" w:rsidR="00DA1EC2" w:rsidRDefault="00DA1EC2" w:rsidP="00464D8C">
      <w:pPr>
        <w:pStyle w:val="Titolo1"/>
      </w:pPr>
      <w:bookmarkStart w:id="602" w:name="_Toc238824022"/>
      <w:r w:rsidRPr="00DA1EC2">
        <w:t>PIANO DI TRATTAMENTO DEL RISCHIO</w:t>
      </w:r>
      <w:bookmarkEnd w:id="602"/>
    </w:p>
    <w:p w14:paraId="486C7D3F" w14:textId="77777777" w:rsidR="0005309F" w:rsidRPr="0005309F" w:rsidRDefault="0005309F" w:rsidP="0005309F">
      <w:pPr>
        <w:pStyle w:val="NormaleWeb"/>
        <w:spacing w:line="300" w:lineRule="atLeast"/>
        <w:rPr>
          <w:rFonts w:asciiTheme="majorHAnsi" w:hAnsiTheme="majorHAnsi" w:cs="Segoe UI"/>
          <w:sz w:val="18"/>
          <w:szCs w:val="18"/>
        </w:rPr>
      </w:pPr>
      <w:r w:rsidRPr="0005309F">
        <w:rPr>
          <w:rFonts w:asciiTheme="majorHAnsi" w:hAnsiTheme="majorHAnsi" w:cs="Segoe UI"/>
          <w:sz w:val="18"/>
          <w:szCs w:val="18"/>
        </w:rPr>
        <w:t>Il Piano di Trattamento del Rischio costituisce lo strumento attraverso il quale la Capogruppo e le Società Controllate definiscono, pianificano, attuano e monitorano le azioni necessarie a ridurre i rischi di sicurezza informatica entro livelli coerenti con il Risk Appetite definito dal Gruppo.</w:t>
      </w:r>
    </w:p>
    <w:p w14:paraId="050DB994" w14:textId="77777777" w:rsidR="0005309F" w:rsidRPr="0005309F" w:rsidRDefault="0005309F" w:rsidP="0005309F">
      <w:pPr>
        <w:pStyle w:val="NormaleWeb"/>
        <w:spacing w:line="300" w:lineRule="atLeast"/>
        <w:rPr>
          <w:rFonts w:asciiTheme="majorHAnsi" w:hAnsiTheme="majorHAnsi" w:cs="Segoe UI"/>
          <w:sz w:val="18"/>
          <w:szCs w:val="18"/>
        </w:rPr>
      </w:pPr>
      <w:r w:rsidRPr="0005309F">
        <w:rPr>
          <w:rFonts w:asciiTheme="majorHAnsi" w:hAnsiTheme="majorHAnsi" w:cs="Segoe UI"/>
          <w:sz w:val="18"/>
          <w:szCs w:val="18"/>
        </w:rPr>
        <w:t>Il Piano di Trattamento è predisposto a seguito delle attività di valutazione del rischio e consente di individuare le misure organizzative, procedurali, tecnologiche e contrattuali necessarie alla gestione dei rischi identificati.</w:t>
      </w:r>
    </w:p>
    <w:p w14:paraId="7A950528" w14:textId="77777777" w:rsidR="0005309F" w:rsidRPr="0005309F" w:rsidRDefault="0005309F" w:rsidP="0005309F">
      <w:pPr>
        <w:pStyle w:val="NormaleWeb"/>
        <w:spacing w:line="300" w:lineRule="atLeast"/>
        <w:rPr>
          <w:rFonts w:asciiTheme="majorHAnsi" w:hAnsiTheme="majorHAnsi" w:cs="Segoe UI"/>
          <w:sz w:val="18"/>
          <w:szCs w:val="18"/>
        </w:rPr>
      </w:pPr>
      <w:r w:rsidRPr="0005309F">
        <w:rPr>
          <w:rFonts w:asciiTheme="majorHAnsi" w:hAnsiTheme="majorHAnsi" w:cs="Segoe UI"/>
          <w:sz w:val="18"/>
          <w:szCs w:val="18"/>
        </w:rPr>
        <w:t>Per tutti i rischi che richiedono specifiche azioni di mitigazione deve essere predisposto un Piano di Trattamento adeguatamente documentato e periodicamente aggiornato.</w:t>
      </w:r>
    </w:p>
    <w:p w14:paraId="7349ABED" w14:textId="0047054E" w:rsidR="00BE5B5B" w:rsidRPr="00C05A07" w:rsidRDefault="00C05A07" w:rsidP="00BE5B5B">
      <w:pPr>
        <w:pStyle w:val="Titolo2"/>
        <w:rPr>
          <w:lang w:val="it-IT"/>
        </w:rPr>
      </w:pPr>
      <w:bookmarkStart w:id="603" w:name="_Toc238824023"/>
      <w:r w:rsidRPr="00C05A07">
        <w:rPr>
          <w:caps w:val="0"/>
          <w:lang w:val="it-IT"/>
        </w:rPr>
        <w:t>CONTENUTI MINIMI DEL PIANO DI TRATTAMENTO</w:t>
      </w:r>
      <w:bookmarkEnd w:id="603"/>
    </w:p>
    <w:p w14:paraId="53008475" w14:textId="77777777" w:rsidR="00BE5B5B" w:rsidRPr="00BE5B5B" w:rsidRDefault="00BE5B5B" w:rsidP="00BE5B5B">
      <w:pPr>
        <w:rPr>
          <w:lang w:eastAsia="it-IT"/>
        </w:rPr>
      </w:pPr>
      <w:r w:rsidRPr="00BE5B5B">
        <w:rPr>
          <w:lang w:eastAsia="it-IT"/>
        </w:rPr>
        <w:t>Il Piano di Trattamento del Rischio deve contenere almeno:</w:t>
      </w:r>
    </w:p>
    <w:p w14:paraId="55E65298" w14:textId="77777777" w:rsidR="00BE5B5B" w:rsidRPr="00BE5B5B" w:rsidRDefault="00BE5B5B">
      <w:pPr>
        <w:pStyle w:val="Elencopuntatoprimolivello"/>
        <w:rPr>
          <w:lang w:eastAsia="it-IT"/>
        </w:rPr>
        <w:pPrChange w:id="604" w:author="Mariano Fumante" w:date="2026-08-28T15:38:00Z" w16du:dateUtc="2026-08-28T13:38:00Z">
          <w:pPr>
            <w:numPr>
              <w:numId w:val="31"/>
            </w:numPr>
            <w:tabs>
              <w:tab w:val="num" w:pos="720"/>
            </w:tabs>
            <w:ind w:left="720" w:hanging="360"/>
          </w:pPr>
        </w:pPrChange>
      </w:pPr>
      <w:r w:rsidRPr="00BE5B5B">
        <w:rPr>
          <w:lang w:eastAsia="it-IT"/>
        </w:rPr>
        <w:t>il rischio da trattare;</w:t>
      </w:r>
    </w:p>
    <w:p w14:paraId="7FFB861A" w14:textId="77777777" w:rsidR="00BE5B5B" w:rsidRPr="00BE5B5B" w:rsidRDefault="00BE5B5B">
      <w:pPr>
        <w:pStyle w:val="Elencopuntatoprimolivello"/>
        <w:rPr>
          <w:lang w:eastAsia="it-IT"/>
        </w:rPr>
        <w:pPrChange w:id="605" w:author="Mariano Fumante" w:date="2026-08-28T15:38:00Z" w16du:dateUtc="2026-08-28T13:38:00Z">
          <w:pPr>
            <w:numPr>
              <w:numId w:val="31"/>
            </w:numPr>
            <w:tabs>
              <w:tab w:val="num" w:pos="720"/>
            </w:tabs>
            <w:ind w:left="720" w:hanging="360"/>
          </w:pPr>
        </w:pPrChange>
      </w:pPr>
      <w:r w:rsidRPr="00BE5B5B">
        <w:rPr>
          <w:lang w:eastAsia="it-IT"/>
        </w:rPr>
        <w:t>il relativo Risk Owner;</w:t>
      </w:r>
    </w:p>
    <w:p w14:paraId="6F54A16F" w14:textId="77777777" w:rsidR="00BE5B5B" w:rsidRPr="00BE5B5B" w:rsidRDefault="00BE5B5B">
      <w:pPr>
        <w:pStyle w:val="Elencopuntatoprimolivello"/>
        <w:rPr>
          <w:lang w:eastAsia="it-IT"/>
        </w:rPr>
        <w:pPrChange w:id="606" w:author="Mariano Fumante" w:date="2026-08-28T15:38:00Z" w16du:dateUtc="2026-08-28T13:38:00Z">
          <w:pPr>
            <w:numPr>
              <w:numId w:val="31"/>
            </w:numPr>
            <w:tabs>
              <w:tab w:val="num" w:pos="720"/>
            </w:tabs>
            <w:ind w:left="720" w:hanging="360"/>
          </w:pPr>
        </w:pPrChange>
      </w:pPr>
      <w:r w:rsidRPr="00BE5B5B">
        <w:rPr>
          <w:lang w:eastAsia="it-IT"/>
        </w:rPr>
        <w:t>il livello di rischio rilevato;</w:t>
      </w:r>
    </w:p>
    <w:p w14:paraId="1CC20142" w14:textId="77777777" w:rsidR="00BE5B5B" w:rsidRPr="00BE5B5B" w:rsidRDefault="00BE5B5B">
      <w:pPr>
        <w:pStyle w:val="Elencopuntatoprimolivello"/>
        <w:rPr>
          <w:lang w:eastAsia="it-IT"/>
        </w:rPr>
        <w:pPrChange w:id="607" w:author="Mariano Fumante" w:date="2026-08-28T15:38:00Z" w16du:dateUtc="2026-08-28T13:38:00Z">
          <w:pPr>
            <w:numPr>
              <w:numId w:val="31"/>
            </w:numPr>
            <w:tabs>
              <w:tab w:val="num" w:pos="720"/>
            </w:tabs>
            <w:ind w:left="720" w:hanging="360"/>
          </w:pPr>
        </w:pPrChange>
      </w:pPr>
      <w:r w:rsidRPr="00BE5B5B">
        <w:rPr>
          <w:lang w:eastAsia="it-IT"/>
        </w:rPr>
        <w:t>le misure di trattamento previste;</w:t>
      </w:r>
    </w:p>
    <w:p w14:paraId="59B70409" w14:textId="77777777" w:rsidR="00BE5B5B" w:rsidRPr="00BE5B5B" w:rsidRDefault="00BE5B5B">
      <w:pPr>
        <w:pStyle w:val="Elencopuntatoprimolivello"/>
        <w:rPr>
          <w:lang w:eastAsia="it-IT"/>
        </w:rPr>
        <w:pPrChange w:id="608" w:author="Mariano Fumante" w:date="2026-08-28T15:38:00Z" w16du:dateUtc="2026-08-28T13:38:00Z">
          <w:pPr>
            <w:numPr>
              <w:numId w:val="31"/>
            </w:numPr>
            <w:tabs>
              <w:tab w:val="num" w:pos="720"/>
            </w:tabs>
            <w:ind w:left="720" w:hanging="360"/>
          </w:pPr>
        </w:pPrChange>
      </w:pPr>
      <w:r w:rsidRPr="00BE5B5B">
        <w:rPr>
          <w:lang w:eastAsia="it-IT"/>
        </w:rPr>
        <w:t>le priorità di intervento;</w:t>
      </w:r>
    </w:p>
    <w:p w14:paraId="5D22BCE9" w14:textId="77777777" w:rsidR="00BE5B5B" w:rsidRPr="00BE5B5B" w:rsidRDefault="00BE5B5B">
      <w:pPr>
        <w:pStyle w:val="Elencopuntatoprimolivello"/>
        <w:rPr>
          <w:lang w:eastAsia="it-IT"/>
        </w:rPr>
        <w:pPrChange w:id="609" w:author="Mariano Fumante" w:date="2026-08-28T15:38:00Z" w16du:dateUtc="2026-08-28T13:38:00Z">
          <w:pPr>
            <w:numPr>
              <w:numId w:val="31"/>
            </w:numPr>
            <w:tabs>
              <w:tab w:val="num" w:pos="720"/>
            </w:tabs>
            <w:ind w:left="720" w:hanging="360"/>
          </w:pPr>
        </w:pPrChange>
      </w:pPr>
      <w:r w:rsidRPr="00BE5B5B">
        <w:rPr>
          <w:lang w:eastAsia="it-IT"/>
        </w:rPr>
        <w:t>i soggetti responsabili dell'attuazione;</w:t>
      </w:r>
    </w:p>
    <w:p w14:paraId="18B62936" w14:textId="77777777" w:rsidR="00BE5B5B" w:rsidRPr="00BE5B5B" w:rsidRDefault="00BE5B5B">
      <w:pPr>
        <w:pStyle w:val="Elencopuntatoprimolivello"/>
        <w:rPr>
          <w:lang w:eastAsia="it-IT"/>
        </w:rPr>
        <w:pPrChange w:id="610" w:author="Mariano Fumante" w:date="2026-08-28T15:38:00Z" w16du:dateUtc="2026-08-28T13:38:00Z">
          <w:pPr>
            <w:numPr>
              <w:numId w:val="31"/>
            </w:numPr>
            <w:tabs>
              <w:tab w:val="num" w:pos="720"/>
            </w:tabs>
            <w:ind w:left="720" w:hanging="360"/>
          </w:pPr>
        </w:pPrChange>
      </w:pPr>
      <w:r w:rsidRPr="00BE5B5B">
        <w:rPr>
          <w:lang w:eastAsia="it-IT"/>
        </w:rPr>
        <w:t>le tempistiche di realizzazione;</w:t>
      </w:r>
    </w:p>
    <w:p w14:paraId="1F57CC0B" w14:textId="77777777" w:rsidR="00BE5B5B" w:rsidRPr="00BE5B5B" w:rsidRDefault="00BE5B5B">
      <w:pPr>
        <w:pStyle w:val="Elencopuntatoprimolivello"/>
        <w:rPr>
          <w:lang w:eastAsia="it-IT"/>
        </w:rPr>
        <w:pPrChange w:id="611" w:author="Mariano Fumante" w:date="2026-08-28T15:38:00Z" w16du:dateUtc="2026-08-28T13:38:00Z">
          <w:pPr>
            <w:numPr>
              <w:numId w:val="31"/>
            </w:numPr>
            <w:tabs>
              <w:tab w:val="num" w:pos="720"/>
            </w:tabs>
            <w:ind w:left="720" w:hanging="360"/>
          </w:pPr>
        </w:pPrChange>
      </w:pPr>
      <w:r w:rsidRPr="00BE5B5B">
        <w:rPr>
          <w:lang w:eastAsia="it-IT"/>
        </w:rPr>
        <w:t>gli eventuali KPI e KRI di monitoraggio;</w:t>
      </w:r>
    </w:p>
    <w:p w14:paraId="063B8A28" w14:textId="77777777" w:rsidR="00BE5B5B" w:rsidRPr="00BE5B5B" w:rsidRDefault="00BE5B5B">
      <w:pPr>
        <w:pStyle w:val="Elencopuntatoprimolivello"/>
        <w:rPr>
          <w:lang w:eastAsia="it-IT"/>
        </w:rPr>
        <w:pPrChange w:id="612" w:author="Mariano Fumante" w:date="2026-08-28T15:38:00Z" w16du:dateUtc="2026-08-28T13:38:00Z">
          <w:pPr>
            <w:numPr>
              <w:numId w:val="31"/>
            </w:numPr>
            <w:tabs>
              <w:tab w:val="num" w:pos="720"/>
            </w:tabs>
            <w:ind w:left="720" w:hanging="360"/>
          </w:pPr>
        </w:pPrChange>
      </w:pPr>
      <w:r w:rsidRPr="00BE5B5B">
        <w:rPr>
          <w:lang w:eastAsia="it-IT"/>
        </w:rPr>
        <w:t>il rischio residuo atteso a seguito dell'attuazione delle misure previste;</w:t>
      </w:r>
    </w:p>
    <w:p w14:paraId="352FD0F0" w14:textId="77777777" w:rsidR="00BE5B5B" w:rsidRPr="00BE5B5B" w:rsidRDefault="00BE5B5B">
      <w:pPr>
        <w:pStyle w:val="Elencopuntatoprimolivello"/>
        <w:rPr>
          <w:lang w:eastAsia="it-IT"/>
        </w:rPr>
        <w:pPrChange w:id="613" w:author="Mariano Fumante" w:date="2026-08-28T15:38:00Z" w16du:dateUtc="2026-08-28T13:38:00Z">
          <w:pPr>
            <w:numPr>
              <w:numId w:val="31"/>
            </w:numPr>
            <w:tabs>
              <w:tab w:val="num" w:pos="720"/>
            </w:tabs>
            <w:ind w:left="720" w:hanging="360"/>
          </w:pPr>
        </w:pPrChange>
      </w:pPr>
      <w:r w:rsidRPr="00BE5B5B">
        <w:rPr>
          <w:lang w:eastAsia="it-IT"/>
        </w:rPr>
        <w:t>le eventuali misure compensative adottate;</w:t>
      </w:r>
    </w:p>
    <w:p w14:paraId="066F47B4" w14:textId="77777777" w:rsidR="00BE5B5B" w:rsidRPr="00BE5B5B" w:rsidRDefault="00BE5B5B">
      <w:pPr>
        <w:pStyle w:val="Elencopuntatoprimolivello"/>
        <w:rPr>
          <w:lang w:eastAsia="it-IT"/>
        </w:rPr>
        <w:pPrChange w:id="614" w:author="Mariano Fumante" w:date="2026-08-28T15:38:00Z" w16du:dateUtc="2026-08-28T13:38:00Z">
          <w:pPr>
            <w:numPr>
              <w:numId w:val="31"/>
            </w:numPr>
            <w:tabs>
              <w:tab w:val="num" w:pos="720"/>
            </w:tabs>
            <w:ind w:left="720" w:hanging="360"/>
          </w:pPr>
        </w:pPrChange>
      </w:pPr>
      <w:r w:rsidRPr="00BE5B5B">
        <w:rPr>
          <w:lang w:eastAsia="it-IT"/>
        </w:rPr>
        <w:t>le motivazioni che giustificano l'eventuale accettazione del rischio residuo.</w:t>
      </w:r>
    </w:p>
    <w:p w14:paraId="75FCE63E" w14:textId="5064A03C" w:rsidR="00BE5B5B" w:rsidRPr="00C05A07" w:rsidRDefault="00C05A07" w:rsidP="009A2D0D">
      <w:pPr>
        <w:pStyle w:val="Titolo2"/>
        <w:rPr>
          <w:lang w:val="it-IT"/>
        </w:rPr>
      </w:pPr>
      <w:bookmarkStart w:id="615" w:name="_Toc238824024"/>
      <w:r w:rsidRPr="00C05A07">
        <w:rPr>
          <w:caps w:val="0"/>
          <w:lang w:val="it-IT"/>
        </w:rPr>
        <w:t>APPROVAZIONE DEL PIANO DI TRATTAMENTO</w:t>
      </w:r>
      <w:bookmarkEnd w:id="615"/>
    </w:p>
    <w:p w14:paraId="1426D1AC" w14:textId="77777777" w:rsidR="009A2D0D" w:rsidRPr="009A2D0D" w:rsidRDefault="009A2D0D" w:rsidP="009A2D0D">
      <w:pPr>
        <w:rPr>
          <w:lang w:eastAsia="it-IT"/>
        </w:rPr>
      </w:pPr>
      <w:r w:rsidRPr="009A2D0D">
        <w:rPr>
          <w:lang w:eastAsia="it-IT"/>
        </w:rPr>
        <w:t>I Piani di Trattamento del Rischio sono predisposti dal Risk Owner con il supporto dell'Information Security Manager competente, degli Asset Owner e dei Service Manager coinvolti.</w:t>
      </w:r>
    </w:p>
    <w:p w14:paraId="30467978" w14:textId="77777777" w:rsidR="009A2D0D" w:rsidRPr="009A2D0D" w:rsidRDefault="009A2D0D" w:rsidP="009A2D0D">
      <w:pPr>
        <w:rPr>
          <w:lang w:eastAsia="it-IT"/>
        </w:rPr>
      </w:pPr>
      <w:r w:rsidRPr="009A2D0D">
        <w:rPr>
          <w:lang w:eastAsia="it-IT"/>
        </w:rPr>
        <w:t>Il GISO fornisce supporto metodologico nella predisposizione dei Piani di Trattamento e ne verifica la coerenza rispetto al framework di gestione del rischio adottato dal Gruppo.</w:t>
      </w:r>
    </w:p>
    <w:p w14:paraId="1AAEBD19" w14:textId="77777777" w:rsidR="009A2D0D" w:rsidRPr="009A2D0D" w:rsidRDefault="009A2D0D" w:rsidP="009A2D0D">
      <w:pPr>
        <w:rPr>
          <w:lang w:eastAsia="it-IT"/>
        </w:rPr>
      </w:pPr>
      <w:r w:rsidRPr="009A2D0D">
        <w:rPr>
          <w:lang w:eastAsia="it-IT"/>
        </w:rPr>
        <w:t>L'approvazione dei Piani di Trattamento avviene secondo i livelli autorizzativi definiti nel presente Piano.</w:t>
      </w:r>
    </w:p>
    <w:p w14:paraId="3C992D04" w14:textId="77777777" w:rsidR="009A2D0D" w:rsidRPr="009A2D0D" w:rsidRDefault="009A2D0D" w:rsidP="009A2D0D">
      <w:pPr>
        <w:rPr>
          <w:lang w:eastAsia="it-IT"/>
        </w:rPr>
      </w:pPr>
      <w:r w:rsidRPr="009A2D0D">
        <w:rPr>
          <w:lang w:eastAsia="it-IT"/>
        </w:rPr>
        <w:t>In particolare:</w:t>
      </w:r>
    </w:p>
    <w:p w14:paraId="5B60D07D" w14:textId="77777777" w:rsidR="009A2D0D" w:rsidRPr="009A2D0D" w:rsidRDefault="009A2D0D">
      <w:pPr>
        <w:pStyle w:val="Elencopuntatoprimolivello"/>
        <w:rPr>
          <w:lang w:eastAsia="it-IT"/>
        </w:rPr>
        <w:pPrChange w:id="616" w:author="Mariano Fumante" w:date="2026-08-28T15:38:00Z" w16du:dateUtc="2026-08-28T13:38:00Z">
          <w:pPr>
            <w:numPr>
              <w:numId w:val="32"/>
            </w:numPr>
            <w:tabs>
              <w:tab w:val="num" w:pos="720"/>
            </w:tabs>
            <w:ind w:left="720" w:hanging="360"/>
          </w:pPr>
        </w:pPrChange>
      </w:pPr>
      <w:r w:rsidRPr="009A2D0D">
        <w:rPr>
          <w:lang w:eastAsia="it-IT"/>
        </w:rPr>
        <w:t>il Risk Owner approva i Piani di Trattamento relativi ai rischi rientranti nel proprio ambito di competenza;</w:t>
      </w:r>
    </w:p>
    <w:p w14:paraId="2C2B23AD" w14:textId="0ACEC28D" w:rsidR="009A2D0D" w:rsidRPr="009A2D0D" w:rsidRDefault="009A2D0D">
      <w:pPr>
        <w:pStyle w:val="Elencopuntatoprimolivello"/>
        <w:rPr>
          <w:lang w:eastAsia="it-IT"/>
        </w:rPr>
        <w:pPrChange w:id="617" w:author="Mariano Fumante" w:date="2026-08-28T15:38:00Z" w16du:dateUtc="2026-08-28T13:38:00Z">
          <w:pPr>
            <w:numPr>
              <w:numId w:val="32"/>
            </w:numPr>
            <w:tabs>
              <w:tab w:val="num" w:pos="720"/>
            </w:tabs>
            <w:ind w:left="720" w:hanging="360"/>
          </w:pPr>
        </w:pPrChange>
      </w:pPr>
      <w:r w:rsidRPr="009A2D0D">
        <w:rPr>
          <w:lang w:eastAsia="it-IT"/>
        </w:rPr>
        <w:t>l'Amministratore Delegato competente valuta e valida i Piani di Trattamento relativi ai Top Risk;</w:t>
      </w:r>
    </w:p>
    <w:p w14:paraId="0E047CA4" w14:textId="77777777" w:rsidR="009A2D0D" w:rsidRPr="009A2D0D" w:rsidRDefault="009A2D0D">
      <w:pPr>
        <w:pStyle w:val="Elencopuntatoprimolivello"/>
        <w:rPr>
          <w:lang w:eastAsia="it-IT"/>
        </w:rPr>
        <w:pPrChange w:id="618" w:author="Mariano Fumante" w:date="2026-08-28T15:38:00Z" w16du:dateUtc="2026-08-28T13:38:00Z">
          <w:pPr>
            <w:numPr>
              <w:numId w:val="32"/>
            </w:numPr>
            <w:tabs>
              <w:tab w:val="num" w:pos="720"/>
            </w:tabs>
            <w:ind w:left="720" w:hanging="360"/>
          </w:pPr>
        </w:pPrChange>
      </w:pPr>
      <w:r w:rsidRPr="009A2D0D">
        <w:rPr>
          <w:lang w:eastAsia="it-IT"/>
        </w:rPr>
        <w:t>il Consiglio di Amministrazione approva, ove previsto, i Piani di Trattamento associati ai Top Risk e ai rischi eccedenti le soglie di competenza del Management.</w:t>
      </w:r>
    </w:p>
    <w:p w14:paraId="3AAFC0FE" w14:textId="160E55BB" w:rsidR="009A2D0D" w:rsidRPr="00C05A07" w:rsidRDefault="00C05A07" w:rsidP="00FC06C3">
      <w:pPr>
        <w:pStyle w:val="Titolo2"/>
        <w:rPr>
          <w:lang w:val="it-IT"/>
        </w:rPr>
      </w:pPr>
      <w:bookmarkStart w:id="619" w:name="_Toc238824025"/>
      <w:r w:rsidRPr="00C05A07">
        <w:rPr>
          <w:caps w:val="0"/>
          <w:lang w:val="it-IT"/>
        </w:rPr>
        <w:t>ATTUAZIONE DEL PIANO DI TRATTAMENTO</w:t>
      </w:r>
      <w:bookmarkEnd w:id="619"/>
    </w:p>
    <w:p w14:paraId="161D28D9" w14:textId="77777777" w:rsidR="00370440" w:rsidRPr="00370440" w:rsidRDefault="00370440" w:rsidP="00370440">
      <w:pPr>
        <w:pStyle w:val="NormaleWeb"/>
        <w:spacing w:line="300" w:lineRule="atLeast"/>
        <w:rPr>
          <w:rFonts w:asciiTheme="majorHAnsi" w:hAnsiTheme="majorHAnsi" w:cs="Segoe UI"/>
          <w:sz w:val="18"/>
          <w:szCs w:val="18"/>
        </w:rPr>
      </w:pPr>
      <w:r w:rsidRPr="00370440">
        <w:rPr>
          <w:rFonts w:asciiTheme="majorHAnsi" w:hAnsiTheme="majorHAnsi" w:cs="Segoe UI"/>
          <w:sz w:val="18"/>
          <w:szCs w:val="18"/>
        </w:rPr>
        <w:t>Il Risk Owner assicura l'attuazione delle azioni previste dal Piano di Trattamento e ne verifica il completamento entro le tempistiche definite.</w:t>
      </w:r>
    </w:p>
    <w:p w14:paraId="77B4BA63" w14:textId="77777777" w:rsidR="00370440" w:rsidRPr="00370440" w:rsidRDefault="00370440" w:rsidP="00370440">
      <w:pPr>
        <w:pStyle w:val="NormaleWeb"/>
        <w:spacing w:line="300" w:lineRule="atLeast"/>
        <w:rPr>
          <w:rFonts w:asciiTheme="majorHAnsi" w:hAnsiTheme="majorHAnsi" w:cs="Segoe UI"/>
          <w:sz w:val="18"/>
          <w:szCs w:val="18"/>
        </w:rPr>
      </w:pPr>
      <w:r w:rsidRPr="00370440">
        <w:rPr>
          <w:rFonts w:asciiTheme="majorHAnsi" w:hAnsiTheme="majorHAnsi" w:cs="Segoe UI"/>
          <w:sz w:val="18"/>
          <w:szCs w:val="18"/>
        </w:rPr>
        <w:t>Gli Asset Owner e i Service Manager implementano le misure tecniche, organizzative e procedurali di rispettiva competenza.</w:t>
      </w:r>
    </w:p>
    <w:p w14:paraId="6B5F5296" w14:textId="77777777" w:rsidR="00370440" w:rsidRPr="00370440" w:rsidRDefault="00370440" w:rsidP="00370440">
      <w:pPr>
        <w:pStyle w:val="NormaleWeb"/>
        <w:spacing w:line="300" w:lineRule="atLeast"/>
        <w:rPr>
          <w:rFonts w:asciiTheme="majorHAnsi" w:hAnsiTheme="majorHAnsi" w:cs="Segoe UI"/>
          <w:sz w:val="18"/>
          <w:szCs w:val="18"/>
        </w:rPr>
      </w:pPr>
      <w:r w:rsidRPr="00370440">
        <w:rPr>
          <w:rFonts w:asciiTheme="majorHAnsi" w:hAnsiTheme="majorHAnsi" w:cs="Segoe UI"/>
          <w:sz w:val="18"/>
          <w:szCs w:val="18"/>
        </w:rPr>
        <w:t>L'Information Security Manager supporta il Risk Owner nel coordinamento delle attività di trattamento e nella gestione delle eventuali criticità che possano influire sul raggiungimento degli obiettivi definiti.</w:t>
      </w:r>
    </w:p>
    <w:p w14:paraId="42F0309D" w14:textId="77777777" w:rsidR="00370440" w:rsidRDefault="00370440" w:rsidP="00370440">
      <w:pPr>
        <w:pStyle w:val="NormaleWeb"/>
        <w:spacing w:line="300" w:lineRule="atLeast"/>
        <w:rPr>
          <w:rFonts w:asciiTheme="majorHAnsi" w:hAnsiTheme="majorHAnsi" w:cs="Segoe UI"/>
          <w:sz w:val="18"/>
          <w:szCs w:val="18"/>
        </w:rPr>
      </w:pPr>
      <w:r w:rsidRPr="00370440">
        <w:rPr>
          <w:rFonts w:asciiTheme="majorHAnsi" w:hAnsiTheme="majorHAnsi" w:cs="Segoe UI"/>
          <w:sz w:val="18"/>
          <w:szCs w:val="18"/>
        </w:rPr>
        <w:t>Il Group CISO supervisiona l'avanzamento complessivo dei Piani di Trattamento a livello di Gruppo.</w:t>
      </w:r>
    </w:p>
    <w:p w14:paraId="0185F9AE" w14:textId="587A4779" w:rsidR="00FD0B2C" w:rsidRPr="00C05A07" w:rsidRDefault="00C05A07" w:rsidP="00FD0B2C">
      <w:pPr>
        <w:pStyle w:val="Titolo2"/>
        <w:rPr>
          <w:lang w:val="it-IT"/>
        </w:rPr>
      </w:pPr>
      <w:bookmarkStart w:id="620" w:name="_Toc238824026"/>
      <w:r w:rsidRPr="00C05A07">
        <w:rPr>
          <w:caps w:val="0"/>
          <w:lang w:val="it-IT"/>
        </w:rPr>
        <w:t>MONITORAGGIO DEL PIANO DI TRATTAMENTO</w:t>
      </w:r>
      <w:bookmarkEnd w:id="620"/>
    </w:p>
    <w:p w14:paraId="69BD89D1" w14:textId="77777777" w:rsidR="00FD0B2C" w:rsidRPr="00FD0B2C" w:rsidRDefault="00FD0B2C" w:rsidP="00FD0B2C">
      <w:pPr>
        <w:pStyle w:val="NormaleWeb"/>
        <w:spacing w:line="300" w:lineRule="atLeast"/>
        <w:rPr>
          <w:rFonts w:asciiTheme="majorHAnsi" w:hAnsiTheme="majorHAnsi" w:cs="Segoe UI"/>
          <w:sz w:val="18"/>
          <w:szCs w:val="18"/>
        </w:rPr>
      </w:pPr>
      <w:r w:rsidRPr="00FD0B2C">
        <w:rPr>
          <w:rFonts w:asciiTheme="majorHAnsi" w:hAnsiTheme="majorHAnsi" w:cs="Segoe UI"/>
          <w:sz w:val="18"/>
          <w:szCs w:val="18"/>
        </w:rPr>
        <w:t>L'Information Security Manager monitora periodicamente lo stato di avanzamento delle azioni previste dal Piano di Trattamento e ne verifica l'effettiva attuazione.</w:t>
      </w:r>
    </w:p>
    <w:p w14:paraId="275D12A2" w14:textId="77777777" w:rsidR="00FD0B2C" w:rsidRPr="00FD0B2C" w:rsidRDefault="00FD0B2C" w:rsidP="00FD0B2C">
      <w:pPr>
        <w:pStyle w:val="NormaleWeb"/>
        <w:spacing w:line="300" w:lineRule="atLeast"/>
        <w:rPr>
          <w:rFonts w:asciiTheme="majorHAnsi" w:hAnsiTheme="majorHAnsi" w:cs="Segoe UI"/>
          <w:sz w:val="18"/>
          <w:szCs w:val="18"/>
        </w:rPr>
      </w:pPr>
      <w:r w:rsidRPr="00FD0B2C">
        <w:rPr>
          <w:rFonts w:asciiTheme="majorHAnsi" w:hAnsiTheme="majorHAnsi" w:cs="Segoe UI"/>
          <w:sz w:val="18"/>
          <w:szCs w:val="18"/>
        </w:rPr>
        <w:t>I risultati delle attività di monitoraggio sono condivisi con il Risk Owner e riportati, ove previsto, nei flussi di reporting verso il Group CISO e il GISO.</w:t>
      </w:r>
    </w:p>
    <w:p w14:paraId="38A0A66C" w14:textId="77777777" w:rsidR="00FD0B2C" w:rsidRDefault="00FD0B2C" w:rsidP="00FD0B2C">
      <w:pPr>
        <w:pStyle w:val="NormaleWeb"/>
        <w:spacing w:line="300" w:lineRule="atLeast"/>
        <w:rPr>
          <w:rFonts w:asciiTheme="majorHAnsi" w:hAnsiTheme="majorHAnsi" w:cs="Segoe UI"/>
          <w:sz w:val="18"/>
          <w:szCs w:val="18"/>
        </w:rPr>
      </w:pPr>
      <w:r w:rsidRPr="00FD0B2C">
        <w:rPr>
          <w:rFonts w:asciiTheme="majorHAnsi" w:hAnsiTheme="majorHAnsi" w:cs="Segoe UI"/>
          <w:sz w:val="18"/>
          <w:szCs w:val="18"/>
        </w:rPr>
        <w:t>I ritardi, le criticità o gli impedimenti che possano compromettere la realizzazione delle azioni pianificate devono essere tempestivamente comunicati ai soggetti competenti per le necessarie valutazioni.</w:t>
      </w:r>
    </w:p>
    <w:p w14:paraId="746EA684" w14:textId="5BE965A6" w:rsidR="008104F7" w:rsidRDefault="00C05A07" w:rsidP="008104F7">
      <w:pPr>
        <w:pStyle w:val="Titolo2"/>
      </w:pPr>
      <w:bookmarkStart w:id="621" w:name="_Toc238824027"/>
      <w:r w:rsidRPr="008104F7">
        <w:rPr>
          <w:caps w:val="0"/>
        </w:rPr>
        <w:t>MISURE COMPENSATIVE</w:t>
      </w:r>
      <w:bookmarkEnd w:id="621"/>
    </w:p>
    <w:p w14:paraId="4A7B401C" w14:textId="7487D4CF" w:rsidR="00692C74" w:rsidRPr="00692C74" w:rsidRDefault="008104F7" w:rsidP="00692C74">
      <w:pPr>
        <w:rPr>
          <w:lang w:eastAsia="it-IT"/>
        </w:rPr>
      </w:pPr>
      <w:r w:rsidRPr="008104F7">
        <w:rPr>
          <w:lang w:eastAsia="it-IT"/>
        </w:rPr>
        <w:t>Qualora, per motivate ragioni tecniche, organizzative, economiche o normative, non sia possibile implementare una o più misure previste dal Piano di Trattamento, il Risk Owner</w:t>
      </w:r>
      <w:r w:rsidR="007A2992">
        <w:rPr>
          <w:lang w:eastAsia="it-IT"/>
        </w:rPr>
        <w:t>, di concerto con l’Information Security Manager</w:t>
      </w:r>
      <w:r w:rsidR="00817FF9">
        <w:rPr>
          <w:lang w:eastAsia="it-IT"/>
        </w:rPr>
        <w:t xml:space="preserve">, </w:t>
      </w:r>
      <w:r w:rsidR="007A2992">
        <w:rPr>
          <w:lang w:eastAsia="it-IT"/>
        </w:rPr>
        <w:t>il Group CISO</w:t>
      </w:r>
      <w:r w:rsidR="00817FF9">
        <w:rPr>
          <w:lang w:eastAsia="it-IT"/>
        </w:rPr>
        <w:t xml:space="preserve"> e i Service Manger e gli Asset Owner coinvolti</w:t>
      </w:r>
      <w:r w:rsidR="007A2992">
        <w:rPr>
          <w:lang w:eastAsia="it-IT"/>
        </w:rPr>
        <w:t xml:space="preserve">, </w:t>
      </w:r>
      <w:r w:rsidRPr="008104F7">
        <w:rPr>
          <w:lang w:eastAsia="it-IT"/>
        </w:rPr>
        <w:t>valuta l'adozione di misure compensative idonee a ridurre il livello di esposizione al rischio</w:t>
      </w:r>
      <w:r w:rsidR="00CA7E5E">
        <w:rPr>
          <w:lang w:eastAsia="it-IT"/>
        </w:rPr>
        <w:t xml:space="preserve">, </w:t>
      </w:r>
      <w:r w:rsidR="00692C74" w:rsidRPr="00692C74">
        <w:rPr>
          <w:lang w:eastAsia="it-IT"/>
        </w:rPr>
        <w:t>in conformità con quanto previsto dalla normativa applicabile e dalle disposizioni in materia di sicurezza informatica adottate dal Gruppo.</w:t>
      </w:r>
    </w:p>
    <w:p w14:paraId="7C24C9DC" w14:textId="77777777" w:rsidR="008104F7" w:rsidRPr="008104F7" w:rsidRDefault="008104F7" w:rsidP="008104F7">
      <w:pPr>
        <w:rPr>
          <w:lang w:eastAsia="it-IT"/>
        </w:rPr>
      </w:pPr>
      <w:r w:rsidRPr="008104F7">
        <w:rPr>
          <w:lang w:eastAsia="it-IT"/>
        </w:rPr>
        <w:t>Le misure compensative devono essere adeguatamente documentate e riportare almeno:</w:t>
      </w:r>
    </w:p>
    <w:p w14:paraId="2A610093" w14:textId="77777777" w:rsidR="008104F7" w:rsidRPr="008104F7" w:rsidRDefault="008104F7">
      <w:pPr>
        <w:pStyle w:val="Elencopuntatoprimolivello"/>
        <w:rPr>
          <w:lang w:eastAsia="it-IT"/>
        </w:rPr>
        <w:pPrChange w:id="622" w:author="Mariano Fumante" w:date="2026-08-28T15:38:00Z" w16du:dateUtc="2026-08-28T13:38:00Z">
          <w:pPr>
            <w:numPr>
              <w:numId w:val="33"/>
            </w:numPr>
            <w:tabs>
              <w:tab w:val="num" w:pos="720"/>
            </w:tabs>
            <w:ind w:left="720" w:hanging="360"/>
          </w:pPr>
        </w:pPrChange>
      </w:pPr>
      <w:r w:rsidRPr="008104F7">
        <w:rPr>
          <w:lang w:eastAsia="it-IT"/>
        </w:rPr>
        <w:t>la misura non implementata;</w:t>
      </w:r>
    </w:p>
    <w:p w14:paraId="665FC06C" w14:textId="77777777" w:rsidR="008104F7" w:rsidRPr="008104F7" w:rsidRDefault="008104F7">
      <w:pPr>
        <w:pStyle w:val="Elencopuntatoprimolivello"/>
        <w:rPr>
          <w:lang w:eastAsia="it-IT"/>
        </w:rPr>
        <w:pPrChange w:id="623" w:author="Mariano Fumante" w:date="2026-08-28T15:38:00Z" w16du:dateUtc="2026-08-28T13:38:00Z">
          <w:pPr>
            <w:numPr>
              <w:numId w:val="33"/>
            </w:numPr>
            <w:tabs>
              <w:tab w:val="num" w:pos="720"/>
            </w:tabs>
            <w:ind w:left="720" w:hanging="360"/>
          </w:pPr>
        </w:pPrChange>
      </w:pPr>
      <w:r w:rsidRPr="008104F7">
        <w:rPr>
          <w:lang w:eastAsia="it-IT"/>
        </w:rPr>
        <w:t>le motivazioni che ne impediscono l'attuazione;</w:t>
      </w:r>
    </w:p>
    <w:p w14:paraId="0265D1D8" w14:textId="77777777" w:rsidR="008104F7" w:rsidRPr="008104F7" w:rsidRDefault="008104F7">
      <w:pPr>
        <w:pStyle w:val="Elencopuntatoprimolivello"/>
        <w:rPr>
          <w:lang w:eastAsia="it-IT"/>
        </w:rPr>
        <w:pPrChange w:id="624" w:author="Mariano Fumante" w:date="2026-08-28T15:38:00Z" w16du:dateUtc="2026-08-28T13:38:00Z">
          <w:pPr>
            <w:numPr>
              <w:numId w:val="33"/>
            </w:numPr>
            <w:tabs>
              <w:tab w:val="num" w:pos="720"/>
            </w:tabs>
            <w:ind w:left="720" w:hanging="360"/>
          </w:pPr>
        </w:pPrChange>
      </w:pPr>
      <w:r w:rsidRPr="008104F7">
        <w:rPr>
          <w:lang w:eastAsia="it-IT"/>
        </w:rPr>
        <w:t>la misura compensativa adottata;</w:t>
      </w:r>
    </w:p>
    <w:p w14:paraId="17300072" w14:textId="77777777" w:rsidR="008104F7" w:rsidRPr="008104F7" w:rsidRDefault="008104F7">
      <w:pPr>
        <w:pStyle w:val="Elencopuntatoprimolivello"/>
        <w:rPr>
          <w:lang w:eastAsia="it-IT"/>
        </w:rPr>
        <w:pPrChange w:id="625" w:author="Mariano Fumante" w:date="2026-08-28T15:38:00Z" w16du:dateUtc="2026-08-28T13:38:00Z">
          <w:pPr>
            <w:numPr>
              <w:numId w:val="33"/>
            </w:numPr>
            <w:tabs>
              <w:tab w:val="num" w:pos="720"/>
            </w:tabs>
            <w:ind w:left="720" w:hanging="360"/>
          </w:pPr>
        </w:pPrChange>
      </w:pPr>
      <w:r w:rsidRPr="008104F7">
        <w:rPr>
          <w:lang w:eastAsia="it-IT"/>
        </w:rPr>
        <w:t>le responsabilità di attuazione;</w:t>
      </w:r>
    </w:p>
    <w:p w14:paraId="278DD901" w14:textId="77777777" w:rsidR="008104F7" w:rsidRDefault="008104F7">
      <w:pPr>
        <w:pStyle w:val="Elencopuntatoprimolivello"/>
        <w:rPr>
          <w:lang w:eastAsia="it-IT"/>
        </w:rPr>
        <w:pPrChange w:id="626" w:author="Mariano Fumante" w:date="2026-08-28T15:38:00Z" w16du:dateUtc="2026-08-28T13:38:00Z">
          <w:pPr>
            <w:numPr>
              <w:numId w:val="33"/>
            </w:numPr>
            <w:tabs>
              <w:tab w:val="num" w:pos="720"/>
            </w:tabs>
            <w:ind w:left="720" w:hanging="360"/>
          </w:pPr>
        </w:pPrChange>
      </w:pPr>
      <w:r w:rsidRPr="008104F7">
        <w:rPr>
          <w:lang w:eastAsia="it-IT"/>
        </w:rPr>
        <w:t>il livello di rischio residuo risultante.</w:t>
      </w:r>
    </w:p>
    <w:p w14:paraId="4594C8F3" w14:textId="036BE6C8" w:rsidR="007E4B63" w:rsidRDefault="00C05A07" w:rsidP="007E4B63">
      <w:pPr>
        <w:pStyle w:val="Titolo2"/>
      </w:pPr>
      <w:bookmarkStart w:id="627" w:name="_Toc238824028"/>
      <w:r w:rsidRPr="007E4B63">
        <w:rPr>
          <w:caps w:val="0"/>
        </w:rPr>
        <w:t>GESTIONE DEL RISCHIO RESIDUO</w:t>
      </w:r>
      <w:bookmarkEnd w:id="627"/>
    </w:p>
    <w:p w14:paraId="0F4DA4EE" w14:textId="77777777" w:rsidR="007E4B63" w:rsidRPr="007E4B63" w:rsidRDefault="007E4B63" w:rsidP="007E4B63">
      <w:pPr>
        <w:rPr>
          <w:lang w:eastAsia="it-IT"/>
        </w:rPr>
      </w:pPr>
      <w:r w:rsidRPr="007E4B63">
        <w:rPr>
          <w:lang w:eastAsia="it-IT"/>
        </w:rPr>
        <w:t>Al termine delle attività di trattamento il rischio residuo risultante è sottoposto ai livelli autorizzativi competenti secondo quanto previsto dal presente Piano.</w:t>
      </w:r>
    </w:p>
    <w:p w14:paraId="30BCF935" w14:textId="77777777" w:rsidR="007E4B63" w:rsidRPr="007E4B63" w:rsidRDefault="007E4B63" w:rsidP="007E4B63">
      <w:pPr>
        <w:rPr>
          <w:lang w:eastAsia="it-IT"/>
        </w:rPr>
      </w:pPr>
      <w:r w:rsidRPr="007E4B63">
        <w:rPr>
          <w:lang w:eastAsia="it-IT"/>
        </w:rPr>
        <w:t>L'accettazione del rischio residuo deve essere:</w:t>
      </w:r>
    </w:p>
    <w:p w14:paraId="5CB12950" w14:textId="77777777" w:rsidR="007E4B63" w:rsidRPr="007E4B63" w:rsidRDefault="007E4B63">
      <w:pPr>
        <w:pStyle w:val="Elencopuntatoprimolivello"/>
        <w:rPr>
          <w:lang w:eastAsia="it-IT"/>
        </w:rPr>
        <w:pPrChange w:id="628" w:author="Mariano Fumante" w:date="2026-08-28T15:37:00Z" w16du:dateUtc="2026-08-28T13:37:00Z">
          <w:pPr>
            <w:numPr>
              <w:numId w:val="34"/>
            </w:numPr>
            <w:tabs>
              <w:tab w:val="num" w:pos="720"/>
            </w:tabs>
            <w:ind w:left="720" w:hanging="360"/>
          </w:pPr>
        </w:pPrChange>
      </w:pPr>
      <w:r w:rsidRPr="007E4B63">
        <w:rPr>
          <w:lang w:eastAsia="it-IT"/>
        </w:rPr>
        <w:t>formalizzata e documentata;</w:t>
      </w:r>
    </w:p>
    <w:p w14:paraId="138AD1B5" w14:textId="77777777" w:rsidR="007E4B63" w:rsidRPr="007E4B63" w:rsidRDefault="007E4B63">
      <w:pPr>
        <w:pStyle w:val="Elencopuntatoprimolivello"/>
        <w:rPr>
          <w:lang w:eastAsia="it-IT"/>
        </w:rPr>
        <w:pPrChange w:id="629" w:author="Mariano Fumante" w:date="2026-08-28T15:37:00Z" w16du:dateUtc="2026-08-28T13:37:00Z">
          <w:pPr>
            <w:numPr>
              <w:numId w:val="34"/>
            </w:numPr>
            <w:tabs>
              <w:tab w:val="num" w:pos="720"/>
            </w:tabs>
            <w:ind w:left="720" w:hanging="360"/>
          </w:pPr>
        </w:pPrChange>
      </w:pPr>
      <w:r w:rsidRPr="007E4B63">
        <w:rPr>
          <w:lang w:eastAsia="it-IT"/>
        </w:rPr>
        <w:t>adeguatamente motivata;</w:t>
      </w:r>
    </w:p>
    <w:p w14:paraId="4F9BD8F5" w14:textId="77777777" w:rsidR="007E4B63" w:rsidRPr="007E4B63" w:rsidRDefault="007E4B63">
      <w:pPr>
        <w:pStyle w:val="Elencopuntatoprimolivello"/>
        <w:rPr>
          <w:lang w:eastAsia="it-IT"/>
        </w:rPr>
        <w:pPrChange w:id="630" w:author="Mariano Fumante" w:date="2026-08-28T15:37:00Z" w16du:dateUtc="2026-08-28T13:37:00Z">
          <w:pPr>
            <w:numPr>
              <w:numId w:val="34"/>
            </w:numPr>
            <w:tabs>
              <w:tab w:val="num" w:pos="720"/>
            </w:tabs>
            <w:ind w:left="720" w:hanging="360"/>
          </w:pPr>
        </w:pPrChange>
      </w:pPr>
      <w:r w:rsidRPr="007E4B63">
        <w:rPr>
          <w:lang w:eastAsia="it-IT"/>
        </w:rPr>
        <w:t>registrata nel Risk Register di sicurezza informatica;</w:t>
      </w:r>
    </w:p>
    <w:p w14:paraId="28DEFE6E" w14:textId="77777777" w:rsidR="007E4B63" w:rsidRPr="007E4B63" w:rsidRDefault="007E4B63">
      <w:pPr>
        <w:pStyle w:val="Elencopuntatoprimolivello"/>
        <w:rPr>
          <w:lang w:eastAsia="it-IT"/>
        </w:rPr>
        <w:pPrChange w:id="631" w:author="Mariano Fumante" w:date="2026-08-28T15:37:00Z" w16du:dateUtc="2026-08-28T13:37:00Z">
          <w:pPr>
            <w:numPr>
              <w:numId w:val="34"/>
            </w:numPr>
            <w:tabs>
              <w:tab w:val="num" w:pos="720"/>
            </w:tabs>
            <w:ind w:left="720" w:hanging="360"/>
          </w:pPr>
        </w:pPrChange>
      </w:pPr>
      <w:r w:rsidRPr="007E4B63">
        <w:rPr>
          <w:lang w:eastAsia="it-IT"/>
        </w:rPr>
        <w:t>sottoposta a periodico riesame al fine di verificare il permanere delle condizioni che ne hanno giustificato l'accettazione.</w:t>
      </w:r>
    </w:p>
    <w:p w14:paraId="0DD38A1F" w14:textId="77777777" w:rsidR="007E4B63" w:rsidRPr="007E4B63" w:rsidRDefault="007E4B63" w:rsidP="007E4B63">
      <w:pPr>
        <w:rPr>
          <w:lang w:eastAsia="it-IT"/>
        </w:rPr>
      </w:pPr>
      <w:r w:rsidRPr="007E4B63">
        <w:rPr>
          <w:lang w:eastAsia="it-IT"/>
        </w:rPr>
        <w:t>L'eventuale accettazione di un Top Risk costituisce una condizione eccezionale e richiede il coinvolgimento dei soggetti autorizzativi competenti secondo quanto previsto dal presente Piano.</w:t>
      </w:r>
    </w:p>
    <w:p w14:paraId="6D00FA63" w14:textId="77777777" w:rsidR="00DA1EC2" w:rsidRDefault="00DA1EC2" w:rsidP="00DA1EC2"/>
    <w:p w14:paraId="659301AF" w14:textId="77777777" w:rsidR="00DA1EC2" w:rsidRPr="00DA1EC2" w:rsidRDefault="00DA1EC2" w:rsidP="00DA1EC2"/>
    <w:p w14:paraId="6AF2B472" w14:textId="2DE39677" w:rsidR="00464D8C" w:rsidRDefault="00464D8C" w:rsidP="00464D8C">
      <w:pPr>
        <w:pStyle w:val="Titolo1"/>
        <w:rPr>
          <w:ins w:id="632" w:author="Mariano Fumante" w:date="2026-08-27T08:39:00Z" w16du:dateUtc="2026-08-27T06:39:00Z"/>
        </w:rPr>
      </w:pPr>
      <w:bookmarkStart w:id="633" w:name="_Toc238824029"/>
      <w:r w:rsidRPr="00464D8C">
        <w:t xml:space="preserve">MONITORAGGIO, REPORTING E </w:t>
      </w:r>
      <w:commentRangeStart w:id="634"/>
      <w:r w:rsidRPr="00464D8C">
        <w:t>RIESAME</w:t>
      </w:r>
      <w:bookmarkEnd w:id="633"/>
      <w:commentRangeEnd w:id="634"/>
      <w:r w:rsidR="00B92095">
        <w:rPr>
          <w:rStyle w:val="Rimandocommento"/>
          <w:sz w:val="24"/>
          <w:szCs w:val="32"/>
        </w:rPr>
        <w:commentReference w:id="634"/>
      </w:r>
    </w:p>
    <w:p w14:paraId="190F9256" w14:textId="34B17EAE" w:rsidR="00E36295" w:rsidRPr="00E36295" w:rsidRDefault="00E36295">
      <w:pPr>
        <w:pStyle w:val="Titolo2"/>
        <w:pPrChange w:id="635" w:author="Mariano Fumante" w:date="2026-08-27T08:39:00Z" w16du:dateUtc="2026-08-27T06:39:00Z">
          <w:pPr>
            <w:pStyle w:val="Titolo1"/>
          </w:pPr>
        </w:pPrChange>
      </w:pPr>
      <w:bookmarkStart w:id="636" w:name="_Toc238824030"/>
      <w:ins w:id="637" w:author="Mariano Fumante" w:date="2026-08-27T08:39:00Z" w16du:dateUtc="2026-08-27T06:39:00Z">
        <w:r w:rsidRPr="00E36295">
          <w:t>Monitoraggio del Profilo di Rischio</w:t>
        </w:r>
      </w:ins>
      <w:bookmarkEnd w:id="636"/>
    </w:p>
    <w:p w14:paraId="406598DB" w14:textId="7E463A83" w:rsidR="00D35171" w:rsidRPr="00D35171" w:rsidRDefault="00D35171" w:rsidP="00D35171">
      <w:pPr>
        <w:rPr>
          <w:ins w:id="638" w:author="Mariano Fumante" w:date="2026-08-27T08:43:00Z"/>
        </w:rPr>
      </w:pPr>
      <w:ins w:id="639" w:author="Mariano Fumante" w:date="2026-08-27T08:43:00Z">
        <w:r w:rsidRPr="00D35171">
          <w:t>Il profilo di rischio di sicurezza informatica del Gruppo è oggetto di monitoraggio periodico</w:t>
        </w:r>
      </w:ins>
      <w:ins w:id="640" w:author="Mariano Fumante" w:date="2026-08-27T08:46:00Z" w16du:dateUtc="2026-08-27T06:46:00Z">
        <w:r w:rsidR="007E6FE1">
          <w:t>, con frequenza almeno trimestrale,</w:t>
        </w:r>
      </w:ins>
      <w:ins w:id="641" w:author="Mariano Fumante" w:date="2026-08-27T08:43:00Z">
        <w:r w:rsidRPr="00D35171">
          <w:t xml:space="preserve"> al fine di verificare l'evoluzione dei rischi identificati, del rischio residuo, delle minacce rilevanti e dello stato di attuazione delle misure di trattamento.</w:t>
        </w:r>
      </w:ins>
    </w:p>
    <w:p w14:paraId="14A5D65D" w14:textId="77777777" w:rsidR="00D35171" w:rsidRPr="00D35171" w:rsidRDefault="00D35171" w:rsidP="00D35171">
      <w:pPr>
        <w:rPr>
          <w:ins w:id="642" w:author="Mariano Fumante" w:date="2026-08-27T08:43:00Z"/>
        </w:rPr>
      </w:pPr>
      <w:ins w:id="643" w:author="Mariano Fumante" w:date="2026-08-27T08:43:00Z">
        <w:r w:rsidRPr="00D35171">
          <w:t>Le attività di monitoraggio consentono di:</w:t>
        </w:r>
      </w:ins>
    </w:p>
    <w:p w14:paraId="391D683B" w14:textId="77777777" w:rsidR="00D35171" w:rsidRPr="00D35171" w:rsidRDefault="00D35171">
      <w:pPr>
        <w:pStyle w:val="Elencopuntatoprimolivello"/>
        <w:rPr>
          <w:ins w:id="644" w:author="Mariano Fumante" w:date="2026-08-27T08:43:00Z"/>
        </w:rPr>
        <w:pPrChange w:id="645" w:author="Mariano Fumante" w:date="2026-08-28T15:37:00Z" w16du:dateUtc="2026-08-28T13:37:00Z">
          <w:pPr>
            <w:numPr>
              <w:numId w:val="43"/>
            </w:numPr>
            <w:tabs>
              <w:tab w:val="num" w:pos="720"/>
            </w:tabs>
            <w:ind w:left="720" w:hanging="360"/>
          </w:pPr>
        </w:pPrChange>
      </w:pPr>
      <w:ins w:id="646" w:author="Mariano Fumante" w:date="2026-08-27T08:43:00Z">
        <w:r w:rsidRPr="00D35171">
          <w:t>verificare l'evoluzione del livello di esposizione ai rischi di sicurezza informatica;</w:t>
        </w:r>
      </w:ins>
    </w:p>
    <w:p w14:paraId="38346CFC" w14:textId="77777777" w:rsidR="00D35171" w:rsidRPr="00D35171" w:rsidRDefault="00D35171">
      <w:pPr>
        <w:pStyle w:val="Elencopuntatoprimolivello"/>
        <w:rPr>
          <w:ins w:id="647" w:author="Mariano Fumante" w:date="2026-08-27T08:43:00Z"/>
        </w:rPr>
        <w:pPrChange w:id="648" w:author="Mariano Fumante" w:date="2026-08-28T15:37:00Z" w16du:dateUtc="2026-08-28T13:37:00Z">
          <w:pPr>
            <w:numPr>
              <w:numId w:val="43"/>
            </w:numPr>
            <w:tabs>
              <w:tab w:val="num" w:pos="720"/>
            </w:tabs>
            <w:ind w:left="720" w:hanging="360"/>
          </w:pPr>
        </w:pPrChange>
      </w:pPr>
      <w:ins w:id="649" w:author="Mariano Fumante" w:date="2026-08-27T08:43:00Z">
        <w:r w:rsidRPr="00D35171">
          <w:t>rilevare l'insorgenza di nuovi rischi o variazioni significative dei rischi esistenti;</w:t>
        </w:r>
      </w:ins>
    </w:p>
    <w:p w14:paraId="4E45D94F" w14:textId="77777777" w:rsidR="00D35171" w:rsidRPr="00D35171" w:rsidRDefault="00D35171">
      <w:pPr>
        <w:pStyle w:val="Elencopuntatoprimolivello"/>
        <w:rPr>
          <w:ins w:id="650" w:author="Mariano Fumante" w:date="2026-08-27T08:43:00Z"/>
        </w:rPr>
        <w:pPrChange w:id="651" w:author="Mariano Fumante" w:date="2026-08-28T15:37:00Z" w16du:dateUtc="2026-08-28T13:37:00Z">
          <w:pPr>
            <w:numPr>
              <w:numId w:val="43"/>
            </w:numPr>
            <w:tabs>
              <w:tab w:val="num" w:pos="720"/>
            </w:tabs>
            <w:ind w:left="720" w:hanging="360"/>
          </w:pPr>
        </w:pPrChange>
      </w:pPr>
      <w:ins w:id="652" w:author="Mariano Fumante" w:date="2026-08-27T08:43:00Z">
        <w:r w:rsidRPr="00D35171">
          <w:t>monitorare lo stato di avanzamento dei Piani di Trattamento del Rischio;</w:t>
        </w:r>
      </w:ins>
    </w:p>
    <w:p w14:paraId="68AE9CC4" w14:textId="77777777" w:rsidR="00D35171" w:rsidRPr="00D35171" w:rsidRDefault="00D35171">
      <w:pPr>
        <w:pStyle w:val="Elencopuntatoprimolivello"/>
        <w:rPr>
          <w:ins w:id="653" w:author="Mariano Fumante" w:date="2026-08-27T08:43:00Z"/>
        </w:rPr>
        <w:pPrChange w:id="654" w:author="Mariano Fumante" w:date="2026-08-28T15:37:00Z" w16du:dateUtc="2026-08-28T13:37:00Z">
          <w:pPr>
            <w:numPr>
              <w:numId w:val="43"/>
            </w:numPr>
            <w:tabs>
              <w:tab w:val="num" w:pos="720"/>
            </w:tabs>
            <w:ind w:left="720" w:hanging="360"/>
          </w:pPr>
        </w:pPrChange>
      </w:pPr>
      <w:ins w:id="655" w:author="Mariano Fumante" w:date="2026-08-27T08:43:00Z">
        <w:r w:rsidRPr="00D35171">
          <w:t>verificare il livello di rischio residuo e le relative condizioni di accettazione;</w:t>
        </w:r>
      </w:ins>
    </w:p>
    <w:p w14:paraId="0DC0E8B8" w14:textId="77777777" w:rsidR="00D35171" w:rsidRPr="00D35171" w:rsidRDefault="00D35171">
      <w:pPr>
        <w:pStyle w:val="Elencopuntatoprimolivello"/>
        <w:rPr>
          <w:ins w:id="656" w:author="Mariano Fumante" w:date="2026-08-27T08:43:00Z"/>
        </w:rPr>
        <w:pPrChange w:id="657" w:author="Mariano Fumante" w:date="2026-08-28T15:37:00Z" w16du:dateUtc="2026-08-28T13:37:00Z">
          <w:pPr>
            <w:numPr>
              <w:numId w:val="43"/>
            </w:numPr>
            <w:tabs>
              <w:tab w:val="num" w:pos="720"/>
            </w:tabs>
            <w:ind w:left="720" w:hanging="360"/>
          </w:pPr>
        </w:pPrChange>
      </w:pPr>
      <w:ins w:id="658" w:author="Mariano Fumante" w:date="2026-08-27T08:43:00Z">
        <w:r w:rsidRPr="00D35171">
          <w:t>supportare l'aggiornamento del Risk Register di sicurezza informatica;</w:t>
        </w:r>
      </w:ins>
    </w:p>
    <w:p w14:paraId="3CAC8255" w14:textId="77777777" w:rsidR="00D35171" w:rsidRPr="00D35171" w:rsidRDefault="00D35171">
      <w:pPr>
        <w:pStyle w:val="Elencopuntatoprimolivello"/>
        <w:rPr>
          <w:ins w:id="659" w:author="Mariano Fumante" w:date="2026-08-27T08:43:00Z"/>
        </w:rPr>
        <w:pPrChange w:id="660" w:author="Mariano Fumante" w:date="2026-08-28T15:37:00Z" w16du:dateUtc="2026-08-28T13:37:00Z">
          <w:pPr>
            <w:numPr>
              <w:numId w:val="43"/>
            </w:numPr>
            <w:tabs>
              <w:tab w:val="num" w:pos="720"/>
            </w:tabs>
            <w:ind w:left="720" w:hanging="360"/>
          </w:pPr>
        </w:pPrChange>
      </w:pPr>
      <w:ins w:id="661" w:author="Mariano Fumante" w:date="2026-08-27T08:43:00Z">
        <w:r w:rsidRPr="00D35171">
          <w:t>individuare eventuali necessità di rivalutazione del rischio.</w:t>
        </w:r>
      </w:ins>
    </w:p>
    <w:p w14:paraId="4110C627" w14:textId="69C51D34" w:rsidR="00D35171" w:rsidRPr="00D35171" w:rsidRDefault="00D35171" w:rsidP="00D35171">
      <w:pPr>
        <w:rPr>
          <w:ins w:id="662" w:author="Mariano Fumante" w:date="2026-08-27T08:43:00Z"/>
        </w:rPr>
      </w:pPr>
      <w:ins w:id="663" w:author="Mariano Fumante" w:date="2026-08-27T08:43:00Z">
        <w:r w:rsidRPr="00D35171">
          <w:t>Gli Information Security Manager coordinano le attività di monitoraggio nei rispettivi ambiti di competenza e supportano i Risk Owner nella verifica dell'evoluzione del profilo di rischio.</w:t>
        </w:r>
      </w:ins>
    </w:p>
    <w:p w14:paraId="3B8EA6C0" w14:textId="77777777" w:rsidR="00D35171" w:rsidRDefault="00D35171" w:rsidP="00D35171">
      <w:pPr>
        <w:rPr>
          <w:ins w:id="664" w:author="Mariano Fumante" w:date="2026-08-27T08:43:00Z" w16du:dateUtc="2026-08-27T06:43:00Z"/>
        </w:rPr>
      </w:pPr>
      <w:ins w:id="665" w:author="Mariano Fumante" w:date="2026-08-27T08:43:00Z">
        <w:r w:rsidRPr="00D35171">
          <w:t>Il GISO consolida le informazioni a livello di Gruppo e supporta il Group CISO nelle attività di supervisione complessiva dell'esposizione al rischio cyber.</w:t>
        </w:r>
      </w:ins>
    </w:p>
    <w:p w14:paraId="2B12A6CC" w14:textId="77777777" w:rsidR="00D35171" w:rsidRPr="00D35171" w:rsidRDefault="00D35171">
      <w:pPr>
        <w:pStyle w:val="Titolo2"/>
        <w:rPr>
          <w:ins w:id="666" w:author="Mariano Fumante" w:date="2026-08-27T08:43:00Z"/>
        </w:rPr>
        <w:pPrChange w:id="667" w:author="Mariano Fumante" w:date="2026-08-27T08:43:00Z" w16du:dateUtc="2026-08-27T06:43:00Z">
          <w:pPr/>
        </w:pPrChange>
      </w:pPr>
      <w:bookmarkStart w:id="668" w:name="_Toc238824031"/>
      <w:commentRangeStart w:id="669"/>
      <w:ins w:id="670" w:author="Mariano Fumante" w:date="2026-08-27T08:43:00Z">
        <w:r w:rsidRPr="00D35171">
          <w:t>Reporting</w:t>
        </w:r>
      </w:ins>
      <w:bookmarkEnd w:id="668"/>
      <w:commentRangeEnd w:id="669"/>
      <w:r w:rsidR="00444251" w:rsidRPr="00D35171">
        <w:rPr>
          <w:rStyle w:val="Rimandocommento"/>
          <w:sz w:val="22"/>
          <w:szCs w:val="28"/>
        </w:rPr>
        <w:commentReference w:id="669"/>
      </w:r>
    </w:p>
    <w:p w14:paraId="20E19229" w14:textId="4EE3E0D7" w:rsidR="004F7FA8" w:rsidRDefault="004F7FA8" w:rsidP="00CD114E">
      <w:pPr>
        <w:rPr>
          <w:ins w:id="671" w:author="Mariano Fumante" w:date="2026-08-27T08:48:00Z" w16du:dateUtc="2026-08-27T06:48:00Z"/>
        </w:rPr>
      </w:pPr>
      <w:ins w:id="672" w:author="Mariano Fumante" w:date="2026-08-27T08:49:00Z" w16du:dateUtc="2026-08-27T06:49:00Z">
        <w:r w:rsidRPr="004F7FA8">
          <w:t>Le informazioni relative al profilo di rischio di sicurezza informatica, ai rischi residui, ai Top Risk e allo stato di avanzamento delle azioni di trattamento sono oggetto di reporting periodico verso i livelli organizzativi competenti.</w:t>
        </w:r>
      </w:ins>
    </w:p>
    <w:p w14:paraId="74A91A2F" w14:textId="27CDE547" w:rsidR="00CD114E" w:rsidRDefault="00CD114E" w:rsidP="00CD114E">
      <w:pPr>
        <w:rPr>
          <w:ins w:id="673" w:author="Mariano Fumante" w:date="2026-08-27T08:48:00Z" w16du:dateUtc="2026-08-27T06:48:00Z"/>
        </w:rPr>
      </w:pPr>
      <w:ins w:id="674" w:author="Mariano Fumante" w:date="2026-08-27T08:48:00Z" w16du:dateUtc="2026-08-27T06:48:00Z">
        <w:r>
          <w:t>Il Group CISO assicura la predisposizione della reportistica direzionale verso gli Organi di Governo della Capogruppo con frequenza almeno annuale.</w:t>
        </w:r>
      </w:ins>
    </w:p>
    <w:p w14:paraId="3F46FD94" w14:textId="0F50A4B0" w:rsidR="00CD114E" w:rsidRDefault="00CD114E" w:rsidP="00CD114E">
      <w:pPr>
        <w:rPr>
          <w:ins w:id="675" w:author="Mariano Fumante" w:date="2026-08-27T08:48:00Z" w16du:dateUtc="2026-08-27T06:48:00Z"/>
        </w:rPr>
      </w:pPr>
      <w:ins w:id="676" w:author="Mariano Fumante" w:date="2026-08-27T08:48:00Z" w16du:dateUtc="2026-08-27T06:48:00Z">
        <w:r>
          <w:t xml:space="preserve">Per le Società Controllate, l'Information Security Manager competente assicura, di concerto con il Group CISO, la predisposizione della reportistica verso l'Amministratore Delegato e il Consiglio di Amministrazione della Società di competenza con frequenza almeno </w:t>
        </w:r>
        <w:r w:rsidR="00744F58">
          <w:t>annuale</w:t>
        </w:r>
        <w:r>
          <w:t>.</w:t>
        </w:r>
      </w:ins>
    </w:p>
    <w:p w14:paraId="0D33492C" w14:textId="075D6EAF" w:rsidR="00704AA9" w:rsidRDefault="00CD114E" w:rsidP="00464D8C">
      <w:pPr>
        <w:rPr>
          <w:ins w:id="677" w:author="Mariano Fumante" w:date="2026-08-27T08:49:00Z" w16du:dateUtc="2026-08-27T06:49:00Z"/>
        </w:rPr>
      </w:pPr>
      <w:ins w:id="678" w:author="Mariano Fumante" w:date="2026-08-27T08:48:00Z" w16du:dateUtc="2026-08-27T06:48:00Z">
        <w:r>
          <w:t>In presenza di Top Risk, incidenti significativi o variazioni rilevanti del profilo di rischio, il reporting può essere effettuato con frequenza maggiore.</w:t>
        </w:r>
      </w:ins>
    </w:p>
    <w:p w14:paraId="04BB11A9" w14:textId="77777777" w:rsidR="004F7FA8" w:rsidRPr="004F7FA8" w:rsidRDefault="004F7FA8" w:rsidP="004F7FA8">
      <w:pPr>
        <w:rPr>
          <w:ins w:id="679" w:author="Mariano Fumante" w:date="2026-08-27T08:49:00Z"/>
        </w:rPr>
      </w:pPr>
      <w:ins w:id="680" w:author="Mariano Fumante" w:date="2026-08-27T08:49:00Z">
        <w:r w:rsidRPr="004F7FA8">
          <w:t>La reportistica deve includere almeno:</w:t>
        </w:r>
      </w:ins>
    </w:p>
    <w:p w14:paraId="17A1214A" w14:textId="77777777" w:rsidR="004F7FA8" w:rsidRPr="004F7FA8" w:rsidRDefault="004F7FA8">
      <w:pPr>
        <w:pStyle w:val="Elencopuntatoprimolivello"/>
        <w:rPr>
          <w:ins w:id="681" w:author="Mariano Fumante" w:date="2026-08-27T08:49:00Z"/>
        </w:rPr>
        <w:pPrChange w:id="682" w:author="Mariano Fumante" w:date="2026-08-28T15:37:00Z" w16du:dateUtc="2026-08-28T13:37:00Z">
          <w:pPr>
            <w:numPr>
              <w:numId w:val="44"/>
            </w:numPr>
            <w:tabs>
              <w:tab w:val="num" w:pos="720"/>
            </w:tabs>
            <w:ind w:left="720" w:hanging="360"/>
          </w:pPr>
        </w:pPrChange>
      </w:pPr>
      <w:ins w:id="683" w:author="Mariano Fumante" w:date="2026-08-27T08:49:00Z">
        <w:r w:rsidRPr="004F7FA8">
          <w:t>il livello di esposizione ai rischi di sicurezza informatica;</w:t>
        </w:r>
      </w:ins>
    </w:p>
    <w:p w14:paraId="1B86E3C2" w14:textId="77777777" w:rsidR="004F7FA8" w:rsidRPr="004F7FA8" w:rsidRDefault="004F7FA8">
      <w:pPr>
        <w:pStyle w:val="Elencopuntatoprimolivello"/>
        <w:rPr>
          <w:ins w:id="684" w:author="Mariano Fumante" w:date="2026-08-27T08:49:00Z"/>
        </w:rPr>
        <w:pPrChange w:id="685" w:author="Mariano Fumante" w:date="2026-08-28T15:37:00Z" w16du:dateUtc="2026-08-28T13:37:00Z">
          <w:pPr>
            <w:numPr>
              <w:numId w:val="44"/>
            </w:numPr>
            <w:tabs>
              <w:tab w:val="num" w:pos="720"/>
            </w:tabs>
            <w:ind w:left="720" w:hanging="360"/>
          </w:pPr>
        </w:pPrChange>
      </w:pPr>
      <w:ins w:id="686" w:author="Mariano Fumante" w:date="2026-08-27T08:49:00Z">
        <w:r w:rsidRPr="004F7FA8">
          <w:t>l'andamento del profilo di rischio nel tempo;</w:t>
        </w:r>
      </w:ins>
    </w:p>
    <w:p w14:paraId="20DC5515" w14:textId="77777777" w:rsidR="004F7FA8" w:rsidRPr="004F7FA8" w:rsidRDefault="004F7FA8">
      <w:pPr>
        <w:pStyle w:val="Elencopuntatoprimolivello"/>
        <w:rPr>
          <w:ins w:id="687" w:author="Mariano Fumante" w:date="2026-08-27T08:49:00Z"/>
        </w:rPr>
        <w:pPrChange w:id="688" w:author="Mariano Fumante" w:date="2026-08-28T15:37:00Z" w16du:dateUtc="2026-08-28T13:37:00Z">
          <w:pPr>
            <w:numPr>
              <w:numId w:val="44"/>
            </w:numPr>
            <w:tabs>
              <w:tab w:val="num" w:pos="720"/>
            </w:tabs>
            <w:ind w:left="720" w:hanging="360"/>
          </w:pPr>
        </w:pPrChange>
      </w:pPr>
      <w:ins w:id="689" w:author="Mariano Fumante" w:date="2026-08-27T08:49:00Z">
        <w:r w:rsidRPr="004F7FA8">
          <w:t>i Top Risk e le relative misure di trattamento;</w:t>
        </w:r>
      </w:ins>
    </w:p>
    <w:p w14:paraId="3FB8C4AB" w14:textId="77777777" w:rsidR="004F7FA8" w:rsidRPr="004F7FA8" w:rsidRDefault="004F7FA8">
      <w:pPr>
        <w:pStyle w:val="Elencopuntatoprimolivello"/>
        <w:rPr>
          <w:ins w:id="690" w:author="Mariano Fumante" w:date="2026-08-27T08:49:00Z"/>
        </w:rPr>
        <w:pPrChange w:id="691" w:author="Mariano Fumante" w:date="2026-08-28T15:37:00Z" w16du:dateUtc="2026-08-28T13:37:00Z">
          <w:pPr>
            <w:numPr>
              <w:numId w:val="44"/>
            </w:numPr>
            <w:tabs>
              <w:tab w:val="num" w:pos="720"/>
            </w:tabs>
            <w:ind w:left="720" w:hanging="360"/>
          </w:pPr>
        </w:pPrChange>
      </w:pPr>
      <w:ins w:id="692" w:author="Mariano Fumante" w:date="2026-08-27T08:49:00Z">
        <w:r w:rsidRPr="004F7FA8">
          <w:t>lo stato di avanzamento dei Piani di Trattamento del Rischio;</w:t>
        </w:r>
      </w:ins>
    </w:p>
    <w:p w14:paraId="2E5DBD3F" w14:textId="77777777" w:rsidR="004F7FA8" w:rsidRPr="004F7FA8" w:rsidRDefault="004F7FA8">
      <w:pPr>
        <w:pStyle w:val="Elencopuntatoprimolivello"/>
        <w:rPr>
          <w:ins w:id="693" w:author="Mariano Fumante" w:date="2026-08-27T08:49:00Z"/>
        </w:rPr>
        <w:pPrChange w:id="694" w:author="Mariano Fumante" w:date="2026-08-28T15:37:00Z" w16du:dateUtc="2026-08-28T13:37:00Z">
          <w:pPr>
            <w:numPr>
              <w:numId w:val="44"/>
            </w:numPr>
            <w:tabs>
              <w:tab w:val="num" w:pos="720"/>
            </w:tabs>
            <w:ind w:left="720" w:hanging="360"/>
          </w:pPr>
        </w:pPrChange>
      </w:pPr>
      <w:ins w:id="695" w:author="Mariano Fumante" w:date="2026-08-27T08:49:00Z">
        <w:r w:rsidRPr="004F7FA8">
          <w:t>i rischi residui accettati;</w:t>
        </w:r>
      </w:ins>
    </w:p>
    <w:p w14:paraId="5D31EDA8" w14:textId="77777777" w:rsidR="004F7FA8" w:rsidRPr="004F7FA8" w:rsidRDefault="004F7FA8">
      <w:pPr>
        <w:pStyle w:val="Elencopuntatoprimolivello"/>
        <w:rPr>
          <w:ins w:id="696" w:author="Mariano Fumante" w:date="2026-08-27T08:49:00Z"/>
        </w:rPr>
        <w:pPrChange w:id="697" w:author="Mariano Fumante" w:date="2026-08-28T15:37:00Z" w16du:dateUtc="2026-08-28T13:37:00Z">
          <w:pPr>
            <w:numPr>
              <w:numId w:val="44"/>
            </w:numPr>
            <w:tabs>
              <w:tab w:val="num" w:pos="720"/>
            </w:tabs>
            <w:ind w:left="720" w:hanging="360"/>
          </w:pPr>
        </w:pPrChange>
      </w:pPr>
      <w:ins w:id="698" w:author="Mariano Fumante" w:date="2026-08-27T08:49:00Z">
        <w:r w:rsidRPr="004F7FA8">
          <w:t>le principali criticità rilevate;</w:t>
        </w:r>
      </w:ins>
    </w:p>
    <w:p w14:paraId="5AE654B7" w14:textId="4CD9C95F" w:rsidR="00865613" w:rsidRDefault="004F7FA8">
      <w:pPr>
        <w:pStyle w:val="Elencopuntatoprimolivello"/>
        <w:rPr>
          <w:ins w:id="699" w:author="Mariano Fumante" w:date="2026-08-28T15:13:00Z" w16du:dateUtc="2026-08-28T13:13:00Z"/>
        </w:rPr>
        <w:pPrChange w:id="700" w:author="Mariano Fumante" w:date="2026-08-28T15:37:00Z" w16du:dateUtc="2026-08-28T13:37:00Z">
          <w:pPr>
            <w:numPr>
              <w:numId w:val="44"/>
            </w:numPr>
            <w:tabs>
              <w:tab w:val="num" w:pos="720"/>
            </w:tabs>
            <w:ind w:left="720" w:hanging="360"/>
          </w:pPr>
        </w:pPrChange>
      </w:pPr>
      <w:ins w:id="701" w:author="Mariano Fumante" w:date="2026-08-27T08:49:00Z">
        <w:r w:rsidRPr="004F7FA8">
          <w:t>le aree di miglioramento e gli interventi pianificati.</w:t>
        </w:r>
      </w:ins>
    </w:p>
    <w:p w14:paraId="32CD3BAE" w14:textId="77777777" w:rsidR="000712E1" w:rsidRDefault="000712E1" w:rsidP="00A14A38">
      <w:pPr>
        <w:rPr>
          <w:ins w:id="702" w:author="Mariano Fumante" w:date="2026-08-28T15:40:00Z" w16du:dateUtc="2026-08-28T13:40:00Z"/>
          <w:b/>
          <w:bCs/>
        </w:rPr>
      </w:pPr>
    </w:p>
    <w:p w14:paraId="244B5FD2" w14:textId="0B0AC716" w:rsidR="005A11B1" w:rsidRDefault="005A11B1" w:rsidP="00A14A38">
      <w:pPr>
        <w:rPr>
          <w:ins w:id="703" w:author="Mariano Fumante" w:date="2026-08-28T15:13:00Z" w16du:dateUtc="2026-08-28T13:13:00Z"/>
          <w:b/>
          <w:bCs/>
        </w:rPr>
      </w:pPr>
      <w:ins w:id="704" w:author="Mariano Fumante" w:date="2026-08-28T15:13:00Z">
        <w:r w:rsidRPr="005A11B1">
          <w:rPr>
            <w:b/>
            <w:bCs/>
          </w:rPr>
          <w:t>Flussi informativi verso funzioni di controllo</w:t>
        </w:r>
      </w:ins>
    </w:p>
    <w:tbl>
      <w:tblPr>
        <w:tblStyle w:val="Grigliatabella"/>
        <w:tblW w:w="9965" w:type="dxa"/>
        <w:tblBorders>
          <w:top w:val="none" w:sz="0" w:space="0" w:color="auto"/>
          <w:left w:val="none" w:sz="0" w:space="0" w:color="auto"/>
          <w:bottom w:val="none" w:sz="0" w:space="0" w:color="auto"/>
          <w:right w:val="none" w:sz="0" w:space="0" w:color="auto"/>
          <w:insideH w:val="single" w:sz="2" w:space="0" w:color="BFBFBF" w:themeColor="background1" w:themeShade="BF"/>
          <w:insideV w:val="single" w:sz="2" w:space="0" w:color="BFBFBF" w:themeColor="background1" w:themeShade="BF"/>
        </w:tblBorders>
        <w:tblLook w:val="04A0" w:firstRow="1" w:lastRow="0" w:firstColumn="1" w:lastColumn="0" w:noHBand="0" w:noVBand="1"/>
        <w:tblPrChange w:id="705" w:author="Mariano Fumante" w:date="2026-08-28T15:14:00Z" w16du:dateUtc="2026-08-28T13:14:00Z">
          <w:tblPr>
            <w:tblStyle w:val="Grigliatabella"/>
            <w:tblW w:w="14306" w:type="dxa"/>
            <w:tblBorders>
              <w:top w:val="none" w:sz="0" w:space="0" w:color="auto"/>
              <w:left w:val="none" w:sz="0" w:space="0" w:color="auto"/>
              <w:bottom w:val="none" w:sz="0" w:space="0" w:color="auto"/>
              <w:right w:val="none" w:sz="0" w:space="0" w:color="auto"/>
              <w:insideH w:val="single" w:sz="2" w:space="0" w:color="BFBFBF" w:themeColor="background1" w:themeShade="BF"/>
              <w:insideV w:val="single" w:sz="2" w:space="0" w:color="BFBFBF" w:themeColor="background1" w:themeShade="BF"/>
            </w:tblBorders>
            <w:tblLook w:val="04A0" w:firstRow="1" w:lastRow="0" w:firstColumn="1" w:lastColumn="0" w:noHBand="0" w:noVBand="1"/>
          </w:tblPr>
        </w:tblPrChange>
      </w:tblPr>
      <w:tblGrid>
        <w:gridCol w:w="1757"/>
        <w:gridCol w:w="1405"/>
        <w:gridCol w:w="6803"/>
        <w:tblGridChange w:id="706">
          <w:tblGrid>
            <w:gridCol w:w="1405"/>
            <w:gridCol w:w="352"/>
            <w:gridCol w:w="1053"/>
            <w:gridCol w:w="352"/>
            <w:gridCol w:w="1053"/>
            <w:gridCol w:w="5750"/>
          </w:tblGrid>
        </w:tblGridChange>
      </w:tblGrid>
      <w:tr w:rsidR="00DD23C7" w:rsidRPr="00193955" w14:paraId="620A7515" w14:textId="77777777" w:rsidTr="00DD23C7">
        <w:trPr>
          <w:tblHeader/>
          <w:ins w:id="707" w:author="Mariano Fumante" w:date="2026-08-28T15:14:00Z"/>
          <w:trPrChange w:id="708" w:author="Mariano Fumante" w:date="2026-08-28T15:14:00Z" w16du:dateUtc="2026-08-28T13:14:00Z">
            <w:trPr>
              <w:gridAfter w:val="0"/>
              <w:tblHeader/>
            </w:trPr>
          </w:trPrChange>
        </w:trPr>
        <w:tc>
          <w:tcPr>
            <w:tcW w:w="1757" w:type="dxa"/>
            <w:vAlign w:val="center"/>
            <w:tcPrChange w:id="709" w:author="Mariano Fumante" w:date="2026-08-28T15:14:00Z" w16du:dateUtc="2026-08-28T13:14:00Z">
              <w:tcPr>
                <w:tcW w:w="1405" w:type="dxa"/>
                <w:vAlign w:val="center"/>
              </w:tcPr>
            </w:tcPrChange>
          </w:tcPr>
          <w:p w14:paraId="5C0C33DE" w14:textId="0FABBE54" w:rsidR="00DD23C7" w:rsidRPr="00DD23C7" w:rsidRDefault="00DD23C7" w:rsidP="00DD23C7">
            <w:pPr>
              <w:spacing w:before="40" w:line="360" w:lineRule="auto"/>
              <w:rPr>
                <w:ins w:id="710" w:author="Mariano Fumante" w:date="2026-08-28T15:14:00Z" w16du:dateUtc="2026-08-28T13:14:00Z"/>
                <w:rStyle w:val="Enfasigrassetto"/>
                <w:rFonts w:asciiTheme="majorHAnsi" w:hAnsiTheme="majorHAnsi" w:cs="Segoe UI"/>
                <w:bCs/>
                <w:szCs w:val="18"/>
                <w:rPrChange w:id="711" w:author="Mariano Fumante" w:date="2026-08-28T15:14:00Z" w16du:dateUtc="2026-08-28T13:14:00Z">
                  <w:rPr>
                    <w:ins w:id="712" w:author="Mariano Fumante" w:date="2026-08-28T15:14:00Z" w16du:dateUtc="2026-08-28T13:14:00Z"/>
                    <w:rStyle w:val="Enfasigrassetto"/>
                    <w:rFonts w:asciiTheme="majorHAnsi" w:hAnsiTheme="majorHAnsi" w:cs="Segoe UI"/>
                    <w:bCs/>
                    <w:color w:val="C51B88"/>
                    <w:szCs w:val="18"/>
                  </w:rPr>
                </w:rPrChange>
              </w:rPr>
            </w:pPr>
            <w:ins w:id="713" w:author="Mariano Fumante" w:date="2026-08-28T15:14:00Z" w16du:dateUtc="2026-08-28T13:14:00Z">
              <w:r w:rsidRPr="00A14A38">
                <w:rPr>
                  <w:b/>
                  <w:color w:val="C51B88" w:themeColor="accent1"/>
                </w:rPr>
                <w:t>Destinatario</w:t>
              </w:r>
            </w:ins>
          </w:p>
        </w:tc>
        <w:tc>
          <w:tcPr>
            <w:tcW w:w="1405" w:type="dxa"/>
            <w:vAlign w:val="center"/>
            <w:tcPrChange w:id="714" w:author="Mariano Fumante" w:date="2026-08-28T15:14:00Z" w16du:dateUtc="2026-08-28T13:14:00Z">
              <w:tcPr>
                <w:tcW w:w="1405" w:type="dxa"/>
                <w:gridSpan w:val="2"/>
                <w:vAlign w:val="center"/>
              </w:tcPr>
            </w:tcPrChange>
          </w:tcPr>
          <w:p w14:paraId="5B2EA76F" w14:textId="4AB146A0" w:rsidR="00DD23C7" w:rsidRPr="00DD23C7" w:rsidRDefault="00DD23C7" w:rsidP="00DD23C7">
            <w:pPr>
              <w:spacing w:before="40" w:line="360" w:lineRule="auto"/>
              <w:rPr>
                <w:ins w:id="715" w:author="Mariano Fumante" w:date="2026-08-28T15:14:00Z" w16du:dateUtc="2026-08-28T13:14:00Z"/>
                <w:rStyle w:val="Enfasigrassetto"/>
                <w:rFonts w:asciiTheme="majorHAnsi" w:hAnsiTheme="majorHAnsi" w:cs="Segoe UI"/>
                <w:bCs/>
                <w:szCs w:val="18"/>
                <w:rPrChange w:id="716" w:author="Mariano Fumante" w:date="2026-08-28T15:14:00Z" w16du:dateUtc="2026-08-28T13:14:00Z">
                  <w:rPr>
                    <w:ins w:id="717" w:author="Mariano Fumante" w:date="2026-08-28T15:14:00Z" w16du:dateUtc="2026-08-28T13:14:00Z"/>
                    <w:rStyle w:val="Enfasigrassetto"/>
                    <w:rFonts w:asciiTheme="majorHAnsi" w:hAnsiTheme="majorHAnsi" w:cs="Segoe UI"/>
                    <w:bCs/>
                    <w:color w:val="C51B88"/>
                    <w:szCs w:val="18"/>
                  </w:rPr>
                </w:rPrChange>
              </w:rPr>
            </w:pPr>
            <w:ins w:id="718" w:author="Mariano Fumante" w:date="2026-08-28T15:14:00Z" w16du:dateUtc="2026-08-28T13:14:00Z">
              <w:r w:rsidRPr="00A14A38">
                <w:rPr>
                  <w:b/>
                  <w:color w:val="C51B88" w:themeColor="accent1"/>
                </w:rPr>
                <w:t>Frequenza minima</w:t>
              </w:r>
            </w:ins>
          </w:p>
        </w:tc>
        <w:tc>
          <w:tcPr>
            <w:tcW w:w="6803" w:type="dxa"/>
            <w:vAlign w:val="center"/>
            <w:tcPrChange w:id="719" w:author="Mariano Fumante" w:date="2026-08-28T15:14:00Z" w16du:dateUtc="2026-08-28T13:14:00Z">
              <w:tcPr>
                <w:tcW w:w="1405" w:type="dxa"/>
                <w:gridSpan w:val="2"/>
                <w:vAlign w:val="center"/>
              </w:tcPr>
            </w:tcPrChange>
          </w:tcPr>
          <w:p w14:paraId="27DA3AB9" w14:textId="0DEF451D" w:rsidR="00DD23C7" w:rsidRPr="00DD23C7" w:rsidRDefault="00DD23C7" w:rsidP="00DD23C7">
            <w:pPr>
              <w:spacing w:before="40" w:line="360" w:lineRule="auto"/>
              <w:rPr>
                <w:ins w:id="720" w:author="Mariano Fumante" w:date="2026-08-28T15:14:00Z" w16du:dateUtc="2026-08-28T13:14:00Z"/>
                <w:rStyle w:val="Enfasigrassetto"/>
                <w:rFonts w:asciiTheme="majorHAnsi" w:hAnsiTheme="majorHAnsi" w:cs="Segoe UI"/>
                <w:bCs/>
                <w:szCs w:val="18"/>
                <w:rPrChange w:id="721" w:author="Mariano Fumante" w:date="2026-08-28T15:14:00Z" w16du:dateUtc="2026-08-28T13:14:00Z">
                  <w:rPr>
                    <w:ins w:id="722" w:author="Mariano Fumante" w:date="2026-08-28T15:14:00Z" w16du:dateUtc="2026-08-28T13:14:00Z"/>
                    <w:rStyle w:val="Enfasigrassetto"/>
                    <w:rFonts w:asciiTheme="majorHAnsi" w:hAnsiTheme="majorHAnsi" w:cs="Segoe UI"/>
                    <w:bCs/>
                    <w:color w:val="C51B88"/>
                    <w:szCs w:val="18"/>
                  </w:rPr>
                </w:rPrChange>
              </w:rPr>
            </w:pPr>
            <w:ins w:id="723" w:author="Mariano Fumante" w:date="2026-08-28T15:14:00Z" w16du:dateUtc="2026-08-28T13:14:00Z">
              <w:r w:rsidRPr="00A14A38">
                <w:rPr>
                  <w:b/>
                  <w:color w:val="C51B88" w:themeColor="accent1"/>
                </w:rPr>
                <w:t>Contenuto minimo</w:t>
              </w:r>
            </w:ins>
          </w:p>
        </w:tc>
      </w:tr>
      <w:tr w:rsidR="00DD23C7" w:rsidRPr="00193955" w14:paraId="290A58BF" w14:textId="77777777" w:rsidTr="00DD23C7">
        <w:trPr>
          <w:ins w:id="724" w:author="Mariano Fumante" w:date="2026-08-28T15:14:00Z"/>
          <w:trPrChange w:id="725" w:author="Mariano Fumante" w:date="2026-08-28T15:14:00Z" w16du:dateUtc="2026-08-28T13:14:00Z">
            <w:trPr>
              <w:gridAfter w:val="0"/>
            </w:trPr>
          </w:trPrChange>
        </w:trPr>
        <w:tc>
          <w:tcPr>
            <w:tcW w:w="1757" w:type="dxa"/>
            <w:vAlign w:val="center"/>
            <w:tcPrChange w:id="726" w:author="Mariano Fumante" w:date="2026-08-28T15:14:00Z" w16du:dateUtc="2026-08-28T13:14:00Z">
              <w:tcPr>
                <w:tcW w:w="1405" w:type="dxa"/>
                <w:vAlign w:val="center"/>
              </w:tcPr>
            </w:tcPrChange>
          </w:tcPr>
          <w:p w14:paraId="1B71810A" w14:textId="2F3B2CF9" w:rsidR="00DD23C7" w:rsidRPr="00F91613" w:rsidRDefault="00DD23C7" w:rsidP="00DD23C7">
            <w:pPr>
              <w:spacing w:before="60" w:line="360" w:lineRule="auto"/>
              <w:rPr>
                <w:ins w:id="727" w:author="Mariano Fumante" w:date="2026-08-28T15:14:00Z" w16du:dateUtc="2026-08-28T13:14:00Z"/>
                <w:b/>
                <w:bCs/>
              </w:rPr>
            </w:pPr>
            <w:ins w:id="728" w:author="Mariano Fumante" w:date="2026-08-28T15:14:00Z" w16du:dateUtc="2026-08-28T13:14:00Z">
              <w:r w:rsidRPr="005A11B1">
                <w:t>Group Compliance &amp; Data Protection</w:t>
              </w:r>
            </w:ins>
          </w:p>
        </w:tc>
        <w:tc>
          <w:tcPr>
            <w:tcW w:w="1405" w:type="dxa"/>
            <w:vAlign w:val="center"/>
            <w:tcPrChange w:id="729" w:author="Mariano Fumante" w:date="2026-08-28T15:14:00Z" w16du:dateUtc="2026-08-28T13:14:00Z">
              <w:tcPr>
                <w:tcW w:w="1405" w:type="dxa"/>
                <w:gridSpan w:val="2"/>
                <w:vAlign w:val="center"/>
              </w:tcPr>
            </w:tcPrChange>
          </w:tcPr>
          <w:p w14:paraId="6C70193F" w14:textId="0C391238" w:rsidR="00DD23C7" w:rsidRPr="00F91613" w:rsidRDefault="00DD23C7" w:rsidP="00DD23C7">
            <w:pPr>
              <w:spacing w:before="60" w:line="360" w:lineRule="auto"/>
              <w:rPr>
                <w:ins w:id="730" w:author="Mariano Fumante" w:date="2026-08-28T15:14:00Z" w16du:dateUtc="2026-08-28T13:14:00Z"/>
                <w:b/>
                <w:bCs/>
              </w:rPr>
            </w:pPr>
            <w:ins w:id="731" w:author="Mariano Fumante" w:date="2026-08-28T15:14:00Z" w16du:dateUtc="2026-08-28T13:14:00Z">
              <w:r w:rsidRPr="005A11B1">
                <w:t>Annuale e a evento</w:t>
              </w:r>
            </w:ins>
          </w:p>
        </w:tc>
        <w:tc>
          <w:tcPr>
            <w:tcW w:w="6803" w:type="dxa"/>
            <w:vAlign w:val="center"/>
            <w:tcPrChange w:id="732" w:author="Mariano Fumante" w:date="2026-08-28T15:14:00Z" w16du:dateUtc="2026-08-28T13:14:00Z">
              <w:tcPr>
                <w:tcW w:w="1405" w:type="dxa"/>
                <w:gridSpan w:val="2"/>
                <w:vAlign w:val="center"/>
              </w:tcPr>
            </w:tcPrChange>
          </w:tcPr>
          <w:p w14:paraId="23858411" w14:textId="047CA5F2" w:rsidR="00DD23C7" w:rsidRPr="00F91613" w:rsidRDefault="00DD23C7" w:rsidP="00DD23C7">
            <w:pPr>
              <w:spacing w:before="60" w:line="360" w:lineRule="auto"/>
              <w:rPr>
                <w:ins w:id="733" w:author="Mariano Fumante" w:date="2026-08-28T15:14:00Z" w16du:dateUtc="2026-08-28T13:14:00Z"/>
                <w:b/>
                <w:bCs/>
              </w:rPr>
            </w:pPr>
            <w:ins w:id="734" w:author="Mariano Fumante" w:date="2026-08-28T15:14:00Z" w16du:dateUtc="2026-08-28T13:14:00Z">
              <w:r w:rsidRPr="005A11B1">
                <w:t>Top Risk, carenze rilevanti, azioni correttive, valutazioni di efficacia, principali evoluzioni normative</w:t>
              </w:r>
            </w:ins>
          </w:p>
        </w:tc>
      </w:tr>
      <w:tr w:rsidR="00DD23C7" w:rsidRPr="00193955" w14:paraId="2623A2F4" w14:textId="77777777" w:rsidTr="00DD23C7">
        <w:trPr>
          <w:ins w:id="735" w:author="Mariano Fumante" w:date="2026-08-28T15:14:00Z"/>
          <w:trPrChange w:id="736" w:author="Mariano Fumante" w:date="2026-08-28T15:14:00Z" w16du:dateUtc="2026-08-28T13:14:00Z">
            <w:trPr>
              <w:gridAfter w:val="0"/>
            </w:trPr>
          </w:trPrChange>
        </w:trPr>
        <w:tc>
          <w:tcPr>
            <w:tcW w:w="1757" w:type="dxa"/>
            <w:vAlign w:val="center"/>
            <w:tcPrChange w:id="737" w:author="Mariano Fumante" w:date="2026-08-28T15:14:00Z" w16du:dateUtc="2026-08-28T13:14:00Z">
              <w:tcPr>
                <w:tcW w:w="1405" w:type="dxa"/>
                <w:vAlign w:val="center"/>
              </w:tcPr>
            </w:tcPrChange>
          </w:tcPr>
          <w:p w14:paraId="1CB35184" w14:textId="5CCC2FEF" w:rsidR="00DD23C7" w:rsidRPr="00DA266E" w:rsidRDefault="00DD23C7" w:rsidP="00DD23C7">
            <w:pPr>
              <w:spacing w:before="60" w:line="360" w:lineRule="auto"/>
              <w:rPr>
                <w:ins w:id="738" w:author="Mariano Fumante" w:date="2026-08-28T15:14:00Z" w16du:dateUtc="2026-08-28T13:14:00Z"/>
                <w:b/>
                <w:bCs/>
                <w:lang w:val="en-US"/>
                <w:rPrChange w:id="739" w:author="Mariano Fumante" w:date="2026-08-28T15:15:00Z" w16du:dateUtc="2026-08-28T13:15:00Z">
                  <w:rPr>
                    <w:ins w:id="740" w:author="Mariano Fumante" w:date="2026-08-28T15:14:00Z" w16du:dateUtc="2026-08-28T13:14:00Z"/>
                    <w:b/>
                    <w:bCs/>
                  </w:rPr>
                </w:rPrChange>
              </w:rPr>
            </w:pPr>
            <w:ins w:id="741" w:author="Mariano Fumante" w:date="2026-08-28T15:14:00Z" w16du:dateUtc="2026-08-28T13:14:00Z">
              <w:r w:rsidRPr="00DA266E">
                <w:rPr>
                  <w:lang w:val="en-US"/>
                  <w:rPrChange w:id="742" w:author="Mariano Fumante" w:date="2026-08-28T15:15:00Z" w16du:dateUtc="2026-08-28T13:15:00Z">
                    <w:rPr/>
                  </w:rPrChange>
                </w:rPr>
                <w:t xml:space="preserve">Internal Audit </w:t>
              </w:r>
            </w:ins>
            <w:ins w:id="743" w:author="Mariano Fumante" w:date="2026-08-28T15:15:00Z" w16du:dateUtc="2026-08-28T13:15:00Z">
              <w:r w:rsidR="00DA266E" w:rsidRPr="00DA266E">
                <w:rPr>
                  <w:lang w:val="en-US"/>
                  <w:rPrChange w:id="744" w:author="Mariano Fumante" w:date="2026-08-28T15:15:00Z" w16du:dateUtc="2026-08-28T13:15:00Z">
                    <w:rPr/>
                  </w:rPrChange>
                </w:rPr>
                <w:t>e Risk Management Integra</w:t>
              </w:r>
              <w:r w:rsidR="00DA266E">
                <w:rPr>
                  <w:lang w:val="en-US"/>
                </w:rPr>
                <w:t>to</w:t>
              </w:r>
            </w:ins>
          </w:p>
        </w:tc>
        <w:tc>
          <w:tcPr>
            <w:tcW w:w="1405" w:type="dxa"/>
            <w:vAlign w:val="center"/>
            <w:tcPrChange w:id="745" w:author="Mariano Fumante" w:date="2026-08-28T15:14:00Z" w16du:dateUtc="2026-08-28T13:14:00Z">
              <w:tcPr>
                <w:tcW w:w="1405" w:type="dxa"/>
                <w:gridSpan w:val="2"/>
                <w:vAlign w:val="center"/>
              </w:tcPr>
            </w:tcPrChange>
          </w:tcPr>
          <w:p w14:paraId="264AEDD3" w14:textId="65F664BE" w:rsidR="00DD23C7" w:rsidRPr="00F91613" w:rsidRDefault="00DD23C7" w:rsidP="00DD23C7">
            <w:pPr>
              <w:spacing w:before="60" w:line="360" w:lineRule="auto"/>
              <w:rPr>
                <w:ins w:id="746" w:author="Mariano Fumante" w:date="2026-08-28T15:14:00Z" w16du:dateUtc="2026-08-28T13:14:00Z"/>
                <w:b/>
                <w:bCs/>
              </w:rPr>
            </w:pPr>
            <w:ins w:id="747" w:author="Mariano Fumante" w:date="2026-08-28T15:14:00Z" w16du:dateUtc="2026-08-28T13:14:00Z">
              <w:r w:rsidRPr="005A11B1">
                <w:t>Annuale e su richiesta</w:t>
              </w:r>
            </w:ins>
          </w:p>
        </w:tc>
        <w:tc>
          <w:tcPr>
            <w:tcW w:w="6803" w:type="dxa"/>
            <w:vAlign w:val="center"/>
            <w:tcPrChange w:id="748" w:author="Mariano Fumante" w:date="2026-08-28T15:14:00Z" w16du:dateUtc="2026-08-28T13:14:00Z">
              <w:tcPr>
                <w:tcW w:w="1405" w:type="dxa"/>
                <w:gridSpan w:val="2"/>
                <w:vAlign w:val="center"/>
              </w:tcPr>
            </w:tcPrChange>
          </w:tcPr>
          <w:p w14:paraId="23928C53" w14:textId="3883AFDB" w:rsidR="00DD23C7" w:rsidRPr="00F91613" w:rsidRDefault="00DD23C7" w:rsidP="00DD23C7">
            <w:pPr>
              <w:spacing w:before="60" w:line="360" w:lineRule="auto"/>
              <w:rPr>
                <w:ins w:id="749" w:author="Mariano Fumante" w:date="2026-08-28T15:14:00Z" w16du:dateUtc="2026-08-28T13:14:00Z"/>
                <w:b/>
                <w:bCs/>
              </w:rPr>
            </w:pPr>
            <w:ins w:id="750" w:author="Mariano Fumante" w:date="2026-08-28T15:14:00Z" w16du:dateUtc="2026-08-28T13:14:00Z">
              <w:r w:rsidRPr="005A11B1">
                <w:t>Risk Register consolidato, Top Risk, risultati delle valutazioni di efficacia, stato dei Piani di Trattamento, azioni correttive aperte</w:t>
              </w:r>
            </w:ins>
          </w:p>
        </w:tc>
      </w:tr>
      <w:tr w:rsidR="00DD23C7" w:rsidRPr="00193955" w14:paraId="2BDF6AC7" w14:textId="77777777" w:rsidTr="00DD23C7">
        <w:trPr>
          <w:ins w:id="751" w:author="Mariano Fumante" w:date="2026-08-28T15:14:00Z"/>
          <w:trPrChange w:id="752" w:author="Mariano Fumante" w:date="2026-08-28T15:14:00Z" w16du:dateUtc="2026-08-28T13:14:00Z">
            <w:trPr>
              <w:gridAfter w:val="0"/>
            </w:trPr>
          </w:trPrChange>
        </w:trPr>
        <w:tc>
          <w:tcPr>
            <w:tcW w:w="1757" w:type="dxa"/>
            <w:vAlign w:val="center"/>
            <w:tcPrChange w:id="753" w:author="Mariano Fumante" w:date="2026-08-28T15:14:00Z" w16du:dateUtc="2026-08-28T13:14:00Z">
              <w:tcPr>
                <w:tcW w:w="1405" w:type="dxa"/>
                <w:vAlign w:val="center"/>
              </w:tcPr>
            </w:tcPrChange>
          </w:tcPr>
          <w:p w14:paraId="18ECBC1B" w14:textId="2EFE2E70" w:rsidR="00DD23C7" w:rsidRPr="00F91613" w:rsidRDefault="00DD23C7" w:rsidP="00DD23C7">
            <w:pPr>
              <w:spacing w:before="60" w:line="360" w:lineRule="auto"/>
              <w:rPr>
                <w:ins w:id="754" w:author="Mariano Fumante" w:date="2026-08-28T15:14:00Z" w16du:dateUtc="2026-08-28T13:14:00Z"/>
                <w:b/>
                <w:bCs/>
              </w:rPr>
            </w:pPr>
            <w:ins w:id="755" w:author="Mariano Fumante" w:date="2026-08-28T15:14:00Z" w16du:dateUtc="2026-08-28T13:14:00Z">
              <w:r w:rsidRPr="005A11B1">
                <w:t>CCRS</w:t>
              </w:r>
            </w:ins>
          </w:p>
        </w:tc>
        <w:tc>
          <w:tcPr>
            <w:tcW w:w="1405" w:type="dxa"/>
            <w:vAlign w:val="center"/>
            <w:tcPrChange w:id="756" w:author="Mariano Fumante" w:date="2026-08-28T15:14:00Z" w16du:dateUtc="2026-08-28T13:14:00Z">
              <w:tcPr>
                <w:tcW w:w="1405" w:type="dxa"/>
                <w:gridSpan w:val="2"/>
                <w:vAlign w:val="center"/>
              </w:tcPr>
            </w:tcPrChange>
          </w:tcPr>
          <w:p w14:paraId="4CF92642" w14:textId="68485C45" w:rsidR="00DD23C7" w:rsidRPr="00F91613" w:rsidRDefault="00DD23C7" w:rsidP="00DD23C7">
            <w:pPr>
              <w:spacing w:before="60" w:line="360" w:lineRule="auto"/>
              <w:rPr>
                <w:ins w:id="757" w:author="Mariano Fumante" w:date="2026-08-28T15:14:00Z" w16du:dateUtc="2026-08-28T13:14:00Z"/>
                <w:b/>
                <w:bCs/>
              </w:rPr>
            </w:pPr>
            <w:ins w:id="758" w:author="Mariano Fumante" w:date="2026-08-28T15:14:00Z" w16du:dateUtc="2026-08-28T13:14:00Z">
              <w:r w:rsidRPr="005A11B1">
                <w:t>Almeno annuale</w:t>
              </w:r>
            </w:ins>
          </w:p>
        </w:tc>
        <w:tc>
          <w:tcPr>
            <w:tcW w:w="6803" w:type="dxa"/>
            <w:vAlign w:val="center"/>
            <w:tcPrChange w:id="759" w:author="Mariano Fumante" w:date="2026-08-28T15:14:00Z" w16du:dateUtc="2026-08-28T13:14:00Z">
              <w:tcPr>
                <w:tcW w:w="1405" w:type="dxa"/>
                <w:gridSpan w:val="2"/>
                <w:vAlign w:val="center"/>
              </w:tcPr>
            </w:tcPrChange>
          </w:tcPr>
          <w:p w14:paraId="0D3D92A3" w14:textId="3B08BE40" w:rsidR="00DD23C7" w:rsidRPr="00F91613" w:rsidRDefault="00DD23C7" w:rsidP="00DD23C7">
            <w:pPr>
              <w:spacing w:before="60" w:line="360" w:lineRule="auto"/>
              <w:rPr>
                <w:ins w:id="760" w:author="Mariano Fumante" w:date="2026-08-28T15:14:00Z" w16du:dateUtc="2026-08-28T13:14:00Z"/>
                <w:b/>
                <w:bCs/>
              </w:rPr>
            </w:pPr>
            <w:ins w:id="761" w:author="Mariano Fumante" w:date="2026-08-28T15:14:00Z" w16du:dateUtc="2026-08-28T13:14:00Z">
              <w:r w:rsidRPr="005A11B1">
                <w:t>Top Risk, andamento profilo di rischio, rischi emergenti</w:t>
              </w:r>
            </w:ins>
          </w:p>
        </w:tc>
      </w:tr>
      <w:tr w:rsidR="00DD23C7" w:rsidRPr="00193955" w14:paraId="4F0F0508" w14:textId="77777777" w:rsidTr="00DD23C7">
        <w:trPr>
          <w:ins w:id="762" w:author="Mariano Fumante" w:date="2026-08-28T15:14:00Z"/>
          <w:trPrChange w:id="763" w:author="Mariano Fumante" w:date="2026-08-28T15:14:00Z" w16du:dateUtc="2026-08-28T13:14:00Z">
            <w:trPr>
              <w:gridAfter w:val="0"/>
            </w:trPr>
          </w:trPrChange>
        </w:trPr>
        <w:tc>
          <w:tcPr>
            <w:tcW w:w="1757" w:type="dxa"/>
            <w:vAlign w:val="center"/>
            <w:tcPrChange w:id="764" w:author="Mariano Fumante" w:date="2026-08-28T15:14:00Z" w16du:dateUtc="2026-08-28T13:14:00Z">
              <w:tcPr>
                <w:tcW w:w="1405" w:type="dxa"/>
                <w:vAlign w:val="center"/>
              </w:tcPr>
            </w:tcPrChange>
          </w:tcPr>
          <w:p w14:paraId="70503B37" w14:textId="7B01E520" w:rsidR="00DD23C7" w:rsidRPr="005A11B1" w:rsidRDefault="00DA266E" w:rsidP="00DD23C7">
            <w:pPr>
              <w:spacing w:before="60" w:line="360" w:lineRule="auto"/>
              <w:rPr>
                <w:ins w:id="765" w:author="Mariano Fumante" w:date="2026-08-28T15:14:00Z" w16du:dateUtc="2026-08-28T13:14:00Z"/>
              </w:rPr>
            </w:pPr>
            <w:ins w:id="766" w:author="Mariano Fumante" w:date="2026-08-28T15:15:00Z" w16du:dateUtc="2026-08-28T13:15:00Z">
              <w:r>
                <w:t xml:space="preserve">AD e </w:t>
              </w:r>
            </w:ins>
            <w:ins w:id="767" w:author="Mariano Fumante" w:date="2026-08-28T15:14:00Z" w16du:dateUtc="2026-08-28T13:14:00Z">
              <w:r w:rsidR="00DD23C7" w:rsidRPr="005A11B1">
                <w:t>CdA</w:t>
              </w:r>
            </w:ins>
          </w:p>
        </w:tc>
        <w:tc>
          <w:tcPr>
            <w:tcW w:w="1405" w:type="dxa"/>
            <w:vAlign w:val="center"/>
            <w:tcPrChange w:id="768" w:author="Mariano Fumante" w:date="2026-08-28T15:14:00Z" w16du:dateUtc="2026-08-28T13:14:00Z">
              <w:tcPr>
                <w:tcW w:w="1405" w:type="dxa"/>
                <w:gridSpan w:val="2"/>
                <w:vAlign w:val="center"/>
              </w:tcPr>
            </w:tcPrChange>
          </w:tcPr>
          <w:p w14:paraId="50FCA65D" w14:textId="68096B42" w:rsidR="00DD23C7" w:rsidRPr="005A11B1" w:rsidRDefault="00DD23C7" w:rsidP="00DD23C7">
            <w:pPr>
              <w:spacing w:before="60" w:line="360" w:lineRule="auto"/>
              <w:rPr>
                <w:ins w:id="769" w:author="Mariano Fumante" w:date="2026-08-28T15:14:00Z" w16du:dateUtc="2026-08-28T13:14:00Z"/>
              </w:rPr>
            </w:pPr>
            <w:ins w:id="770" w:author="Mariano Fumante" w:date="2026-08-28T15:14:00Z" w16du:dateUtc="2026-08-28T13:14:00Z">
              <w:r w:rsidRPr="005A11B1">
                <w:t>Almeno annuale</w:t>
              </w:r>
            </w:ins>
          </w:p>
        </w:tc>
        <w:tc>
          <w:tcPr>
            <w:tcW w:w="6803" w:type="dxa"/>
            <w:vAlign w:val="center"/>
            <w:tcPrChange w:id="771" w:author="Mariano Fumante" w:date="2026-08-28T15:14:00Z" w16du:dateUtc="2026-08-28T13:14:00Z">
              <w:tcPr>
                <w:tcW w:w="1405" w:type="dxa"/>
                <w:gridSpan w:val="2"/>
                <w:vAlign w:val="center"/>
              </w:tcPr>
            </w:tcPrChange>
          </w:tcPr>
          <w:p w14:paraId="07872185" w14:textId="4C64A761" w:rsidR="00DD23C7" w:rsidRPr="005A11B1" w:rsidRDefault="00DD23C7" w:rsidP="00DD23C7">
            <w:pPr>
              <w:spacing w:before="60" w:line="360" w:lineRule="auto"/>
              <w:rPr>
                <w:ins w:id="772" w:author="Mariano Fumante" w:date="2026-08-28T15:14:00Z" w16du:dateUtc="2026-08-28T13:14:00Z"/>
              </w:rPr>
            </w:pPr>
            <w:ins w:id="773" w:author="Mariano Fumante" w:date="2026-08-28T15:14:00Z" w16du:dateUtc="2026-08-28T13:14:00Z">
              <w:r w:rsidRPr="005A11B1">
                <w:t>Top Risk, rischi residui accettati, trend del profilo di rischio, principali iniziative di trattamento</w:t>
              </w:r>
            </w:ins>
          </w:p>
        </w:tc>
      </w:tr>
    </w:tbl>
    <w:p w14:paraId="50B60D66" w14:textId="77777777" w:rsidR="005A11B1" w:rsidRDefault="005A11B1" w:rsidP="005A11B1">
      <w:pPr>
        <w:rPr>
          <w:ins w:id="774" w:author="Mariano Fumante" w:date="2026-08-27T08:49:00Z" w16du:dateUtc="2026-08-27T06:49:00Z"/>
        </w:rPr>
      </w:pPr>
    </w:p>
    <w:p w14:paraId="1C3C0137" w14:textId="75CFD349" w:rsidR="00865613" w:rsidRDefault="00865613" w:rsidP="00865613">
      <w:pPr>
        <w:pStyle w:val="Titolo2"/>
        <w:rPr>
          <w:ins w:id="775" w:author="Mariano Fumante" w:date="2026-08-27T08:49:00Z" w16du:dateUtc="2026-08-27T06:49:00Z"/>
          <w:lang w:val="it-IT"/>
        </w:rPr>
      </w:pPr>
      <w:bookmarkStart w:id="776" w:name="_Toc238824032"/>
      <w:ins w:id="777" w:author="Mariano Fumante" w:date="2026-08-27T08:49:00Z" w16du:dateUtc="2026-08-27T06:49:00Z">
        <w:r w:rsidRPr="00865613">
          <w:rPr>
            <w:lang w:val="it-IT"/>
            <w:rPrChange w:id="778" w:author="Mariano Fumante" w:date="2026-08-27T08:49:00Z" w16du:dateUtc="2026-08-27T06:49:00Z">
              <w:rPr/>
            </w:rPrChange>
          </w:rPr>
          <w:t>Riesame del Profilo di Rischio</w:t>
        </w:r>
        <w:bookmarkEnd w:id="776"/>
      </w:ins>
    </w:p>
    <w:p w14:paraId="2C94C2FF" w14:textId="2E6EAA58" w:rsidR="00865613" w:rsidRPr="00865613" w:rsidRDefault="00865613" w:rsidP="00865613">
      <w:pPr>
        <w:rPr>
          <w:ins w:id="779" w:author="Mariano Fumante" w:date="2026-08-27T08:49:00Z"/>
          <w:lang w:eastAsia="it-IT"/>
        </w:rPr>
      </w:pPr>
      <w:ins w:id="780" w:author="Mariano Fumante" w:date="2026-08-27T08:49:00Z">
        <w:r w:rsidRPr="00865613">
          <w:rPr>
            <w:lang w:eastAsia="it-IT"/>
          </w:rPr>
          <w:t>Il profilo di rischio di sicurezza informatica è soggetto a riesame periodico</w:t>
        </w:r>
      </w:ins>
      <w:ins w:id="781" w:author="Mariano Fumante" w:date="2026-08-27T09:02:00Z" w16du:dateUtc="2026-08-27T07:02:00Z">
        <w:r w:rsidR="00CD535B">
          <w:rPr>
            <w:lang w:eastAsia="it-IT"/>
          </w:rPr>
          <w:t>, con frequenza almeno annuale,</w:t>
        </w:r>
      </w:ins>
      <w:ins w:id="782" w:author="Mariano Fumante" w:date="2026-08-27T08:49:00Z">
        <w:r w:rsidRPr="00865613">
          <w:rPr>
            <w:lang w:eastAsia="it-IT"/>
          </w:rPr>
          <w:t xml:space="preserve"> al fine di verificarne l'adeguatezza rispetto al contesto organizzativo, operativo, tecnologico, normativo e di minaccia.</w:t>
        </w:r>
      </w:ins>
    </w:p>
    <w:p w14:paraId="62098634" w14:textId="77777777" w:rsidR="00865613" w:rsidRPr="00865613" w:rsidRDefault="00865613" w:rsidP="00865613">
      <w:pPr>
        <w:rPr>
          <w:ins w:id="783" w:author="Mariano Fumante" w:date="2026-08-27T08:49:00Z"/>
          <w:lang w:eastAsia="it-IT"/>
        </w:rPr>
      </w:pPr>
      <w:ins w:id="784" w:author="Mariano Fumante" w:date="2026-08-27T08:49:00Z">
        <w:r w:rsidRPr="00865613">
          <w:rPr>
            <w:lang w:eastAsia="it-IT"/>
          </w:rPr>
          <w:t>Il riesame tiene conto almeno:</w:t>
        </w:r>
      </w:ins>
    </w:p>
    <w:p w14:paraId="226E635E" w14:textId="77777777" w:rsidR="00865613" w:rsidRPr="00865613" w:rsidRDefault="00865613">
      <w:pPr>
        <w:pStyle w:val="Elencopuntatoprimolivello"/>
        <w:rPr>
          <w:ins w:id="785" w:author="Mariano Fumante" w:date="2026-08-27T08:49:00Z"/>
          <w:lang w:eastAsia="it-IT"/>
        </w:rPr>
        <w:pPrChange w:id="786" w:author="Mariano Fumante" w:date="2026-08-28T15:37:00Z" w16du:dateUtc="2026-08-28T13:37:00Z">
          <w:pPr>
            <w:numPr>
              <w:numId w:val="45"/>
            </w:numPr>
            <w:tabs>
              <w:tab w:val="num" w:pos="720"/>
            </w:tabs>
            <w:ind w:left="720" w:hanging="360"/>
          </w:pPr>
        </w:pPrChange>
      </w:pPr>
      <w:ins w:id="787" w:author="Mariano Fumante" w:date="2026-08-27T08:49:00Z">
        <w:r w:rsidRPr="00865613">
          <w:rPr>
            <w:lang w:eastAsia="it-IT"/>
          </w:rPr>
          <w:t>dei risultati delle attività di monitoraggio;</w:t>
        </w:r>
      </w:ins>
    </w:p>
    <w:p w14:paraId="7FE6C4E4" w14:textId="77777777" w:rsidR="00865613" w:rsidRPr="00865613" w:rsidRDefault="00865613">
      <w:pPr>
        <w:pStyle w:val="Elencopuntatoprimolivello"/>
        <w:rPr>
          <w:ins w:id="788" w:author="Mariano Fumante" w:date="2026-08-27T08:49:00Z"/>
          <w:lang w:eastAsia="it-IT"/>
        </w:rPr>
        <w:pPrChange w:id="789" w:author="Mariano Fumante" w:date="2026-08-28T15:37:00Z" w16du:dateUtc="2026-08-28T13:37:00Z">
          <w:pPr>
            <w:numPr>
              <w:numId w:val="45"/>
            </w:numPr>
            <w:tabs>
              <w:tab w:val="num" w:pos="720"/>
            </w:tabs>
            <w:ind w:left="720" w:hanging="360"/>
          </w:pPr>
        </w:pPrChange>
      </w:pPr>
      <w:ins w:id="790" w:author="Mariano Fumante" w:date="2026-08-27T08:49:00Z">
        <w:r w:rsidRPr="00865613">
          <w:rPr>
            <w:lang w:eastAsia="it-IT"/>
          </w:rPr>
          <w:t>dell'evoluzione del panorama delle minacce;</w:t>
        </w:r>
      </w:ins>
    </w:p>
    <w:p w14:paraId="531C646D" w14:textId="77777777" w:rsidR="00865613" w:rsidRPr="00865613" w:rsidRDefault="00865613">
      <w:pPr>
        <w:pStyle w:val="Elencopuntatoprimolivello"/>
        <w:rPr>
          <w:ins w:id="791" w:author="Mariano Fumante" w:date="2026-08-27T08:49:00Z"/>
          <w:lang w:eastAsia="it-IT"/>
        </w:rPr>
        <w:pPrChange w:id="792" w:author="Mariano Fumante" w:date="2026-08-28T15:37:00Z" w16du:dateUtc="2026-08-28T13:37:00Z">
          <w:pPr>
            <w:numPr>
              <w:numId w:val="45"/>
            </w:numPr>
            <w:tabs>
              <w:tab w:val="num" w:pos="720"/>
            </w:tabs>
            <w:ind w:left="720" w:hanging="360"/>
          </w:pPr>
        </w:pPrChange>
      </w:pPr>
      <w:ins w:id="793" w:author="Mariano Fumante" w:date="2026-08-27T08:49:00Z">
        <w:r w:rsidRPr="00865613">
          <w:rPr>
            <w:lang w:eastAsia="it-IT"/>
          </w:rPr>
          <w:t>delle informazioni provenienti dalle attività di Cyber Threat Intelligence;</w:t>
        </w:r>
      </w:ins>
    </w:p>
    <w:p w14:paraId="03457E58" w14:textId="77777777" w:rsidR="00865613" w:rsidRPr="00865613" w:rsidRDefault="00865613">
      <w:pPr>
        <w:pStyle w:val="Elencopuntatoprimolivello"/>
        <w:rPr>
          <w:ins w:id="794" w:author="Mariano Fumante" w:date="2026-08-27T08:49:00Z"/>
          <w:lang w:eastAsia="it-IT"/>
        </w:rPr>
        <w:pPrChange w:id="795" w:author="Mariano Fumante" w:date="2026-08-28T15:37:00Z" w16du:dateUtc="2026-08-28T13:37:00Z">
          <w:pPr>
            <w:numPr>
              <w:numId w:val="45"/>
            </w:numPr>
            <w:tabs>
              <w:tab w:val="num" w:pos="720"/>
            </w:tabs>
            <w:ind w:left="720" w:hanging="360"/>
          </w:pPr>
        </w:pPrChange>
      </w:pPr>
      <w:ins w:id="796" w:author="Mariano Fumante" w:date="2026-08-27T08:49:00Z">
        <w:r w:rsidRPr="00865613">
          <w:rPr>
            <w:lang w:eastAsia="it-IT"/>
          </w:rPr>
          <w:t>degli esiti delle attività di valutazione dell'efficacia delle misure di sicurezza;</w:t>
        </w:r>
      </w:ins>
    </w:p>
    <w:p w14:paraId="1C0CBA28" w14:textId="77777777" w:rsidR="00865613" w:rsidRPr="00865613" w:rsidRDefault="00865613">
      <w:pPr>
        <w:pStyle w:val="Elencopuntatoprimolivello"/>
        <w:rPr>
          <w:ins w:id="797" w:author="Mariano Fumante" w:date="2026-08-27T08:49:00Z"/>
          <w:lang w:eastAsia="it-IT"/>
        </w:rPr>
        <w:pPrChange w:id="798" w:author="Mariano Fumante" w:date="2026-08-28T15:37:00Z" w16du:dateUtc="2026-08-28T13:37:00Z">
          <w:pPr>
            <w:numPr>
              <w:numId w:val="45"/>
            </w:numPr>
            <w:tabs>
              <w:tab w:val="num" w:pos="720"/>
            </w:tabs>
            <w:ind w:left="720" w:hanging="360"/>
          </w:pPr>
        </w:pPrChange>
      </w:pPr>
      <w:ins w:id="799" w:author="Mariano Fumante" w:date="2026-08-27T08:49:00Z">
        <w:r w:rsidRPr="00865613">
          <w:rPr>
            <w:lang w:eastAsia="it-IT"/>
          </w:rPr>
          <w:t>degli incidenti di sicurezza verificatisi;</w:t>
        </w:r>
      </w:ins>
    </w:p>
    <w:p w14:paraId="2F4E4F40" w14:textId="77777777" w:rsidR="00865613" w:rsidRPr="00865613" w:rsidRDefault="00865613">
      <w:pPr>
        <w:pStyle w:val="Elencopuntatoprimolivello"/>
        <w:rPr>
          <w:ins w:id="800" w:author="Mariano Fumante" w:date="2026-08-27T08:49:00Z"/>
          <w:lang w:eastAsia="it-IT"/>
        </w:rPr>
        <w:pPrChange w:id="801" w:author="Mariano Fumante" w:date="2026-08-28T15:37:00Z" w16du:dateUtc="2026-08-28T13:37:00Z">
          <w:pPr>
            <w:numPr>
              <w:numId w:val="45"/>
            </w:numPr>
            <w:tabs>
              <w:tab w:val="num" w:pos="720"/>
            </w:tabs>
            <w:ind w:left="720" w:hanging="360"/>
          </w:pPr>
        </w:pPrChange>
      </w:pPr>
      <w:ins w:id="802" w:author="Mariano Fumante" w:date="2026-08-27T08:49:00Z">
        <w:r w:rsidRPr="00865613">
          <w:rPr>
            <w:lang w:eastAsia="it-IT"/>
          </w:rPr>
          <w:t>delle modifiche organizzative, tecnologiche o normative rilevanti;</w:t>
        </w:r>
      </w:ins>
    </w:p>
    <w:p w14:paraId="6A431600" w14:textId="77777777" w:rsidR="00865613" w:rsidRPr="00865613" w:rsidRDefault="00865613">
      <w:pPr>
        <w:pStyle w:val="Elencopuntatoprimolivello"/>
        <w:rPr>
          <w:ins w:id="803" w:author="Mariano Fumante" w:date="2026-08-27T08:49:00Z"/>
          <w:lang w:eastAsia="it-IT"/>
        </w:rPr>
        <w:pPrChange w:id="804" w:author="Mariano Fumante" w:date="2026-08-28T15:37:00Z" w16du:dateUtc="2026-08-28T13:37:00Z">
          <w:pPr>
            <w:numPr>
              <w:numId w:val="45"/>
            </w:numPr>
            <w:tabs>
              <w:tab w:val="num" w:pos="720"/>
            </w:tabs>
            <w:ind w:left="720" w:hanging="360"/>
          </w:pPr>
        </w:pPrChange>
      </w:pPr>
      <w:ins w:id="805" w:author="Mariano Fumante" w:date="2026-08-27T08:49:00Z">
        <w:r w:rsidRPr="00865613">
          <w:rPr>
            <w:lang w:eastAsia="it-IT"/>
          </w:rPr>
          <w:t>dello stato di avanzamento dei Piani di Trattamento del Rischio.</w:t>
        </w:r>
      </w:ins>
    </w:p>
    <w:p w14:paraId="2AAFF058" w14:textId="77777777" w:rsidR="00865613" w:rsidRPr="00865613" w:rsidRDefault="00865613" w:rsidP="00865613">
      <w:pPr>
        <w:rPr>
          <w:ins w:id="806" w:author="Mariano Fumante" w:date="2026-08-27T08:49:00Z"/>
          <w:lang w:eastAsia="it-IT"/>
        </w:rPr>
      </w:pPr>
      <w:ins w:id="807" w:author="Mariano Fumante" w:date="2026-08-27T08:49:00Z">
        <w:r w:rsidRPr="00865613">
          <w:rPr>
            <w:lang w:eastAsia="it-IT"/>
          </w:rPr>
          <w:t>Gli esiti del riesame sono utilizzati per aggiornare le valutazioni del rischio, il Risk Register, i Piani di Trattamento del Rischio e i relativi flussi informativi verso il Management e gli Organi di Governo competenti.</w:t>
        </w:r>
      </w:ins>
    </w:p>
    <w:p w14:paraId="306932CF" w14:textId="77777777" w:rsidR="00CD535B" w:rsidRPr="00CD535B" w:rsidRDefault="00CD535B" w:rsidP="00CD535B">
      <w:pPr>
        <w:rPr>
          <w:ins w:id="808" w:author="Mariano Fumante" w:date="2026-08-27T09:02:00Z"/>
          <w:lang w:eastAsia="it-IT"/>
        </w:rPr>
      </w:pPr>
      <w:ins w:id="809" w:author="Mariano Fumante" w:date="2026-08-27T09:02:00Z">
        <w:r w:rsidRPr="00CD535B">
          <w:rPr>
            <w:lang w:eastAsia="it-IT"/>
          </w:rPr>
          <w:t>Il riesame deve inoltre essere effettuato in occasione di:</w:t>
        </w:r>
      </w:ins>
    </w:p>
    <w:p w14:paraId="4ECF0059" w14:textId="77777777" w:rsidR="00CD535B" w:rsidRPr="00CD535B" w:rsidRDefault="00CD535B">
      <w:pPr>
        <w:pStyle w:val="Elencopuntatoprimolivello"/>
        <w:rPr>
          <w:ins w:id="810" w:author="Mariano Fumante" w:date="2026-08-27T09:02:00Z"/>
          <w:lang w:eastAsia="it-IT"/>
        </w:rPr>
        <w:pPrChange w:id="811" w:author="Mariano Fumante" w:date="2026-08-28T15:37:00Z" w16du:dateUtc="2026-08-28T13:37:00Z">
          <w:pPr>
            <w:numPr>
              <w:numId w:val="46"/>
            </w:numPr>
            <w:tabs>
              <w:tab w:val="num" w:pos="720"/>
            </w:tabs>
            <w:ind w:left="720" w:hanging="360"/>
          </w:pPr>
        </w:pPrChange>
      </w:pPr>
      <w:ins w:id="812" w:author="Mariano Fumante" w:date="2026-08-27T09:02:00Z">
        <w:r w:rsidRPr="00CD535B">
          <w:rPr>
            <w:lang w:eastAsia="it-IT"/>
          </w:rPr>
          <w:t>modifiche organizzative significative;</w:t>
        </w:r>
      </w:ins>
    </w:p>
    <w:p w14:paraId="764D254E" w14:textId="77777777" w:rsidR="00CD535B" w:rsidRPr="00CD535B" w:rsidRDefault="00CD535B">
      <w:pPr>
        <w:pStyle w:val="Elencopuntatoprimolivello"/>
        <w:rPr>
          <w:ins w:id="813" w:author="Mariano Fumante" w:date="2026-08-27T09:02:00Z"/>
          <w:lang w:eastAsia="it-IT"/>
        </w:rPr>
        <w:pPrChange w:id="814" w:author="Mariano Fumante" w:date="2026-08-28T15:37:00Z" w16du:dateUtc="2026-08-28T13:37:00Z">
          <w:pPr>
            <w:numPr>
              <w:numId w:val="46"/>
            </w:numPr>
            <w:tabs>
              <w:tab w:val="num" w:pos="720"/>
            </w:tabs>
            <w:ind w:left="720" w:hanging="360"/>
          </w:pPr>
        </w:pPrChange>
      </w:pPr>
      <w:ins w:id="815" w:author="Mariano Fumante" w:date="2026-08-27T09:02:00Z">
        <w:r w:rsidRPr="00CD535B">
          <w:rPr>
            <w:lang w:eastAsia="it-IT"/>
          </w:rPr>
          <w:t>introduzione di nuovi servizi o sistemi critici;</w:t>
        </w:r>
      </w:ins>
    </w:p>
    <w:p w14:paraId="089D0C6A" w14:textId="77777777" w:rsidR="00CD535B" w:rsidRPr="00CD535B" w:rsidRDefault="00CD535B">
      <w:pPr>
        <w:pStyle w:val="Elencopuntatoprimolivello"/>
        <w:rPr>
          <w:ins w:id="816" w:author="Mariano Fumante" w:date="2026-08-27T09:02:00Z"/>
          <w:lang w:eastAsia="it-IT"/>
        </w:rPr>
        <w:pPrChange w:id="817" w:author="Mariano Fumante" w:date="2026-08-28T15:37:00Z" w16du:dateUtc="2026-08-28T13:37:00Z">
          <w:pPr>
            <w:numPr>
              <w:numId w:val="46"/>
            </w:numPr>
            <w:tabs>
              <w:tab w:val="num" w:pos="720"/>
            </w:tabs>
            <w:ind w:left="720" w:hanging="360"/>
          </w:pPr>
        </w:pPrChange>
      </w:pPr>
      <w:ins w:id="818" w:author="Mariano Fumante" w:date="2026-08-27T09:02:00Z">
        <w:r w:rsidRPr="00CD535B">
          <w:rPr>
            <w:lang w:eastAsia="it-IT"/>
          </w:rPr>
          <w:t>incidenti di sicurezza rilevanti;</w:t>
        </w:r>
      </w:ins>
    </w:p>
    <w:p w14:paraId="0BF1E15A" w14:textId="77777777" w:rsidR="00CD535B" w:rsidRPr="00CD535B" w:rsidRDefault="00CD535B">
      <w:pPr>
        <w:pStyle w:val="Elencopuntatoprimolivello"/>
        <w:rPr>
          <w:ins w:id="819" w:author="Mariano Fumante" w:date="2026-08-27T09:02:00Z"/>
          <w:lang w:eastAsia="it-IT"/>
        </w:rPr>
        <w:pPrChange w:id="820" w:author="Mariano Fumante" w:date="2026-08-28T15:37:00Z" w16du:dateUtc="2026-08-28T13:37:00Z">
          <w:pPr>
            <w:numPr>
              <w:numId w:val="46"/>
            </w:numPr>
            <w:tabs>
              <w:tab w:val="num" w:pos="720"/>
            </w:tabs>
            <w:ind w:left="720" w:hanging="360"/>
          </w:pPr>
        </w:pPrChange>
      </w:pPr>
      <w:ins w:id="821" w:author="Mariano Fumante" w:date="2026-08-27T09:02:00Z">
        <w:r w:rsidRPr="00CD535B">
          <w:rPr>
            <w:lang w:eastAsia="it-IT"/>
          </w:rPr>
          <w:t>variazioni significative del panorama delle minacce;</w:t>
        </w:r>
      </w:ins>
    </w:p>
    <w:p w14:paraId="595EFEEE" w14:textId="77777777" w:rsidR="00CD535B" w:rsidRPr="00CD535B" w:rsidRDefault="00CD535B">
      <w:pPr>
        <w:pStyle w:val="Elencopuntatoprimolivello"/>
        <w:rPr>
          <w:ins w:id="822" w:author="Mariano Fumante" w:date="2026-08-27T09:02:00Z"/>
          <w:lang w:eastAsia="it-IT"/>
        </w:rPr>
        <w:pPrChange w:id="823" w:author="Mariano Fumante" w:date="2026-08-28T15:37:00Z" w16du:dateUtc="2026-08-28T13:37:00Z">
          <w:pPr>
            <w:numPr>
              <w:numId w:val="46"/>
            </w:numPr>
            <w:tabs>
              <w:tab w:val="num" w:pos="720"/>
            </w:tabs>
            <w:ind w:left="720" w:hanging="360"/>
          </w:pPr>
        </w:pPrChange>
      </w:pPr>
      <w:ins w:id="824" w:author="Mariano Fumante" w:date="2026-08-27T09:02:00Z">
        <w:r w:rsidRPr="00CD535B">
          <w:rPr>
            <w:lang w:eastAsia="it-IT"/>
          </w:rPr>
          <w:t>modifiche normative o regolamentari rilevanti.</w:t>
        </w:r>
      </w:ins>
    </w:p>
    <w:p w14:paraId="70D83A67" w14:textId="27CCE775" w:rsidR="00865613" w:rsidDel="001D220C" w:rsidRDefault="00865613" w:rsidP="001D220C">
      <w:pPr>
        <w:rPr>
          <w:del w:id="825" w:author="Mariano Fumante" w:date="2026-08-27T09:02:00Z" w16du:dateUtc="2026-08-27T07:02:00Z"/>
        </w:rPr>
      </w:pPr>
    </w:p>
    <w:p w14:paraId="4DEFF12B" w14:textId="2CEEE35F" w:rsidR="00DA1EC2" w:rsidDel="00F42D50" w:rsidRDefault="00B92095" w:rsidP="001D220C">
      <w:pPr>
        <w:rPr>
          <w:del w:id="826" w:author="Mariano Fumante" w:date="2026-08-28T16:06:00Z" w16du:dateUtc="2026-08-28T14:06:00Z"/>
        </w:rPr>
        <w:pPrChange w:id="827" w:author="Mariano Fumante" w:date="2026-08-28T15:47:00Z" w16du:dateUtc="2026-08-28T13:47:00Z">
          <w:pPr>
            <w:tabs>
              <w:tab w:val="left" w:pos="2903"/>
            </w:tabs>
          </w:pPr>
        </w:pPrChange>
      </w:pPr>
      <w:del w:id="828" w:author="Mariano Fumante" w:date="2026-08-27T09:02:00Z" w16du:dateUtc="2026-08-27T07:02:00Z">
        <w:r w:rsidDel="00CD535B">
          <w:tab/>
        </w:r>
      </w:del>
    </w:p>
    <w:p w14:paraId="1B65FF41" w14:textId="63B7716D" w:rsidR="00DA1EC2" w:rsidRDefault="00DA1EC2" w:rsidP="00464D8C">
      <w:pPr>
        <w:pStyle w:val="Titolo1"/>
      </w:pPr>
      <w:bookmarkStart w:id="829" w:name="_Toc238824033"/>
      <w:r w:rsidRPr="00DA1EC2">
        <w:t>VALUTAZIONE DELL'EFFICACIA DELLE MISURE DI GESTIONE DEL RISCHIO</w:t>
      </w:r>
      <w:bookmarkEnd w:id="829"/>
    </w:p>
    <w:p w14:paraId="64F9D7A2" w14:textId="77777777" w:rsidR="00790A4B" w:rsidRPr="00790A4B" w:rsidRDefault="00790A4B" w:rsidP="00790A4B">
      <w:r w:rsidRPr="00790A4B">
        <w:t>La valutazione dell'efficacia delle misure di gestione del rischio ha l'obiettivo di verificare che le misure organizzative, procedurali, tecniche e contrattuali adottate risultino adeguate a ridurre i rischi di sicurezza informatica entro livelli coerenti con il Risk Appetite definito dal Gruppo.</w:t>
      </w:r>
    </w:p>
    <w:p w14:paraId="5FD25AC9" w14:textId="77777777" w:rsidR="00790A4B" w:rsidRPr="00790A4B" w:rsidRDefault="00790A4B" w:rsidP="00790A4B">
      <w:r w:rsidRPr="00790A4B">
        <w:t>Le attività di valutazione dell'efficacia costituiscono parte integrante del processo di gestione e monitoraggio del rischio e sono finalizzate a supportare il miglioramento continuo del framework di sicurezza informatica e la verifica dell'effettiva riduzione del rischio residuo.</w:t>
      </w:r>
    </w:p>
    <w:p w14:paraId="23F1B14E" w14:textId="77777777" w:rsidR="00790A4B" w:rsidRPr="00790A4B" w:rsidRDefault="00790A4B" w:rsidP="00790A4B">
      <w:r w:rsidRPr="00790A4B">
        <w:t xml:space="preserve">Le modalità operative di esecuzione delle attività di valutazione dell'efficacia sono disciplinate nell'Istruzione Operativa </w:t>
      </w:r>
      <w:commentRangeStart w:id="830"/>
      <w:commentRangeStart w:id="831"/>
      <w:commentRangeStart w:id="832"/>
      <w:r w:rsidRPr="00790A4B">
        <w:t>"ISM08_IO02 - Valutazione dell'Efficacia delle Misure di Gestione del Rischio".</w:t>
      </w:r>
      <w:commentRangeEnd w:id="830"/>
      <w:r w:rsidR="009E6D9F" w:rsidRPr="00790A4B">
        <w:rPr>
          <w:rStyle w:val="Rimandocommento"/>
          <w:sz w:val="18"/>
          <w:szCs w:val="20"/>
        </w:rPr>
        <w:commentReference w:id="830"/>
      </w:r>
      <w:commentRangeEnd w:id="831"/>
      <w:r w:rsidR="00B92095" w:rsidRPr="00790A4B">
        <w:rPr>
          <w:rStyle w:val="Rimandocommento"/>
          <w:sz w:val="18"/>
          <w:szCs w:val="20"/>
        </w:rPr>
        <w:commentReference w:id="831"/>
      </w:r>
      <w:commentRangeEnd w:id="832"/>
      <w:r w:rsidR="002A1886" w:rsidRPr="00790A4B">
        <w:rPr>
          <w:rStyle w:val="Rimandocommento"/>
          <w:sz w:val="18"/>
          <w:szCs w:val="20"/>
        </w:rPr>
        <w:commentReference w:id="832"/>
      </w:r>
    </w:p>
    <w:p w14:paraId="4B83B234" w14:textId="45A727BA" w:rsidR="00790A4B" w:rsidRPr="00790A4B" w:rsidRDefault="00C05A07" w:rsidP="009E6D9F">
      <w:pPr>
        <w:pStyle w:val="Titolo2"/>
      </w:pPr>
      <w:bookmarkStart w:id="833" w:name="_Toc238824034"/>
      <w:r w:rsidRPr="00790A4B">
        <w:rPr>
          <w:caps w:val="0"/>
        </w:rPr>
        <w:t>AMBITI DI VALUTAZIONE</w:t>
      </w:r>
      <w:bookmarkEnd w:id="833"/>
    </w:p>
    <w:p w14:paraId="16586356" w14:textId="77777777" w:rsidR="00790A4B" w:rsidRPr="00790A4B" w:rsidRDefault="00790A4B" w:rsidP="00790A4B">
      <w:r w:rsidRPr="00790A4B">
        <w:t>La valutazione dell'efficacia può riguardare, a titolo esemplificativo e non esaustivo:</w:t>
      </w:r>
    </w:p>
    <w:p w14:paraId="57E7AA0A" w14:textId="77777777" w:rsidR="00790A4B" w:rsidRPr="00790A4B" w:rsidRDefault="00790A4B">
      <w:pPr>
        <w:pStyle w:val="Elencopuntatoprimolivello"/>
        <w:pPrChange w:id="834" w:author="Mariano Fumante" w:date="2026-08-28T15:37:00Z" w16du:dateUtc="2026-08-28T13:37:00Z">
          <w:pPr>
            <w:numPr>
              <w:numId w:val="36"/>
            </w:numPr>
            <w:tabs>
              <w:tab w:val="num" w:pos="720"/>
            </w:tabs>
            <w:ind w:left="720" w:hanging="360"/>
          </w:pPr>
        </w:pPrChange>
      </w:pPr>
      <w:r w:rsidRPr="00790A4B">
        <w:t>misure organizzative;</w:t>
      </w:r>
    </w:p>
    <w:p w14:paraId="6D732CA1" w14:textId="77777777" w:rsidR="00790A4B" w:rsidRPr="00790A4B" w:rsidRDefault="00790A4B">
      <w:pPr>
        <w:pStyle w:val="Elencopuntatoprimolivello"/>
        <w:pPrChange w:id="835" w:author="Mariano Fumante" w:date="2026-08-28T15:37:00Z" w16du:dateUtc="2026-08-28T13:37:00Z">
          <w:pPr>
            <w:numPr>
              <w:numId w:val="36"/>
            </w:numPr>
            <w:tabs>
              <w:tab w:val="num" w:pos="720"/>
            </w:tabs>
            <w:ind w:left="720" w:hanging="360"/>
          </w:pPr>
        </w:pPrChange>
      </w:pPr>
      <w:r w:rsidRPr="00790A4B">
        <w:t>procedure e processi di sicurezza;</w:t>
      </w:r>
    </w:p>
    <w:p w14:paraId="76840503" w14:textId="77777777" w:rsidR="00790A4B" w:rsidRPr="00790A4B" w:rsidRDefault="00790A4B">
      <w:pPr>
        <w:pStyle w:val="Elencopuntatoprimolivello"/>
        <w:pPrChange w:id="836" w:author="Mariano Fumante" w:date="2026-08-28T15:37:00Z" w16du:dateUtc="2026-08-28T13:37:00Z">
          <w:pPr>
            <w:numPr>
              <w:numId w:val="36"/>
            </w:numPr>
            <w:tabs>
              <w:tab w:val="num" w:pos="720"/>
            </w:tabs>
            <w:ind w:left="720" w:hanging="360"/>
          </w:pPr>
        </w:pPrChange>
      </w:pPr>
      <w:r w:rsidRPr="00790A4B">
        <w:t>controlli tecnologici;</w:t>
      </w:r>
    </w:p>
    <w:p w14:paraId="41C12CEA" w14:textId="77777777" w:rsidR="00790A4B" w:rsidRPr="00790A4B" w:rsidRDefault="00790A4B">
      <w:pPr>
        <w:pStyle w:val="Elencopuntatoprimolivello"/>
        <w:pPrChange w:id="837" w:author="Mariano Fumante" w:date="2026-08-28T15:37:00Z" w16du:dateUtc="2026-08-28T13:37:00Z">
          <w:pPr>
            <w:numPr>
              <w:numId w:val="36"/>
            </w:numPr>
            <w:tabs>
              <w:tab w:val="num" w:pos="720"/>
            </w:tabs>
            <w:ind w:left="720" w:hanging="360"/>
          </w:pPr>
        </w:pPrChange>
      </w:pPr>
      <w:r w:rsidRPr="00790A4B">
        <w:t>misure di protezione degli asset e delle informazioni;</w:t>
      </w:r>
    </w:p>
    <w:p w14:paraId="2AE4EB58" w14:textId="77777777" w:rsidR="00790A4B" w:rsidRPr="00790A4B" w:rsidRDefault="00790A4B">
      <w:pPr>
        <w:pStyle w:val="Elencopuntatoprimolivello"/>
        <w:pPrChange w:id="838" w:author="Mariano Fumante" w:date="2026-08-28T15:37:00Z" w16du:dateUtc="2026-08-28T13:37:00Z">
          <w:pPr>
            <w:numPr>
              <w:numId w:val="36"/>
            </w:numPr>
            <w:tabs>
              <w:tab w:val="num" w:pos="720"/>
            </w:tabs>
            <w:ind w:left="720" w:hanging="360"/>
          </w:pPr>
        </w:pPrChange>
      </w:pPr>
      <w:r w:rsidRPr="00790A4B">
        <w:t>misure di gestione delle vulnerabilità;</w:t>
      </w:r>
    </w:p>
    <w:p w14:paraId="2B255CBF" w14:textId="77777777" w:rsidR="00790A4B" w:rsidRPr="00790A4B" w:rsidRDefault="00790A4B">
      <w:pPr>
        <w:pStyle w:val="Elencopuntatoprimolivello"/>
        <w:pPrChange w:id="839" w:author="Mariano Fumante" w:date="2026-08-28T15:37:00Z" w16du:dateUtc="2026-08-28T13:37:00Z">
          <w:pPr>
            <w:numPr>
              <w:numId w:val="36"/>
            </w:numPr>
            <w:tabs>
              <w:tab w:val="num" w:pos="720"/>
            </w:tabs>
            <w:ind w:left="720" w:hanging="360"/>
          </w:pPr>
        </w:pPrChange>
      </w:pPr>
      <w:r w:rsidRPr="00790A4B">
        <w:t>misure di gestione degli accessi e delle identità digitali;</w:t>
      </w:r>
    </w:p>
    <w:p w14:paraId="5363D3B1" w14:textId="77777777" w:rsidR="00790A4B" w:rsidRPr="00790A4B" w:rsidRDefault="00790A4B">
      <w:pPr>
        <w:pStyle w:val="Elencopuntatoprimolivello"/>
        <w:pPrChange w:id="840" w:author="Mariano Fumante" w:date="2026-08-28T15:37:00Z" w16du:dateUtc="2026-08-28T13:37:00Z">
          <w:pPr>
            <w:numPr>
              <w:numId w:val="36"/>
            </w:numPr>
            <w:tabs>
              <w:tab w:val="num" w:pos="720"/>
            </w:tabs>
            <w:ind w:left="720" w:hanging="360"/>
          </w:pPr>
        </w:pPrChange>
      </w:pPr>
      <w:r w:rsidRPr="00790A4B">
        <w:t>misure di sicurezza della supply chain;</w:t>
      </w:r>
    </w:p>
    <w:p w14:paraId="37BD1201" w14:textId="77777777" w:rsidR="00790A4B" w:rsidRPr="00790A4B" w:rsidRDefault="00790A4B">
      <w:pPr>
        <w:pStyle w:val="Elencopuntatoprimolivello"/>
        <w:pPrChange w:id="841" w:author="Mariano Fumante" w:date="2026-08-28T15:37:00Z" w16du:dateUtc="2026-08-28T13:37:00Z">
          <w:pPr>
            <w:numPr>
              <w:numId w:val="36"/>
            </w:numPr>
            <w:tabs>
              <w:tab w:val="num" w:pos="720"/>
            </w:tabs>
            <w:ind w:left="720" w:hanging="360"/>
          </w:pPr>
        </w:pPrChange>
      </w:pPr>
      <w:r w:rsidRPr="00790A4B">
        <w:t>processi di monitoraggio e risposta agli incidenti;</w:t>
      </w:r>
    </w:p>
    <w:p w14:paraId="6B688EFF" w14:textId="77777777" w:rsidR="00790A4B" w:rsidRPr="00790A4B" w:rsidRDefault="00790A4B">
      <w:pPr>
        <w:pStyle w:val="Elencopuntatoprimolivello"/>
        <w:pPrChange w:id="842" w:author="Mariano Fumante" w:date="2026-08-28T15:37:00Z" w16du:dateUtc="2026-08-28T13:37:00Z">
          <w:pPr>
            <w:numPr>
              <w:numId w:val="36"/>
            </w:numPr>
            <w:tabs>
              <w:tab w:val="num" w:pos="720"/>
            </w:tabs>
            <w:ind w:left="720" w:hanging="360"/>
          </w:pPr>
        </w:pPrChange>
      </w:pPr>
      <w:r w:rsidRPr="00790A4B">
        <w:t>misure di business continuity e disaster recovery;</w:t>
      </w:r>
    </w:p>
    <w:p w14:paraId="2542B64A" w14:textId="77777777" w:rsidR="00790A4B" w:rsidRPr="00790A4B" w:rsidRDefault="00790A4B">
      <w:pPr>
        <w:pStyle w:val="Elencopuntatoprimolivello"/>
        <w:pPrChange w:id="843" w:author="Mariano Fumante" w:date="2026-08-28T15:37:00Z" w16du:dateUtc="2026-08-28T13:37:00Z">
          <w:pPr>
            <w:numPr>
              <w:numId w:val="36"/>
            </w:numPr>
            <w:tabs>
              <w:tab w:val="num" w:pos="720"/>
            </w:tabs>
            <w:ind w:left="720" w:hanging="360"/>
          </w:pPr>
        </w:pPrChange>
      </w:pPr>
      <w:r w:rsidRPr="00790A4B">
        <w:t>azioni previste nei Piani di Trattamento del Rischio.</w:t>
      </w:r>
    </w:p>
    <w:p w14:paraId="47265B56" w14:textId="37C774A8" w:rsidR="00790A4B" w:rsidRPr="00790A4B" w:rsidRDefault="00C05A07" w:rsidP="009E6D9F">
      <w:pPr>
        <w:pStyle w:val="Titolo2"/>
      </w:pPr>
      <w:bookmarkStart w:id="844" w:name="_Toc238824035"/>
      <w:r w:rsidRPr="00790A4B">
        <w:rPr>
          <w:caps w:val="0"/>
        </w:rPr>
        <w:t>METODI DI VALUTAZIONE</w:t>
      </w:r>
      <w:bookmarkEnd w:id="844"/>
    </w:p>
    <w:p w14:paraId="258ABA8D" w14:textId="77777777" w:rsidR="00790A4B" w:rsidRPr="00790A4B" w:rsidRDefault="00790A4B" w:rsidP="00790A4B">
      <w:r w:rsidRPr="00790A4B">
        <w:t>L'efficacia delle misure può essere verificata mediante uno o più dei seguenti strumenti:</w:t>
      </w:r>
    </w:p>
    <w:p w14:paraId="56237190" w14:textId="77777777" w:rsidR="00790A4B" w:rsidRPr="00790A4B" w:rsidRDefault="00790A4B">
      <w:pPr>
        <w:pStyle w:val="Elencopuntatoprimolivello"/>
        <w:pPrChange w:id="845" w:author="Mariano Fumante" w:date="2026-08-28T15:37:00Z" w16du:dateUtc="2026-08-28T13:37:00Z">
          <w:pPr>
            <w:numPr>
              <w:numId w:val="37"/>
            </w:numPr>
            <w:tabs>
              <w:tab w:val="num" w:pos="720"/>
            </w:tabs>
            <w:ind w:left="720" w:hanging="360"/>
          </w:pPr>
        </w:pPrChange>
      </w:pPr>
      <w:r w:rsidRPr="00790A4B">
        <w:t>attività di controllo periodico;</w:t>
      </w:r>
    </w:p>
    <w:p w14:paraId="28C87FF3" w14:textId="77777777" w:rsidR="00790A4B" w:rsidRPr="00790A4B" w:rsidRDefault="00790A4B">
      <w:pPr>
        <w:pStyle w:val="Elencopuntatoprimolivello"/>
        <w:pPrChange w:id="846" w:author="Mariano Fumante" w:date="2026-08-28T15:37:00Z" w16du:dateUtc="2026-08-28T13:37:00Z">
          <w:pPr>
            <w:numPr>
              <w:numId w:val="37"/>
            </w:numPr>
            <w:tabs>
              <w:tab w:val="num" w:pos="720"/>
            </w:tabs>
            <w:ind w:left="720" w:hanging="360"/>
          </w:pPr>
        </w:pPrChange>
      </w:pPr>
      <w:r w:rsidRPr="00790A4B">
        <w:t>audit interni ed esterni;</w:t>
      </w:r>
    </w:p>
    <w:p w14:paraId="2EE15090" w14:textId="77777777" w:rsidR="00790A4B" w:rsidRPr="00790A4B" w:rsidRDefault="00790A4B">
      <w:pPr>
        <w:pStyle w:val="Elencopuntatoprimolivello"/>
        <w:pPrChange w:id="847" w:author="Mariano Fumante" w:date="2026-08-28T15:37:00Z" w16du:dateUtc="2026-08-28T13:37:00Z">
          <w:pPr>
            <w:numPr>
              <w:numId w:val="37"/>
            </w:numPr>
            <w:tabs>
              <w:tab w:val="num" w:pos="720"/>
            </w:tabs>
            <w:ind w:left="720" w:hanging="360"/>
          </w:pPr>
        </w:pPrChange>
      </w:pPr>
      <w:r w:rsidRPr="00790A4B">
        <w:t>Vulnerability Assessment;</w:t>
      </w:r>
    </w:p>
    <w:p w14:paraId="14DC8280" w14:textId="77777777" w:rsidR="00790A4B" w:rsidRPr="00790A4B" w:rsidRDefault="00790A4B">
      <w:pPr>
        <w:pStyle w:val="Elencopuntatoprimolivello"/>
        <w:pPrChange w:id="848" w:author="Mariano Fumante" w:date="2026-08-28T15:37:00Z" w16du:dateUtc="2026-08-28T13:37:00Z">
          <w:pPr>
            <w:numPr>
              <w:numId w:val="37"/>
            </w:numPr>
            <w:tabs>
              <w:tab w:val="num" w:pos="720"/>
            </w:tabs>
            <w:ind w:left="720" w:hanging="360"/>
          </w:pPr>
        </w:pPrChange>
      </w:pPr>
      <w:r w:rsidRPr="00790A4B">
        <w:t>Penetration Test;</w:t>
      </w:r>
    </w:p>
    <w:p w14:paraId="6A872856" w14:textId="77777777" w:rsidR="00790A4B" w:rsidRPr="00790A4B" w:rsidRDefault="00790A4B">
      <w:pPr>
        <w:pStyle w:val="Elencopuntatoprimolivello"/>
        <w:pPrChange w:id="849" w:author="Mariano Fumante" w:date="2026-08-28T15:37:00Z" w16du:dateUtc="2026-08-28T13:37:00Z">
          <w:pPr>
            <w:numPr>
              <w:numId w:val="37"/>
            </w:numPr>
            <w:tabs>
              <w:tab w:val="num" w:pos="720"/>
            </w:tabs>
            <w:ind w:left="720" w:hanging="360"/>
          </w:pPr>
        </w:pPrChange>
      </w:pPr>
      <w:r w:rsidRPr="00790A4B">
        <w:t>esercitazioni e simulazioni;</w:t>
      </w:r>
    </w:p>
    <w:p w14:paraId="5E236227" w14:textId="77777777" w:rsidR="00790A4B" w:rsidRPr="00790A4B" w:rsidRDefault="00790A4B">
      <w:pPr>
        <w:pStyle w:val="Elencopuntatoprimolivello"/>
        <w:pPrChange w:id="850" w:author="Mariano Fumante" w:date="2026-08-28T15:37:00Z" w16du:dateUtc="2026-08-28T13:37:00Z">
          <w:pPr>
            <w:numPr>
              <w:numId w:val="37"/>
            </w:numPr>
            <w:tabs>
              <w:tab w:val="num" w:pos="720"/>
            </w:tabs>
            <w:ind w:left="720" w:hanging="360"/>
          </w:pPr>
        </w:pPrChange>
      </w:pPr>
      <w:r w:rsidRPr="00790A4B">
        <w:t>verifiche documentali;</w:t>
      </w:r>
    </w:p>
    <w:p w14:paraId="0E795620" w14:textId="77777777" w:rsidR="00790A4B" w:rsidRPr="00790A4B" w:rsidRDefault="00790A4B">
      <w:pPr>
        <w:pStyle w:val="Elencopuntatoprimolivello"/>
        <w:pPrChange w:id="851" w:author="Mariano Fumante" w:date="2026-08-28T15:37:00Z" w16du:dateUtc="2026-08-28T13:37:00Z">
          <w:pPr>
            <w:numPr>
              <w:numId w:val="37"/>
            </w:numPr>
            <w:tabs>
              <w:tab w:val="num" w:pos="720"/>
            </w:tabs>
            <w:ind w:left="720" w:hanging="360"/>
          </w:pPr>
        </w:pPrChange>
      </w:pPr>
      <w:r w:rsidRPr="00790A4B">
        <w:t>monitoraggio di KPI e KRI;</w:t>
      </w:r>
    </w:p>
    <w:p w14:paraId="5FE9C8F0" w14:textId="77777777" w:rsidR="00790A4B" w:rsidRPr="00790A4B" w:rsidRDefault="00790A4B">
      <w:pPr>
        <w:pStyle w:val="Elencopuntatoprimolivello"/>
        <w:pPrChange w:id="852" w:author="Mariano Fumante" w:date="2026-08-28T15:37:00Z" w16du:dateUtc="2026-08-28T13:37:00Z">
          <w:pPr>
            <w:numPr>
              <w:numId w:val="37"/>
            </w:numPr>
            <w:tabs>
              <w:tab w:val="num" w:pos="720"/>
            </w:tabs>
            <w:ind w:left="720" w:hanging="360"/>
          </w:pPr>
        </w:pPrChange>
      </w:pPr>
      <w:r w:rsidRPr="00790A4B">
        <w:t>riesami da parte del management;</w:t>
      </w:r>
    </w:p>
    <w:p w14:paraId="0AB402FB" w14:textId="4C3EE0BE" w:rsidR="00CA4F04" w:rsidRDefault="00790A4B">
      <w:pPr>
        <w:pStyle w:val="Elencopuntatoprimolivello"/>
        <w:rPr>
          <w:ins w:id="853" w:author="Mariano Fumante" w:date="2026-08-28T14:43:00Z" w16du:dateUtc="2026-08-28T12:43:00Z"/>
        </w:rPr>
        <w:pPrChange w:id="854" w:author="Mariano Fumante" w:date="2026-08-28T15:37:00Z" w16du:dateUtc="2026-08-28T13:37:00Z">
          <w:pPr/>
        </w:pPrChange>
      </w:pPr>
      <w:r w:rsidRPr="00790A4B">
        <w:t>analisi degli incidenti di sicurezza e delle relative lesson learned.</w:t>
      </w:r>
    </w:p>
    <w:p w14:paraId="349DA8C2" w14:textId="0DB9929D" w:rsidR="00CA4F04" w:rsidRPr="00790A4B" w:rsidRDefault="00CA4F04">
      <w:pPr>
        <w:pPrChange w:id="855" w:author="Mariano Fumante" w:date="2026-08-28T14:43:00Z" w16du:dateUtc="2026-08-28T12:43:00Z">
          <w:pPr>
            <w:numPr>
              <w:numId w:val="37"/>
            </w:numPr>
            <w:tabs>
              <w:tab w:val="num" w:pos="720"/>
            </w:tabs>
            <w:ind w:left="720" w:hanging="360"/>
          </w:pPr>
        </w:pPrChange>
      </w:pPr>
      <w:ins w:id="856" w:author="Mariano Fumante" w:date="2026-08-28T14:43:00Z">
        <w:r w:rsidRPr="00CA4F04">
          <w:t>Le attività di Internal Audit costituiscono una fonte indipendente di evidenze ai fini della valutazione dell'efficacia delle misure di gestione del rischio e possono determinare l'apertura di azioni correttive, la rivalutazione del rischio residuo e l'aggiornamento dei Piani di Trattamento del Rischio.</w:t>
        </w:r>
      </w:ins>
    </w:p>
    <w:p w14:paraId="6F01BD24" w14:textId="241BF8C1" w:rsidR="00790A4B" w:rsidRPr="00790A4B" w:rsidRDefault="00C05A07" w:rsidP="009E6D9F">
      <w:pPr>
        <w:pStyle w:val="Titolo2"/>
      </w:pPr>
      <w:bookmarkStart w:id="857" w:name="_Toc238824036"/>
      <w:r w:rsidRPr="00790A4B">
        <w:rPr>
          <w:caps w:val="0"/>
        </w:rPr>
        <w:t>RESPONSABILITÀ</w:t>
      </w:r>
      <w:bookmarkEnd w:id="857"/>
    </w:p>
    <w:p w14:paraId="30C2133A" w14:textId="77777777" w:rsidR="00790A4B" w:rsidRPr="00790A4B" w:rsidRDefault="00790A4B" w:rsidP="00790A4B">
      <w:r w:rsidRPr="00790A4B">
        <w:t>Il Group CISO, con il supporto del GISO, assicura il coordinamento delle attività di valutazione dell'efficacia e la definizione del relativo piano di verifica.</w:t>
      </w:r>
    </w:p>
    <w:p w14:paraId="2068695F" w14:textId="77777777" w:rsidR="00790A4B" w:rsidRPr="00790A4B" w:rsidRDefault="00790A4B" w:rsidP="00790A4B">
      <w:r w:rsidRPr="00790A4B">
        <w:t>Gli Information Security Manager coordinano le attività di valutazione nei rispettivi ambiti di competenza e supportano i Risk Owner nella verifica dell'efficacia delle misure implementate.</w:t>
      </w:r>
    </w:p>
    <w:p w14:paraId="609F180F" w14:textId="77777777" w:rsidR="00790A4B" w:rsidRPr="00790A4B" w:rsidRDefault="00790A4B" w:rsidP="00790A4B">
      <w:r w:rsidRPr="00790A4B">
        <w:t>I Risk Owner valutano gli esiti delle verifiche e promuovono, ove necessario, l'adozione di ulteriori azioni correttive o misure di trattamento del rischio.</w:t>
      </w:r>
    </w:p>
    <w:p w14:paraId="526ADA47" w14:textId="77777777" w:rsidR="00790A4B" w:rsidRPr="00790A4B" w:rsidRDefault="00790A4B" w:rsidP="00790A4B">
      <w:r w:rsidRPr="00790A4B">
        <w:t>Gli Asset Owner e i Service Manager collaborano alle attività di raccolta delle evidenze e di verifica delle misure di rispettiva competenza.</w:t>
      </w:r>
    </w:p>
    <w:p w14:paraId="316E24DB" w14:textId="1A459534" w:rsidR="00790A4B" w:rsidRPr="00790A4B" w:rsidRDefault="00C05A07" w:rsidP="003002F0">
      <w:pPr>
        <w:pStyle w:val="Titolo2"/>
      </w:pPr>
      <w:bookmarkStart w:id="858" w:name="_Toc238824037"/>
      <w:r w:rsidRPr="00790A4B">
        <w:rPr>
          <w:caps w:val="0"/>
        </w:rPr>
        <w:t>ESITI DELLE VALUTAZIONI</w:t>
      </w:r>
      <w:bookmarkEnd w:id="858"/>
    </w:p>
    <w:p w14:paraId="6988BA60" w14:textId="77777777" w:rsidR="00790A4B" w:rsidRPr="00790A4B" w:rsidRDefault="00790A4B" w:rsidP="00790A4B">
      <w:r w:rsidRPr="00790A4B">
        <w:t>Gli esiti delle attività di valutazione dell'efficacia sono utilizzati per:</w:t>
      </w:r>
    </w:p>
    <w:p w14:paraId="3D62E664" w14:textId="77777777" w:rsidR="00790A4B" w:rsidRPr="00790A4B" w:rsidRDefault="00790A4B">
      <w:pPr>
        <w:pStyle w:val="Elencopuntatoprimolivello"/>
        <w:pPrChange w:id="859" w:author="Mariano Fumante" w:date="2026-08-28T15:37:00Z" w16du:dateUtc="2026-08-28T13:37:00Z">
          <w:pPr>
            <w:numPr>
              <w:numId w:val="38"/>
            </w:numPr>
            <w:tabs>
              <w:tab w:val="num" w:pos="720"/>
            </w:tabs>
            <w:ind w:left="720" w:hanging="360"/>
          </w:pPr>
        </w:pPrChange>
      </w:pPr>
      <w:r w:rsidRPr="00790A4B">
        <w:t>verificare l'adeguatezza delle misure implementate;</w:t>
      </w:r>
    </w:p>
    <w:p w14:paraId="162D6B4A" w14:textId="77777777" w:rsidR="00790A4B" w:rsidRPr="00790A4B" w:rsidRDefault="00790A4B">
      <w:pPr>
        <w:pStyle w:val="Elencopuntatoprimolivello"/>
        <w:pPrChange w:id="860" w:author="Mariano Fumante" w:date="2026-08-28T15:37:00Z" w16du:dateUtc="2026-08-28T13:37:00Z">
          <w:pPr>
            <w:numPr>
              <w:numId w:val="38"/>
            </w:numPr>
            <w:tabs>
              <w:tab w:val="num" w:pos="720"/>
            </w:tabs>
            <w:ind w:left="720" w:hanging="360"/>
          </w:pPr>
        </w:pPrChange>
      </w:pPr>
      <w:r w:rsidRPr="00790A4B">
        <w:t>identificare eventuali carenze o aree di miglioramento;</w:t>
      </w:r>
    </w:p>
    <w:p w14:paraId="6779AB01" w14:textId="77777777" w:rsidR="00790A4B" w:rsidRPr="00790A4B" w:rsidRDefault="00790A4B">
      <w:pPr>
        <w:pStyle w:val="Elencopuntatoprimolivello"/>
        <w:pPrChange w:id="861" w:author="Mariano Fumante" w:date="2026-08-28T15:37:00Z" w16du:dateUtc="2026-08-28T13:37:00Z">
          <w:pPr>
            <w:numPr>
              <w:numId w:val="38"/>
            </w:numPr>
            <w:tabs>
              <w:tab w:val="num" w:pos="720"/>
            </w:tabs>
            <w:ind w:left="720" w:hanging="360"/>
          </w:pPr>
        </w:pPrChange>
      </w:pPr>
      <w:r w:rsidRPr="00790A4B">
        <w:t>aggiornare le valutazioni del rischio;</w:t>
      </w:r>
    </w:p>
    <w:p w14:paraId="41A23D40" w14:textId="77777777" w:rsidR="00790A4B" w:rsidRPr="00790A4B" w:rsidRDefault="00790A4B">
      <w:pPr>
        <w:pStyle w:val="Elencopuntatoprimolivello"/>
        <w:pPrChange w:id="862" w:author="Mariano Fumante" w:date="2026-08-28T15:37:00Z" w16du:dateUtc="2026-08-28T13:37:00Z">
          <w:pPr>
            <w:numPr>
              <w:numId w:val="38"/>
            </w:numPr>
            <w:tabs>
              <w:tab w:val="num" w:pos="720"/>
            </w:tabs>
            <w:ind w:left="720" w:hanging="360"/>
          </w:pPr>
        </w:pPrChange>
      </w:pPr>
      <w:r w:rsidRPr="00790A4B">
        <w:t>aggiornare i Piani di Trattamento del Rischio;</w:t>
      </w:r>
    </w:p>
    <w:p w14:paraId="08148BB5" w14:textId="77777777" w:rsidR="00790A4B" w:rsidRPr="00790A4B" w:rsidRDefault="00790A4B">
      <w:pPr>
        <w:pStyle w:val="Elencopuntatoprimolivello"/>
        <w:pPrChange w:id="863" w:author="Mariano Fumante" w:date="2026-08-28T15:37:00Z" w16du:dateUtc="2026-08-28T13:37:00Z">
          <w:pPr>
            <w:numPr>
              <w:numId w:val="38"/>
            </w:numPr>
            <w:tabs>
              <w:tab w:val="num" w:pos="720"/>
            </w:tabs>
            <w:ind w:left="720" w:hanging="360"/>
          </w:pPr>
        </w:pPrChange>
      </w:pPr>
      <w:r w:rsidRPr="00790A4B">
        <w:t>rivalutare il rischio residuo;</w:t>
      </w:r>
    </w:p>
    <w:p w14:paraId="17404EDC" w14:textId="77777777" w:rsidR="00790A4B" w:rsidRPr="00790A4B" w:rsidRDefault="00790A4B">
      <w:pPr>
        <w:pStyle w:val="Elencopuntatoprimolivello"/>
        <w:pPrChange w:id="864" w:author="Mariano Fumante" w:date="2026-08-28T15:37:00Z" w16du:dateUtc="2026-08-28T13:37:00Z">
          <w:pPr>
            <w:numPr>
              <w:numId w:val="38"/>
            </w:numPr>
            <w:tabs>
              <w:tab w:val="num" w:pos="720"/>
            </w:tabs>
            <w:ind w:left="720" w:hanging="360"/>
          </w:pPr>
        </w:pPrChange>
      </w:pPr>
      <w:r w:rsidRPr="00790A4B">
        <w:t>supportare le attività di reporting verso gli Organi di Governo e Controllo.</w:t>
      </w:r>
    </w:p>
    <w:p w14:paraId="191E18EE" w14:textId="77777777" w:rsidR="00790A4B" w:rsidRPr="00790A4B" w:rsidRDefault="00790A4B" w:rsidP="00790A4B">
      <w:r w:rsidRPr="00790A4B">
        <w:t>Qualora siano individuate inefficacie significative o carenze rilevanti, devono essere definite adeguate azioni correttive e, ove necessario, aggiornati i relativi Piani di Trattamento del Rischio.</w:t>
      </w:r>
    </w:p>
    <w:p w14:paraId="00E3D5A2" w14:textId="799B4C87" w:rsidR="00790A4B" w:rsidRPr="00AC3A9F" w:rsidRDefault="00C05A07" w:rsidP="003002F0">
      <w:pPr>
        <w:pStyle w:val="Titolo2"/>
        <w:rPr>
          <w:lang w:val="it-IT"/>
        </w:rPr>
      </w:pPr>
      <w:bookmarkStart w:id="865" w:name="_Toc238824038"/>
      <w:r w:rsidRPr="00AC3A9F">
        <w:rPr>
          <w:caps w:val="0"/>
          <w:lang w:val="it-IT"/>
        </w:rPr>
        <w:t>REPORTING AGLI ORGANI DI GOVERNO</w:t>
      </w:r>
      <w:bookmarkEnd w:id="865"/>
    </w:p>
    <w:p w14:paraId="6A0DADB9" w14:textId="77777777" w:rsidR="00AC3A9F" w:rsidRPr="00AC3A9F" w:rsidRDefault="00AC3A9F" w:rsidP="00AC3A9F">
      <w:r w:rsidRPr="00AC3A9F">
        <w:t xml:space="preserve">Il </w:t>
      </w:r>
      <w:r w:rsidRPr="00055082">
        <w:t>Group CISO</w:t>
      </w:r>
      <w:r w:rsidRPr="00AC3A9F">
        <w:t xml:space="preserve"> assicura la predisposizione e la presentazione di una reportistica periodica sull'efficacia delle misure di gestione del rischio destinata all'Amministratore Delegato, al Comitato Controllo Rischi e Sostenibilità e al Consiglio di Amministrazione della Capogruppo.</w:t>
      </w:r>
    </w:p>
    <w:p w14:paraId="29CE8D77" w14:textId="77777777" w:rsidR="00AC3A9F" w:rsidRPr="00055082" w:rsidRDefault="00AC3A9F" w:rsidP="00AC3A9F">
      <w:r w:rsidRPr="00055082">
        <w:t>Per le Società Controllate, l'Information Security Manager (ISM) competente assicura, di concerto con il Group CISO, la predisposizione e la presentazione della reportistica periodica sull'efficacia delle misure di gestione del rischio all'Amministratore Delegato e al Consiglio di Amministrazione della Società di competenza.</w:t>
      </w:r>
    </w:p>
    <w:p w14:paraId="7415E059" w14:textId="77777777" w:rsidR="00AC3A9F" w:rsidRPr="00AC3A9F" w:rsidRDefault="00AC3A9F" w:rsidP="00AC3A9F">
      <w:r w:rsidRPr="00AC3A9F">
        <w:t>La reportistica deve includere almeno:</w:t>
      </w:r>
    </w:p>
    <w:p w14:paraId="064CB989" w14:textId="77777777" w:rsidR="00AC3A9F" w:rsidRPr="00AC3A9F" w:rsidRDefault="00AC3A9F">
      <w:pPr>
        <w:pStyle w:val="Elencopuntatoprimolivello"/>
        <w:pPrChange w:id="866" w:author="Mariano Fumante" w:date="2026-08-28T15:37:00Z" w16du:dateUtc="2026-08-28T13:37:00Z">
          <w:pPr>
            <w:numPr>
              <w:numId w:val="40"/>
            </w:numPr>
            <w:tabs>
              <w:tab w:val="num" w:pos="720"/>
            </w:tabs>
            <w:ind w:left="720" w:hanging="360"/>
          </w:pPr>
        </w:pPrChange>
      </w:pPr>
      <w:r w:rsidRPr="00AC3A9F">
        <w:t>lo stato generale di efficacia delle misure di gestione del rischio;</w:t>
      </w:r>
    </w:p>
    <w:p w14:paraId="48767258" w14:textId="77777777" w:rsidR="00AC3A9F" w:rsidRPr="00AC3A9F" w:rsidRDefault="00AC3A9F">
      <w:pPr>
        <w:pStyle w:val="Elencopuntatoprimolivello"/>
        <w:pPrChange w:id="867" w:author="Mariano Fumante" w:date="2026-08-28T15:37:00Z" w16du:dateUtc="2026-08-28T13:37:00Z">
          <w:pPr>
            <w:numPr>
              <w:numId w:val="40"/>
            </w:numPr>
            <w:tabs>
              <w:tab w:val="num" w:pos="720"/>
            </w:tabs>
            <w:ind w:left="720" w:hanging="360"/>
          </w:pPr>
        </w:pPrChange>
      </w:pPr>
      <w:r w:rsidRPr="00AC3A9F">
        <w:t>le principali criticità riscontrate;</w:t>
      </w:r>
    </w:p>
    <w:p w14:paraId="030D6EF1" w14:textId="77777777" w:rsidR="00AC3A9F" w:rsidRPr="00AC3A9F" w:rsidRDefault="00AC3A9F">
      <w:pPr>
        <w:pStyle w:val="Elencopuntatoprimolivello"/>
        <w:pPrChange w:id="868" w:author="Mariano Fumante" w:date="2026-08-28T15:37:00Z" w16du:dateUtc="2026-08-28T13:37:00Z">
          <w:pPr>
            <w:numPr>
              <w:numId w:val="40"/>
            </w:numPr>
            <w:tabs>
              <w:tab w:val="num" w:pos="720"/>
            </w:tabs>
            <w:ind w:left="720" w:hanging="360"/>
          </w:pPr>
        </w:pPrChange>
      </w:pPr>
      <w:r w:rsidRPr="00AC3A9F">
        <w:t>l'andamento delle azioni correttive e dei Piani di Trattamento del Rischio;</w:t>
      </w:r>
    </w:p>
    <w:p w14:paraId="3565C647" w14:textId="77777777" w:rsidR="00AC3A9F" w:rsidRPr="00AC3A9F" w:rsidRDefault="00AC3A9F">
      <w:pPr>
        <w:pStyle w:val="Elencopuntatoprimolivello"/>
        <w:pPrChange w:id="869" w:author="Mariano Fumante" w:date="2026-08-28T15:37:00Z" w16du:dateUtc="2026-08-28T13:37:00Z">
          <w:pPr>
            <w:numPr>
              <w:numId w:val="40"/>
            </w:numPr>
            <w:tabs>
              <w:tab w:val="num" w:pos="720"/>
            </w:tabs>
            <w:ind w:left="720" w:hanging="360"/>
          </w:pPr>
        </w:pPrChange>
      </w:pPr>
      <w:r w:rsidRPr="00AC3A9F">
        <w:t>i rischi residui maggiormente rilevanti e gli eventuali Top Risk;</w:t>
      </w:r>
    </w:p>
    <w:p w14:paraId="1C746A83" w14:textId="77777777" w:rsidR="00AC3A9F" w:rsidRPr="00AC3A9F" w:rsidRDefault="00AC3A9F">
      <w:pPr>
        <w:pStyle w:val="Elencopuntatoprimolivello"/>
        <w:pPrChange w:id="870" w:author="Mariano Fumante" w:date="2026-08-28T15:37:00Z" w16du:dateUtc="2026-08-28T13:37:00Z">
          <w:pPr>
            <w:numPr>
              <w:numId w:val="40"/>
            </w:numPr>
            <w:tabs>
              <w:tab w:val="num" w:pos="720"/>
            </w:tabs>
            <w:ind w:left="720" w:hanging="360"/>
          </w:pPr>
        </w:pPrChange>
      </w:pPr>
      <w:r w:rsidRPr="00AC3A9F">
        <w:t>lo stato di attuazione delle eventuali misure compensative;</w:t>
      </w:r>
    </w:p>
    <w:p w14:paraId="3926F078" w14:textId="77777777" w:rsidR="00AC3A9F" w:rsidRPr="00AC3A9F" w:rsidDel="000712E1" w:rsidRDefault="00AC3A9F">
      <w:pPr>
        <w:pStyle w:val="Elencopuntatoprimolivello"/>
        <w:rPr>
          <w:del w:id="871" w:author="Mariano Fumante" w:date="2026-08-28T15:36:00Z" w16du:dateUtc="2026-08-28T13:36:00Z"/>
        </w:rPr>
        <w:pPrChange w:id="872" w:author="Mariano Fumante" w:date="2026-08-28T15:37:00Z" w16du:dateUtc="2026-08-28T13:37:00Z">
          <w:pPr>
            <w:numPr>
              <w:numId w:val="40"/>
            </w:numPr>
            <w:tabs>
              <w:tab w:val="num" w:pos="720"/>
            </w:tabs>
            <w:ind w:left="720" w:hanging="360"/>
          </w:pPr>
        </w:pPrChange>
      </w:pPr>
      <w:r w:rsidRPr="00AC3A9F">
        <w:t>le aree prioritarie di miglioramento e le iniziative pianificate.</w:t>
      </w:r>
    </w:p>
    <w:p w14:paraId="54204F99" w14:textId="77777777" w:rsidR="00DA1EC2" w:rsidRDefault="00DA1EC2">
      <w:pPr>
        <w:pStyle w:val="Elencopuntatoprimolivello"/>
        <w:pPrChange w:id="873" w:author="Mariano Fumante" w:date="2026-08-28T15:37:00Z" w16du:dateUtc="2026-08-28T13:37:00Z">
          <w:pPr/>
        </w:pPrChange>
      </w:pPr>
    </w:p>
    <w:p w14:paraId="1FD00D7A" w14:textId="77777777" w:rsidR="00DA1EC2" w:rsidRPr="00DA1EC2" w:rsidRDefault="00DA1EC2" w:rsidP="00DA1EC2"/>
    <w:p w14:paraId="74063A02" w14:textId="3ADF1644" w:rsidR="00464D8C" w:rsidRPr="00464D8C" w:rsidRDefault="00464D8C" w:rsidP="00464D8C">
      <w:pPr>
        <w:pStyle w:val="Titolo1"/>
      </w:pPr>
      <w:bookmarkStart w:id="874" w:name="_Toc238824039"/>
      <w:r w:rsidRPr="00464D8C">
        <w:t>MIGLIORAMENTO CONTINUO</w:t>
      </w:r>
      <w:bookmarkEnd w:id="874"/>
    </w:p>
    <w:p w14:paraId="50EF1117" w14:textId="77777777" w:rsidR="0017658B" w:rsidRPr="0017658B" w:rsidRDefault="0017658B" w:rsidP="0017658B">
      <w:pPr>
        <w:rPr>
          <w:ins w:id="875" w:author="Mariano Fumante" w:date="2026-08-27T09:04:00Z"/>
        </w:rPr>
      </w:pPr>
      <w:ins w:id="876" w:author="Mariano Fumante" w:date="2026-08-27T09:04:00Z">
        <w:r w:rsidRPr="0017658B">
          <w:t>Il processo di gestione e monitoraggio dei rischi di sicurezza informatica è oggetto di miglioramento continuo al fine di garantirne la costante efficacia, adeguatezza e coerenza rispetto all'evoluzione del contesto aziendale, tecnologico, normativo e del panorama delle minacce.</w:t>
        </w:r>
      </w:ins>
    </w:p>
    <w:p w14:paraId="7E6F869A" w14:textId="77777777" w:rsidR="0017658B" w:rsidRPr="0017658B" w:rsidRDefault="0017658B" w:rsidP="0017658B">
      <w:pPr>
        <w:rPr>
          <w:ins w:id="877" w:author="Mariano Fumante" w:date="2026-08-27T09:04:00Z"/>
        </w:rPr>
      </w:pPr>
      <w:ins w:id="878" w:author="Mariano Fumante" w:date="2026-08-27T09:04:00Z">
        <w:r w:rsidRPr="0017658B">
          <w:t>Le attività di miglioramento continuo si basano almeno su:</w:t>
        </w:r>
      </w:ins>
    </w:p>
    <w:p w14:paraId="178BCDB0" w14:textId="77777777" w:rsidR="0017658B" w:rsidRPr="0017658B" w:rsidRDefault="0017658B">
      <w:pPr>
        <w:pStyle w:val="Elencopuntatoprimolivello"/>
        <w:rPr>
          <w:ins w:id="879" w:author="Mariano Fumante" w:date="2026-08-27T09:04:00Z"/>
        </w:rPr>
        <w:pPrChange w:id="880" w:author="Mariano Fumante" w:date="2026-08-28T15:36:00Z" w16du:dateUtc="2026-08-28T13:36:00Z">
          <w:pPr>
            <w:numPr>
              <w:numId w:val="47"/>
            </w:numPr>
            <w:tabs>
              <w:tab w:val="num" w:pos="720"/>
            </w:tabs>
            <w:ind w:left="720" w:hanging="360"/>
          </w:pPr>
        </w:pPrChange>
      </w:pPr>
      <w:ins w:id="881" w:author="Mariano Fumante" w:date="2026-08-27T09:04:00Z">
        <w:r w:rsidRPr="0017658B">
          <w:t>i risultati delle attività di monitoraggio e reporting;</w:t>
        </w:r>
      </w:ins>
    </w:p>
    <w:p w14:paraId="695EA9A2" w14:textId="77777777" w:rsidR="0017658B" w:rsidRPr="0017658B" w:rsidRDefault="0017658B">
      <w:pPr>
        <w:pStyle w:val="Elencopuntatoprimolivello"/>
        <w:rPr>
          <w:ins w:id="882" w:author="Mariano Fumante" w:date="2026-08-27T09:04:00Z"/>
        </w:rPr>
        <w:pPrChange w:id="883" w:author="Mariano Fumante" w:date="2026-08-28T15:36:00Z" w16du:dateUtc="2026-08-28T13:36:00Z">
          <w:pPr>
            <w:numPr>
              <w:numId w:val="47"/>
            </w:numPr>
            <w:tabs>
              <w:tab w:val="num" w:pos="720"/>
            </w:tabs>
            <w:ind w:left="720" w:hanging="360"/>
          </w:pPr>
        </w:pPrChange>
      </w:pPr>
      <w:ins w:id="884" w:author="Mariano Fumante" w:date="2026-08-27T09:04:00Z">
        <w:r w:rsidRPr="0017658B">
          <w:t>gli esiti delle valutazioni di efficacia delle misure di gestione del rischio;</w:t>
        </w:r>
      </w:ins>
    </w:p>
    <w:p w14:paraId="6F9E9DBD" w14:textId="77777777" w:rsidR="0017658B" w:rsidRPr="0017658B" w:rsidRDefault="0017658B">
      <w:pPr>
        <w:pStyle w:val="Elencopuntatoprimolivello"/>
        <w:rPr>
          <w:ins w:id="885" w:author="Mariano Fumante" w:date="2026-08-27T09:04:00Z"/>
        </w:rPr>
        <w:pPrChange w:id="886" w:author="Mariano Fumante" w:date="2026-08-28T15:36:00Z" w16du:dateUtc="2026-08-28T13:36:00Z">
          <w:pPr>
            <w:numPr>
              <w:numId w:val="47"/>
            </w:numPr>
            <w:tabs>
              <w:tab w:val="num" w:pos="720"/>
            </w:tabs>
            <w:ind w:left="720" w:hanging="360"/>
          </w:pPr>
        </w:pPrChange>
      </w:pPr>
      <w:ins w:id="887" w:author="Mariano Fumante" w:date="2026-08-27T09:04:00Z">
        <w:r w:rsidRPr="0017658B">
          <w:t>l'andamento dei Piani di Trattamento del Rischio;</w:t>
        </w:r>
      </w:ins>
    </w:p>
    <w:p w14:paraId="33165F76" w14:textId="77777777" w:rsidR="0017658B" w:rsidRPr="0017658B" w:rsidRDefault="0017658B">
      <w:pPr>
        <w:pStyle w:val="Elencopuntatoprimolivello"/>
        <w:rPr>
          <w:ins w:id="888" w:author="Mariano Fumante" w:date="2026-08-27T09:04:00Z"/>
        </w:rPr>
        <w:pPrChange w:id="889" w:author="Mariano Fumante" w:date="2026-08-28T15:36:00Z" w16du:dateUtc="2026-08-28T13:36:00Z">
          <w:pPr>
            <w:numPr>
              <w:numId w:val="47"/>
            </w:numPr>
            <w:tabs>
              <w:tab w:val="num" w:pos="720"/>
            </w:tabs>
            <w:ind w:left="720" w:hanging="360"/>
          </w:pPr>
        </w:pPrChange>
      </w:pPr>
      <w:ins w:id="890" w:author="Mariano Fumante" w:date="2026-08-27T09:04:00Z">
        <w:r w:rsidRPr="0017658B">
          <w:t>le evidenze derivanti da audit interni ed esterni;</w:t>
        </w:r>
      </w:ins>
    </w:p>
    <w:p w14:paraId="7C58F8D2" w14:textId="77777777" w:rsidR="0017658B" w:rsidRPr="0017658B" w:rsidRDefault="0017658B">
      <w:pPr>
        <w:pStyle w:val="Elencopuntatoprimolivello"/>
        <w:rPr>
          <w:ins w:id="891" w:author="Mariano Fumante" w:date="2026-08-27T09:04:00Z"/>
        </w:rPr>
        <w:pPrChange w:id="892" w:author="Mariano Fumante" w:date="2026-08-28T15:36:00Z" w16du:dateUtc="2026-08-28T13:36:00Z">
          <w:pPr>
            <w:numPr>
              <w:numId w:val="47"/>
            </w:numPr>
            <w:tabs>
              <w:tab w:val="num" w:pos="720"/>
            </w:tabs>
            <w:ind w:left="720" w:hanging="360"/>
          </w:pPr>
        </w:pPrChange>
      </w:pPr>
      <w:ins w:id="893" w:author="Mariano Fumante" w:date="2026-08-27T09:04:00Z">
        <w:r w:rsidRPr="0017658B">
          <w:t>gli incidenti di sicurezza informatica verificatisi e le relative lesson learned;</w:t>
        </w:r>
      </w:ins>
    </w:p>
    <w:p w14:paraId="7C4E9103" w14:textId="77777777" w:rsidR="0017658B" w:rsidRPr="0017658B" w:rsidRDefault="0017658B">
      <w:pPr>
        <w:pStyle w:val="Elencopuntatoprimolivello"/>
        <w:rPr>
          <w:ins w:id="894" w:author="Mariano Fumante" w:date="2026-08-27T09:04:00Z"/>
        </w:rPr>
        <w:pPrChange w:id="895" w:author="Mariano Fumante" w:date="2026-08-28T15:36:00Z" w16du:dateUtc="2026-08-28T13:36:00Z">
          <w:pPr>
            <w:numPr>
              <w:numId w:val="47"/>
            </w:numPr>
            <w:tabs>
              <w:tab w:val="num" w:pos="720"/>
            </w:tabs>
            <w:ind w:left="720" w:hanging="360"/>
          </w:pPr>
        </w:pPrChange>
      </w:pPr>
      <w:ins w:id="896" w:author="Mariano Fumante" w:date="2026-08-27T09:04:00Z">
        <w:r w:rsidRPr="0017658B">
          <w:t>l'evoluzione del panorama delle minacce e delle vulnerabilità;</w:t>
        </w:r>
      </w:ins>
    </w:p>
    <w:p w14:paraId="6D1E22B0" w14:textId="77777777" w:rsidR="0017658B" w:rsidRPr="0017658B" w:rsidRDefault="0017658B">
      <w:pPr>
        <w:pStyle w:val="Elencopuntatoprimolivello"/>
        <w:rPr>
          <w:ins w:id="897" w:author="Mariano Fumante" w:date="2026-08-27T09:04:00Z"/>
        </w:rPr>
        <w:pPrChange w:id="898" w:author="Mariano Fumante" w:date="2026-08-28T15:36:00Z" w16du:dateUtc="2026-08-28T13:36:00Z">
          <w:pPr>
            <w:numPr>
              <w:numId w:val="47"/>
            </w:numPr>
            <w:tabs>
              <w:tab w:val="num" w:pos="720"/>
            </w:tabs>
            <w:ind w:left="720" w:hanging="360"/>
          </w:pPr>
        </w:pPrChange>
      </w:pPr>
      <w:ins w:id="899" w:author="Mariano Fumante" w:date="2026-08-27T09:04:00Z">
        <w:r w:rsidRPr="0017658B">
          <w:t>le variazioni organizzative, tecnologiche, normative e regolamentari rilevanti;</w:t>
        </w:r>
      </w:ins>
    </w:p>
    <w:p w14:paraId="3825AADB" w14:textId="77777777" w:rsidR="0017658B" w:rsidRPr="0017658B" w:rsidRDefault="0017658B">
      <w:pPr>
        <w:pStyle w:val="Elencopuntatoprimolivello"/>
        <w:rPr>
          <w:ins w:id="900" w:author="Mariano Fumante" w:date="2026-08-27T09:04:00Z"/>
        </w:rPr>
        <w:pPrChange w:id="901" w:author="Mariano Fumante" w:date="2026-08-28T15:36:00Z" w16du:dateUtc="2026-08-28T13:36:00Z">
          <w:pPr>
            <w:numPr>
              <w:numId w:val="47"/>
            </w:numPr>
            <w:tabs>
              <w:tab w:val="num" w:pos="720"/>
            </w:tabs>
            <w:ind w:left="720" w:hanging="360"/>
          </w:pPr>
        </w:pPrChange>
      </w:pPr>
      <w:ins w:id="902" w:author="Mariano Fumante" w:date="2026-08-27T09:04:00Z">
        <w:r w:rsidRPr="0017658B">
          <w:t>le indicazioni formulate dagli Organi di Governo e Controllo.</w:t>
        </w:r>
      </w:ins>
    </w:p>
    <w:p w14:paraId="18186336" w14:textId="77777777" w:rsidR="0017658B" w:rsidRPr="0017658B" w:rsidRDefault="0017658B" w:rsidP="0017658B">
      <w:pPr>
        <w:rPr>
          <w:ins w:id="903" w:author="Mariano Fumante" w:date="2026-08-27T09:04:00Z"/>
        </w:rPr>
      </w:pPr>
      <w:ins w:id="904" w:author="Mariano Fumante" w:date="2026-08-27T09:04:00Z">
        <w:r w:rsidRPr="0017658B">
          <w:t>Il Group CISO, con il supporto del GISO, assicura il coordinamento delle attività di miglioramento continuo del processo di gestione del rischio di sicurezza informatica e promuove l'adozione delle necessarie azioni correttive e di miglioramento.</w:t>
        </w:r>
      </w:ins>
    </w:p>
    <w:p w14:paraId="7AA2C550" w14:textId="77777777" w:rsidR="0017658B" w:rsidRPr="0017658B" w:rsidRDefault="0017658B" w:rsidP="0017658B">
      <w:pPr>
        <w:rPr>
          <w:ins w:id="905" w:author="Mariano Fumante" w:date="2026-08-27T09:04:00Z"/>
        </w:rPr>
      </w:pPr>
      <w:ins w:id="906" w:author="Mariano Fumante" w:date="2026-08-27T09:04:00Z">
        <w:r w:rsidRPr="0017658B">
          <w:t>Gli Information Security Manager supportano l'attuazione delle iniziative di miglioramento nei rispettivi ambiti di competenza e ne monitorano lo stato di avanzamento.</w:t>
        </w:r>
      </w:ins>
    </w:p>
    <w:p w14:paraId="51787ED4" w14:textId="77777777" w:rsidR="0017658B" w:rsidRPr="0017658B" w:rsidRDefault="0017658B" w:rsidP="0017658B">
      <w:pPr>
        <w:rPr>
          <w:ins w:id="907" w:author="Mariano Fumante" w:date="2026-08-27T09:04:00Z"/>
        </w:rPr>
      </w:pPr>
      <w:ins w:id="908" w:author="Mariano Fumante" w:date="2026-08-27T09:04:00Z">
        <w:r w:rsidRPr="0017658B">
          <w:t>Le attività di miglioramento continuo possono comportare, ove necessario:</w:t>
        </w:r>
      </w:ins>
    </w:p>
    <w:p w14:paraId="16A67318" w14:textId="77777777" w:rsidR="0017658B" w:rsidRPr="0017658B" w:rsidRDefault="0017658B">
      <w:pPr>
        <w:pStyle w:val="Elencopuntatoprimolivello"/>
        <w:rPr>
          <w:ins w:id="909" w:author="Mariano Fumante" w:date="2026-08-27T09:04:00Z"/>
        </w:rPr>
        <w:pPrChange w:id="910" w:author="Mariano Fumante" w:date="2026-08-28T15:36:00Z" w16du:dateUtc="2026-08-28T13:36:00Z">
          <w:pPr>
            <w:numPr>
              <w:numId w:val="48"/>
            </w:numPr>
            <w:tabs>
              <w:tab w:val="num" w:pos="720"/>
            </w:tabs>
            <w:ind w:left="720" w:hanging="360"/>
          </w:pPr>
        </w:pPrChange>
      </w:pPr>
      <w:ins w:id="911" w:author="Mariano Fumante" w:date="2026-08-27T09:04:00Z">
        <w:r w:rsidRPr="0017658B">
          <w:t>l'aggiornamento della metodologia di valutazione del rischio;</w:t>
        </w:r>
      </w:ins>
    </w:p>
    <w:p w14:paraId="0A9A1EA9" w14:textId="77777777" w:rsidR="0017658B" w:rsidRPr="0017658B" w:rsidRDefault="0017658B">
      <w:pPr>
        <w:pStyle w:val="Elencopuntatoprimolivello"/>
        <w:rPr>
          <w:ins w:id="912" w:author="Mariano Fumante" w:date="2026-08-27T09:04:00Z"/>
        </w:rPr>
        <w:pPrChange w:id="913" w:author="Mariano Fumante" w:date="2026-08-28T15:36:00Z" w16du:dateUtc="2026-08-28T13:36:00Z">
          <w:pPr>
            <w:numPr>
              <w:numId w:val="48"/>
            </w:numPr>
            <w:tabs>
              <w:tab w:val="num" w:pos="720"/>
            </w:tabs>
            <w:ind w:left="720" w:hanging="360"/>
          </w:pPr>
        </w:pPrChange>
      </w:pPr>
      <w:ins w:id="914" w:author="Mariano Fumante" w:date="2026-08-27T09:04:00Z">
        <w:r w:rsidRPr="0017658B">
          <w:t>la revisione delle tassonomie delle minacce, degli attori di minaccia e degli scenari di rischio;</w:t>
        </w:r>
      </w:ins>
    </w:p>
    <w:p w14:paraId="5597030C" w14:textId="77777777" w:rsidR="0017658B" w:rsidRPr="0017658B" w:rsidRDefault="0017658B">
      <w:pPr>
        <w:pStyle w:val="Elencopuntatoprimolivello"/>
        <w:rPr>
          <w:ins w:id="915" w:author="Mariano Fumante" w:date="2026-08-27T09:04:00Z"/>
        </w:rPr>
        <w:pPrChange w:id="916" w:author="Mariano Fumante" w:date="2026-08-28T15:36:00Z" w16du:dateUtc="2026-08-28T13:36:00Z">
          <w:pPr>
            <w:numPr>
              <w:numId w:val="48"/>
            </w:numPr>
            <w:tabs>
              <w:tab w:val="num" w:pos="720"/>
            </w:tabs>
            <w:ind w:left="720" w:hanging="360"/>
          </w:pPr>
        </w:pPrChange>
      </w:pPr>
      <w:ins w:id="917" w:author="Mariano Fumante" w:date="2026-08-27T09:04:00Z">
        <w:r w:rsidRPr="0017658B">
          <w:t>l'aggiornamento dei criteri di monitoraggio e reporting;</w:t>
        </w:r>
      </w:ins>
    </w:p>
    <w:p w14:paraId="1D5CD268" w14:textId="77777777" w:rsidR="0017658B" w:rsidRPr="0017658B" w:rsidRDefault="0017658B">
      <w:pPr>
        <w:pStyle w:val="Elencopuntatoprimolivello"/>
        <w:rPr>
          <w:ins w:id="918" w:author="Mariano Fumante" w:date="2026-08-27T09:04:00Z"/>
        </w:rPr>
        <w:pPrChange w:id="919" w:author="Mariano Fumante" w:date="2026-08-28T15:36:00Z" w16du:dateUtc="2026-08-28T13:36:00Z">
          <w:pPr>
            <w:numPr>
              <w:numId w:val="48"/>
            </w:numPr>
            <w:tabs>
              <w:tab w:val="num" w:pos="720"/>
            </w:tabs>
            <w:ind w:left="720" w:hanging="360"/>
          </w:pPr>
        </w:pPrChange>
      </w:pPr>
      <w:ins w:id="920" w:author="Mariano Fumante" w:date="2026-08-27T09:04:00Z">
        <w:r w:rsidRPr="0017658B">
          <w:t>la revisione delle priorità di trattamento del rischio;</w:t>
        </w:r>
      </w:ins>
    </w:p>
    <w:p w14:paraId="1214C958" w14:textId="45AB622E" w:rsidR="00464D8C" w:rsidDel="0017658B" w:rsidRDefault="0017658B">
      <w:pPr>
        <w:pStyle w:val="Elencopuntatoprimolivello"/>
        <w:rPr>
          <w:del w:id="921" w:author="Mariano Fumante" w:date="2026-08-27T09:04:00Z" w16du:dateUtc="2026-08-27T07:04:00Z"/>
        </w:rPr>
        <w:pPrChange w:id="922" w:author="Mariano Fumante" w:date="2026-08-28T15:36:00Z" w16du:dateUtc="2026-08-28T13:36:00Z">
          <w:pPr/>
        </w:pPrChange>
      </w:pPr>
      <w:ins w:id="923" w:author="Mariano Fumante" w:date="2026-08-27T09:04:00Z">
        <w:r w:rsidRPr="0017658B">
          <w:t>l'aggiornamento della documentazione normativa e procedurale applicabile.</w:t>
        </w:r>
      </w:ins>
    </w:p>
    <w:p w14:paraId="04B24E16" w14:textId="77777777" w:rsidR="00DA1EC2" w:rsidRDefault="00DA1EC2">
      <w:pPr>
        <w:pStyle w:val="Elencopuntatoprimolivello"/>
        <w:pPrChange w:id="924" w:author="Mariano Fumante" w:date="2026-08-28T15:36:00Z" w16du:dateUtc="2026-08-28T13:36:00Z">
          <w:pPr/>
        </w:pPrChange>
      </w:pPr>
    </w:p>
    <w:p w14:paraId="56AFA049" w14:textId="63956725" w:rsidR="00DA1EC2" w:rsidRDefault="00DA1EC2" w:rsidP="00DA1EC2">
      <w:pPr>
        <w:pStyle w:val="Titolo1"/>
        <w:rPr>
          <w:ins w:id="925" w:author="Mariano Fumante" w:date="2026-08-27T09:06:00Z" w16du:dateUtc="2026-08-27T07:06:00Z"/>
        </w:rPr>
      </w:pPr>
      <w:bookmarkStart w:id="926" w:name="_Toc238824040"/>
      <w:r w:rsidRPr="00933CE0">
        <w:t>REVISIONE E AGGIORNAMENTO DEL DOCUMENTO</w:t>
      </w:r>
      <w:bookmarkEnd w:id="926"/>
    </w:p>
    <w:p w14:paraId="5FD0F693" w14:textId="77777777" w:rsidR="002041CD" w:rsidRPr="002041CD" w:rsidRDefault="002041CD" w:rsidP="002041CD">
      <w:pPr>
        <w:rPr>
          <w:ins w:id="927" w:author="Mariano Fumante" w:date="2026-08-27T09:06:00Z"/>
        </w:rPr>
      </w:pPr>
      <w:ins w:id="928" w:author="Mariano Fumante" w:date="2026-08-27T09:06:00Z">
        <w:r w:rsidRPr="002041CD">
          <w:t>Il presente Piano è soggetto a riesame annuale al fine di verificarne la continua adeguatezza, efficacia e coerenza rispetto al contesto normativo, organizzativo, tecnologico e di rischio del Gruppo.</w:t>
        </w:r>
      </w:ins>
    </w:p>
    <w:p w14:paraId="6E905DF6" w14:textId="77777777" w:rsidR="002041CD" w:rsidRPr="002041CD" w:rsidRDefault="002041CD" w:rsidP="002041CD">
      <w:pPr>
        <w:rPr>
          <w:ins w:id="929" w:author="Mariano Fumante" w:date="2026-08-27T09:06:00Z"/>
        </w:rPr>
      </w:pPr>
      <w:ins w:id="930" w:author="Mariano Fumante" w:date="2026-08-27T09:06:00Z">
        <w:r w:rsidRPr="002041CD">
          <w:t>Il riesame è effettuato dal Group CISO con il supporto del Group Information Security Office (GISO), degli Information Security Manager (ISM) e delle ulteriori funzioni competenti per materia.</w:t>
        </w:r>
      </w:ins>
    </w:p>
    <w:p w14:paraId="33718A2C" w14:textId="77777777" w:rsidR="002041CD" w:rsidRDefault="002041CD" w:rsidP="002041CD">
      <w:pPr>
        <w:rPr>
          <w:ins w:id="931" w:author="Mariano Fumante" w:date="2026-08-28T15:35:00Z" w16du:dateUtc="2026-08-28T13:35:00Z"/>
        </w:rPr>
      </w:pPr>
      <w:ins w:id="932" w:author="Mariano Fumante" w:date="2026-08-27T09:06:00Z">
        <w:r w:rsidRPr="002041CD">
          <w:t>Nell'ambito del riesame sono valutati almeno:</w:t>
        </w:r>
      </w:ins>
    </w:p>
    <w:p w14:paraId="25CE91BA" w14:textId="77777777" w:rsidR="002041CD" w:rsidRPr="000712E1" w:rsidRDefault="002041CD">
      <w:pPr>
        <w:pStyle w:val="Elencopuntatoprimolivello"/>
        <w:rPr>
          <w:ins w:id="933" w:author="Mariano Fumante" w:date="2026-08-27T09:06:00Z"/>
        </w:rPr>
        <w:pPrChange w:id="934" w:author="Mariano Fumante" w:date="2026-08-28T15:36:00Z" w16du:dateUtc="2026-08-28T13:36:00Z">
          <w:pPr>
            <w:numPr>
              <w:numId w:val="49"/>
            </w:numPr>
            <w:tabs>
              <w:tab w:val="num" w:pos="720"/>
            </w:tabs>
            <w:ind w:left="720" w:hanging="360"/>
          </w:pPr>
        </w:pPrChange>
      </w:pPr>
      <w:ins w:id="935" w:author="Mariano Fumante" w:date="2026-08-27T09:06:00Z">
        <w:r w:rsidRPr="000712E1">
          <w:t>l'evoluzione del quadro normativo e regolamentare applicabile;</w:t>
        </w:r>
      </w:ins>
    </w:p>
    <w:p w14:paraId="00B95AF3" w14:textId="77777777" w:rsidR="002041CD" w:rsidRPr="000712E1" w:rsidRDefault="002041CD">
      <w:pPr>
        <w:pStyle w:val="Elencopuntatoprimolivello"/>
        <w:rPr>
          <w:ins w:id="936" w:author="Mariano Fumante" w:date="2026-08-27T09:06:00Z"/>
        </w:rPr>
        <w:pPrChange w:id="937" w:author="Mariano Fumante" w:date="2026-08-28T15:36:00Z" w16du:dateUtc="2026-08-28T13:36:00Z">
          <w:pPr>
            <w:numPr>
              <w:numId w:val="49"/>
            </w:numPr>
            <w:tabs>
              <w:tab w:val="num" w:pos="720"/>
            </w:tabs>
            <w:ind w:left="720" w:hanging="360"/>
          </w:pPr>
        </w:pPrChange>
      </w:pPr>
      <w:ins w:id="938" w:author="Mariano Fumante" w:date="2026-08-27T09:06:00Z">
        <w:r w:rsidRPr="000712E1">
          <w:t>l'evoluzione del panorama delle minacce e del contesto di rischio;</w:t>
        </w:r>
      </w:ins>
    </w:p>
    <w:p w14:paraId="61E2CF9A" w14:textId="77777777" w:rsidR="002041CD" w:rsidRPr="000712E1" w:rsidRDefault="002041CD">
      <w:pPr>
        <w:pStyle w:val="Elencopuntatoprimolivello"/>
        <w:rPr>
          <w:ins w:id="939" w:author="Mariano Fumante" w:date="2026-08-27T09:06:00Z"/>
        </w:rPr>
        <w:pPrChange w:id="940" w:author="Mariano Fumante" w:date="2026-08-28T15:36:00Z" w16du:dateUtc="2026-08-28T13:36:00Z">
          <w:pPr>
            <w:numPr>
              <w:numId w:val="49"/>
            </w:numPr>
            <w:tabs>
              <w:tab w:val="num" w:pos="720"/>
            </w:tabs>
            <w:ind w:left="720" w:hanging="360"/>
          </w:pPr>
        </w:pPrChange>
      </w:pPr>
      <w:ins w:id="941" w:author="Mariano Fumante" w:date="2026-08-27T09:06:00Z">
        <w:r w:rsidRPr="000712E1">
          <w:t>gli esiti delle attività di monitoraggio e reporting;</w:t>
        </w:r>
      </w:ins>
    </w:p>
    <w:p w14:paraId="5543310B" w14:textId="77777777" w:rsidR="002041CD" w:rsidRPr="000712E1" w:rsidRDefault="002041CD">
      <w:pPr>
        <w:pStyle w:val="Elencopuntatoprimolivello"/>
        <w:rPr>
          <w:ins w:id="942" w:author="Mariano Fumante" w:date="2026-08-27T09:06:00Z"/>
        </w:rPr>
        <w:pPrChange w:id="943" w:author="Mariano Fumante" w:date="2026-08-28T15:36:00Z" w16du:dateUtc="2026-08-28T13:36:00Z">
          <w:pPr>
            <w:numPr>
              <w:numId w:val="49"/>
            </w:numPr>
            <w:tabs>
              <w:tab w:val="num" w:pos="720"/>
            </w:tabs>
            <w:ind w:left="720" w:hanging="360"/>
          </w:pPr>
        </w:pPrChange>
      </w:pPr>
      <w:ins w:id="944" w:author="Mariano Fumante" w:date="2026-08-27T09:06:00Z">
        <w:r w:rsidRPr="000712E1">
          <w:t>i risultati delle valutazioni dell'efficacia delle misure di gestione del rischio;</w:t>
        </w:r>
      </w:ins>
    </w:p>
    <w:p w14:paraId="0DBD6018" w14:textId="77777777" w:rsidR="002041CD" w:rsidRPr="000712E1" w:rsidRDefault="002041CD">
      <w:pPr>
        <w:pStyle w:val="Elencopuntatoprimolivello"/>
        <w:rPr>
          <w:ins w:id="945" w:author="Mariano Fumante" w:date="2026-08-27T09:06:00Z"/>
        </w:rPr>
        <w:pPrChange w:id="946" w:author="Mariano Fumante" w:date="2026-08-28T15:36:00Z" w16du:dateUtc="2026-08-28T13:36:00Z">
          <w:pPr>
            <w:numPr>
              <w:numId w:val="49"/>
            </w:numPr>
            <w:tabs>
              <w:tab w:val="num" w:pos="720"/>
            </w:tabs>
            <w:ind w:left="720" w:hanging="360"/>
          </w:pPr>
        </w:pPrChange>
      </w:pPr>
      <w:ins w:id="947" w:author="Mariano Fumante" w:date="2026-08-27T09:06:00Z">
        <w:r w:rsidRPr="000712E1">
          <w:t>gli esiti delle attività di audit e controllo;</w:t>
        </w:r>
      </w:ins>
    </w:p>
    <w:p w14:paraId="351C3E2E" w14:textId="77777777" w:rsidR="002041CD" w:rsidRPr="000712E1" w:rsidRDefault="002041CD">
      <w:pPr>
        <w:pStyle w:val="Elencopuntatoprimolivello"/>
        <w:rPr>
          <w:ins w:id="948" w:author="Mariano Fumante" w:date="2026-08-27T09:06:00Z"/>
        </w:rPr>
        <w:pPrChange w:id="949" w:author="Mariano Fumante" w:date="2026-08-28T15:36:00Z" w16du:dateUtc="2026-08-28T13:36:00Z">
          <w:pPr>
            <w:numPr>
              <w:numId w:val="49"/>
            </w:numPr>
            <w:tabs>
              <w:tab w:val="num" w:pos="720"/>
            </w:tabs>
            <w:ind w:left="720" w:hanging="360"/>
          </w:pPr>
        </w:pPrChange>
      </w:pPr>
      <w:ins w:id="950" w:author="Mariano Fumante" w:date="2026-08-27T09:06:00Z">
        <w:r w:rsidRPr="000712E1">
          <w:t>gli incidenti di sicurezza informatica rilevanti e le relative lesson learned;</w:t>
        </w:r>
      </w:ins>
    </w:p>
    <w:p w14:paraId="178A2CCD" w14:textId="77777777" w:rsidR="002041CD" w:rsidRPr="000712E1" w:rsidRDefault="002041CD">
      <w:pPr>
        <w:pStyle w:val="Elencopuntatoprimolivello"/>
        <w:rPr>
          <w:ins w:id="951" w:author="Mariano Fumante" w:date="2026-08-27T09:06:00Z"/>
        </w:rPr>
        <w:pPrChange w:id="952" w:author="Mariano Fumante" w:date="2026-08-28T15:36:00Z" w16du:dateUtc="2026-08-28T13:36:00Z">
          <w:pPr>
            <w:numPr>
              <w:numId w:val="49"/>
            </w:numPr>
            <w:tabs>
              <w:tab w:val="num" w:pos="720"/>
            </w:tabs>
            <w:ind w:left="720" w:hanging="360"/>
          </w:pPr>
        </w:pPrChange>
      </w:pPr>
      <w:ins w:id="953" w:author="Mariano Fumante" w:date="2026-08-27T09:06:00Z">
        <w:r w:rsidRPr="000712E1">
          <w:t>l'andamento dei Top Risk e dei Piani di Trattamento del Rischio;</w:t>
        </w:r>
      </w:ins>
    </w:p>
    <w:p w14:paraId="2AE56FE4" w14:textId="77777777" w:rsidR="002041CD" w:rsidRPr="000712E1" w:rsidRDefault="002041CD">
      <w:pPr>
        <w:pStyle w:val="Elencopuntatoprimolivello"/>
        <w:rPr>
          <w:ins w:id="954" w:author="Mariano Fumante" w:date="2026-08-27T09:06:00Z"/>
        </w:rPr>
        <w:pPrChange w:id="955" w:author="Mariano Fumante" w:date="2026-08-28T15:36:00Z" w16du:dateUtc="2026-08-28T13:36:00Z">
          <w:pPr>
            <w:numPr>
              <w:numId w:val="49"/>
            </w:numPr>
            <w:tabs>
              <w:tab w:val="num" w:pos="720"/>
            </w:tabs>
            <w:ind w:left="720" w:hanging="360"/>
          </w:pPr>
        </w:pPrChange>
      </w:pPr>
      <w:ins w:id="956" w:author="Mariano Fumante" w:date="2026-08-27T09:06:00Z">
        <w:r w:rsidRPr="000712E1">
          <w:t>eventuali modifiche organizzative, tecnologiche o operative rilevanti.</w:t>
        </w:r>
      </w:ins>
    </w:p>
    <w:p w14:paraId="3F02593E" w14:textId="77777777" w:rsidR="002041CD" w:rsidRPr="002041CD" w:rsidRDefault="002041CD" w:rsidP="002041CD">
      <w:pPr>
        <w:rPr>
          <w:ins w:id="957" w:author="Mariano Fumante" w:date="2026-08-27T09:06:00Z"/>
        </w:rPr>
      </w:pPr>
      <w:ins w:id="958" w:author="Mariano Fumante" w:date="2026-08-27T09:06:00Z">
        <w:r w:rsidRPr="002041CD">
          <w:t>Il presente Piano è aggiornato e sottoposto all'approvazione del Consiglio di Amministrazione della Capogruppo almeno ogni due anni.</w:t>
        </w:r>
      </w:ins>
    </w:p>
    <w:p w14:paraId="58266A13" w14:textId="77777777" w:rsidR="002041CD" w:rsidRPr="002041CD" w:rsidRDefault="002041CD" w:rsidP="002041CD">
      <w:pPr>
        <w:rPr>
          <w:ins w:id="959" w:author="Mariano Fumante" w:date="2026-08-27T09:06:00Z"/>
        </w:rPr>
      </w:pPr>
      <w:ins w:id="960" w:author="Mariano Fumante" w:date="2026-08-27T09:06:00Z">
        <w:r w:rsidRPr="002041CD">
          <w:t>Negli anni in cui non è previsto l'aggiornamento e la conseguente approvazione del Piano da parte del Consiglio di Amministrazione, il Group CISO presenta agli Organi di Governo competenti una relazione contenente gli esiti del riesame annuale, lo stato complessivo del profilo di rischio di sicurezza informatica del Gruppo, l'andamento dei Piani di Trattamento del Rischio, l'evoluzione dei Top Risk e gli eventuali elementi che possano richiedere l'aggiornamento del Piano.</w:t>
        </w:r>
      </w:ins>
    </w:p>
    <w:p w14:paraId="54C050D7" w14:textId="77777777" w:rsidR="002041CD" w:rsidRPr="002041CD" w:rsidRDefault="002041CD" w:rsidP="002041CD">
      <w:pPr>
        <w:rPr>
          <w:ins w:id="961" w:author="Mariano Fumante" w:date="2026-08-27T09:06:00Z"/>
        </w:rPr>
      </w:pPr>
      <w:ins w:id="962" w:author="Mariano Fumante" w:date="2026-08-27T09:06:00Z">
        <w:r w:rsidRPr="002041CD">
          <w:t>In presenza di modifiche normative, organizzative, tecnologiche o di rischio rilevanti, nonché a seguito di audit, incidenti di sicurezza, esercitazioni, variazioni significative del panorama delle minacce o altre evidenze che incidano sull'efficacia del processo di gestione del rischio, il relativo aggiornamento non è rinviabile alla scadenza biennale.</w:t>
        </w:r>
      </w:ins>
    </w:p>
    <w:p w14:paraId="70EA1E32" w14:textId="77777777" w:rsidR="002041CD" w:rsidRPr="002041CD" w:rsidRDefault="002041CD" w:rsidP="002041CD">
      <w:pPr>
        <w:rPr>
          <w:ins w:id="963" w:author="Mariano Fumante" w:date="2026-08-27T09:06:00Z"/>
        </w:rPr>
      </w:pPr>
      <w:ins w:id="964" w:author="Mariano Fumante" w:date="2026-08-27T09:06:00Z">
        <w:r w:rsidRPr="002041CD">
          <w:t>Le Società Controllate recepiscono gli aggiornamenti del presente Piano secondo le modalità previste dal sistema di governance del Gruppo. Gli Information Security Manager supportano i competenti organi societari nelle attività di recepimento, attuazione, riesame e aggiornamento del Piano nei rispettivi ambiti di competenza.</w:t>
        </w:r>
      </w:ins>
    </w:p>
    <w:p w14:paraId="3C10AD26" w14:textId="77777777" w:rsidR="002041CD" w:rsidRPr="002041CD" w:rsidRDefault="002041CD">
      <w:pPr>
        <w:pPrChange w:id="965" w:author="Mariano Fumante" w:date="2026-08-27T09:06:00Z" w16du:dateUtc="2026-08-27T07:06:00Z">
          <w:pPr>
            <w:pStyle w:val="Titolo1"/>
          </w:pPr>
        </w:pPrChange>
      </w:pPr>
    </w:p>
    <w:bookmarkEnd w:id="343"/>
    <w:bookmarkEnd w:id="344"/>
    <w:bookmarkEnd w:id="345"/>
    <w:bookmarkEnd w:id="369"/>
    <w:p w14:paraId="34CCC994" w14:textId="77777777" w:rsidR="00281619" w:rsidRDefault="00281619" w:rsidP="00281619"/>
    <w:sectPr w:rsidR="00281619" w:rsidSect="00FE0D22">
      <w:headerReference w:type="default" r:id="rId16"/>
      <w:footerReference w:type="default" r:id="rId17"/>
      <w:pgSz w:w="11906" w:h="16838"/>
      <w:pgMar w:top="1418" w:right="1134" w:bottom="1134" w:left="794" w:header="794" w:footer="709"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7" w:author="Pompeo D'Urso" w:date="2026-08-26T19:29:00Z" w:initials="PD">
    <w:p w14:paraId="340E7E7C" w14:textId="77777777" w:rsidR="00202098" w:rsidRDefault="00202098" w:rsidP="00202098">
      <w:pPr>
        <w:pStyle w:val="Testocommento"/>
      </w:pPr>
      <w:r>
        <w:rPr>
          <w:rStyle w:val="Rimandocommento"/>
        </w:rPr>
        <w:annotationRef/>
      </w:r>
      <w:r>
        <w:t>Dobbiamo aggiungere una definizione anche di top management in linea con le altre policies/piani/procedure</w:t>
      </w:r>
    </w:p>
  </w:comment>
  <w:comment w:id="351" w:author="Pompeo D'Urso" w:date="2026-08-26T19:31:00Z" w:initials="PD">
    <w:p w14:paraId="7CECFA99" w14:textId="77777777" w:rsidR="004F4973" w:rsidRDefault="004F4973" w:rsidP="004F4973">
      <w:pPr>
        <w:pStyle w:val="Testocommento"/>
      </w:pPr>
      <w:r>
        <w:rPr>
          <w:rStyle w:val="Rimandocommento"/>
        </w:rPr>
        <w:annotationRef/>
      </w:r>
      <w:r>
        <w:t>Anche in questo caso dobbiamo mettere una chiara definizione di chi intendiamo (e.g. n-1)</w:t>
      </w:r>
    </w:p>
  </w:comment>
  <w:comment w:id="380" w:author="Pompeo D'Urso" w:date="2026-08-26T19:38:00Z" w:initials="PD">
    <w:p w14:paraId="08AA13E5" w14:textId="77777777" w:rsidR="00B92095" w:rsidRDefault="00B92095" w:rsidP="00B92095">
      <w:pPr>
        <w:pStyle w:val="Testocommento"/>
      </w:pPr>
      <w:r>
        <w:rPr>
          <w:rStyle w:val="Rimandocommento"/>
        </w:rPr>
        <w:annotationRef/>
      </w:r>
      <w:r>
        <w:t xml:space="preserve">Qui possiamo usare uno spazio anche per la definizione della classificazione del rischio o dei riferimento puntuali alla policy di risk management integrato </w:t>
      </w:r>
    </w:p>
  </w:comment>
  <w:comment w:id="381" w:author="Mariano Fumante" w:date="2026-08-27T15:16:00Z" w:initials="MF">
    <w:p w14:paraId="08469B37" w14:textId="77777777" w:rsidR="00220F3D" w:rsidRDefault="00220F3D" w:rsidP="00220F3D">
      <w:pPr>
        <w:pStyle w:val="Testocommento"/>
      </w:pPr>
      <w:r>
        <w:rPr>
          <w:rStyle w:val="Rimandocommento"/>
        </w:rPr>
        <w:annotationRef/>
      </w:r>
      <w:r>
        <w:t>Come classifichiamo i rischi e il rischio alto (es impatto per probabilità con heat map) e interconnessioni con il risk management integrato</w:t>
      </w:r>
    </w:p>
  </w:comment>
  <w:comment w:id="504" w:author="Pompeo D'Urso" w:date="2026-08-26T19:40:00Z" w:initials="PD">
    <w:p w14:paraId="1FA642AF" w14:textId="77777777" w:rsidR="00B92095" w:rsidRDefault="00B92095" w:rsidP="00B92095">
      <w:pPr>
        <w:pStyle w:val="Testocommento"/>
      </w:pPr>
      <w:r>
        <w:rPr>
          <w:rStyle w:val="Rimandocommento"/>
        </w:rPr>
        <w:annotationRef/>
      </w:r>
      <w:r>
        <w:t>Dobbiamo pensare anche ad una periodicità del monitoraggio e del riesame</w:t>
      </w:r>
    </w:p>
  </w:comment>
  <w:comment w:id="584" w:author="Pompeo D'Urso" w:date="2026-08-26T19:42:00Z" w:initials="PD">
    <w:p w14:paraId="6B1EB5B1" w14:textId="77777777" w:rsidR="001023C1" w:rsidRDefault="001023C1" w:rsidP="001023C1">
      <w:pPr>
        <w:pStyle w:val="Testocommento"/>
      </w:pPr>
      <w:r>
        <w:rPr>
          <w:rStyle w:val="Rimandocommento"/>
        </w:rPr>
        <w:annotationRef/>
      </w:r>
      <w:r>
        <w:t>Facciamo una valutazione per i rischi aggregati così da poter considerare anche quella casistica</w:t>
      </w:r>
    </w:p>
  </w:comment>
  <w:comment w:id="585" w:author="Mariano Fumante" w:date="2026-08-27T15:20:00Z" w:initials="MF">
    <w:p w14:paraId="294E4D84" w14:textId="77777777" w:rsidR="006615D4" w:rsidRDefault="006615D4" w:rsidP="006615D4">
      <w:pPr>
        <w:pStyle w:val="Testocommento"/>
      </w:pPr>
      <w:r>
        <w:rPr>
          <w:rStyle w:val="Rimandocommento"/>
        </w:rPr>
        <w:annotationRef/>
      </w:r>
      <w:r>
        <w:t>Scrivere nella IO tipo di aggregazione (servizio/asset e threat/vettore di attacco). Nel piano frase generica che rimanda all’IO</w:t>
      </w:r>
    </w:p>
  </w:comment>
  <w:comment w:id="634" w:author="Pompeo D'Urso" w:date="2026-08-26T19:36:00Z" w:initials="PD">
    <w:p w14:paraId="457BFBEC" w14:textId="77777777" w:rsidR="00B92095" w:rsidRDefault="00B92095" w:rsidP="00B92095">
      <w:pPr>
        <w:pStyle w:val="Testocommento"/>
      </w:pPr>
      <w:r>
        <w:rPr>
          <w:rStyle w:val="Rimandocommento"/>
        </w:rPr>
        <w:annotationRef/>
      </w:r>
      <w:r>
        <w:t>Qusto rimane vuoto?</w:t>
      </w:r>
    </w:p>
  </w:comment>
  <w:comment w:id="669" w:author="Mariano Fumante" w:date="2026-08-28T15:15:00Z" w:initials="MF">
    <w:p w14:paraId="118A60A9" w14:textId="77777777" w:rsidR="00444251" w:rsidRDefault="00444251" w:rsidP="00444251">
      <w:pPr>
        <w:pStyle w:val="Testocommento"/>
      </w:pPr>
      <w:r>
        <w:rPr>
          <w:rStyle w:val="Rimandocommento"/>
        </w:rPr>
        <w:annotationRef/>
      </w:r>
      <w:r>
        <w:t>Da uniformare</w:t>
      </w:r>
    </w:p>
  </w:comment>
  <w:comment w:id="830" w:author="Mariano Fumante" w:date="2026-08-25T16:09:00Z" w:initials="MF">
    <w:p w14:paraId="2AA1CE44" w14:textId="77777777" w:rsidR="009E6D9F" w:rsidRDefault="009E6D9F" w:rsidP="009E6D9F">
      <w:pPr>
        <w:pStyle w:val="Testocommento"/>
      </w:pPr>
      <w:r>
        <w:rPr>
          <w:rStyle w:val="Rimandocommento"/>
        </w:rPr>
        <w:annotationRef/>
      </w:r>
      <w:r>
        <w:t>Da capire</w:t>
      </w:r>
    </w:p>
  </w:comment>
  <w:comment w:id="831" w:author="Pompeo D'Urso" w:date="2026-08-26T19:36:00Z" w:initials="PD">
    <w:p w14:paraId="24353B84" w14:textId="77777777" w:rsidR="00B92095" w:rsidRDefault="00B92095" w:rsidP="00B92095">
      <w:pPr>
        <w:pStyle w:val="Testocommento"/>
      </w:pPr>
      <w:r>
        <w:rPr>
          <w:rStyle w:val="Rimandocommento"/>
        </w:rPr>
        <w:annotationRef/>
      </w:r>
      <w:r>
        <w:t>Abbiamo già un draft di questo documento?</w:t>
      </w:r>
    </w:p>
  </w:comment>
  <w:comment w:id="832" w:author="Mariano Fumante" w:date="2026-08-27T15:21:00Z" w:initials="MF">
    <w:p w14:paraId="167D3783" w14:textId="77777777" w:rsidR="002A1886" w:rsidRDefault="002A1886" w:rsidP="002A1886">
      <w:pPr>
        <w:pStyle w:val="Testocommento"/>
      </w:pPr>
      <w:r>
        <w:rPr>
          <w:rStyle w:val="Rimandocommento"/>
        </w:rPr>
        <w:annotationRef/>
      </w:r>
      <w:r>
        <w:t>IO da fare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0E7E7C" w15:done="0"/>
  <w15:commentEx w15:paraId="7CECFA99" w15:done="0"/>
  <w15:commentEx w15:paraId="08AA13E5" w15:done="0"/>
  <w15:commentEx w15:paraId="08469B37" w15:paraIdParent="08AA13E5" w15:done="0"/>
  <w15:commentEx w15:paraId="1FA642AF" w15:done="0"/>
  <w15:commentEx w15:paraId="6B1EB5B1" w15:done="0"/>
  <w15:commentEx w15:paraId="294E4D84" w15:paraIdParent="6B1EB5B1" w15:done="0"/>
  <w15:commentEx w15:paraId="457BFBEC" w15:done="0"/>
  <w15:commentEx w15:paraId="118A60A9" w15:done="0"/>
  <w15:commentEx w15:paraId="2AA1CE44" w15:done="0"/>
  <w15:commentEx w15:paraId="24353B84" w15:paraIdParent="2AA1CE44" w15:done="0"/>
  <w15:commentEx w15:paraId="167D3783" w15:paraIdParent="2AA1CE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AA81E3" w16cex:dateUtc="2026-08-26T17:29:00Z">
    <w16cex:extLst>
      <w16:ext w16:uri="{CE6994B0-6A32-4C9F-8C6B-6E91EDA988CE}">
        <cr:reactions xmlns:cr="http://schemas.microsoft.com/office/comments/2020/reactions">
          <cr:reaction reactionType="1">
            <cr:reactionInfo dateUtc="2026-08-27T06:33:59Z">
              <cr:user userId="S::Mariano.Fumante@eng.it::4067b7a9-d7ba-4a84-99ea-cb66a8b52585" userProvider="AD" userName="Mariano Fumante"/>
            </cr:reactionInfo>
          </cr:reaction>
        </cr:reactions>
      </w16:ext>
    </w16cex:extLst>
  </w16cex:commentExtensible>
  <w16cex:commentExtensible w16cex:durableId="3E3BE2FF" w16cex:dateUtc="2026-08-26T17:31:00Z">
    <w16cex:extLst>
      <w16:ext w16:uri="{CE6994B0-6A32-4C9F-8C6B-6E91EDA988CE}">
        <cr:reactions xmlns:cr="http://schemas.microsoft.com/office/comments/2020/reactions">
          <cr:reaction reactionType="1">
            <cr:reactionInfo dateUtc="2026-08-27T06:34:02Z">
              <cr:user userId="S::Mariano.Fumante@eng.it::4067b7a9-d7ba-4a84-99ea-cb66a8b52585" userProvider="AD" userName="Mariano Fumante"/>
            </cr:reactionInfo>
          </cr:reaction>
        </cr:reactions>
      </w16:ext>
    </w16cex:extLst>
  </w16cex:commentExtensible>
  <w16cex:commentExtensible w16cex:durableId="3E5B3F69" w16cex:dateUtc="2026-08-26T17:38:00Z">
    <w16cex:extLst>
      <w16:ext w16:uri="{CE6994B0-6A32-4C9F-8C6B-6E91EDA988CE}">
        <cr:reactions xmlns:cr="http://schemas.microsoft.com/office/comments/2020/reactions">
          <cr:reaction reactionType="1">
            <cr:reactionInfo dateUtc="2026-08-27T15:57:54Z">
              <cr:user userId="S::Mariano.Fumante@eng.it::4067b7a9-d7ba-4a84-99ea-cb66a8b52585" userProvider="AD" userName="Mariano Fumante"/>
            </cr:reactionInfo>
          </cr:reaction>
        </cr:reactions>
      </w16:ext>
    </w16cex:extLst>
  </w16cex:commentExtensible>
  <w16cex:commentExtensible w16cex:durableId="78E42548" w16cex:dateUtc="2026-08-27T13:16:00Z"/>
  <w16cex:commentExtensible w16cex:durableId="119755BA" w16cex:dateUtc="2026-08-26T17:40:00Z">
    <w16cex:extLst>
      <w16:ext w16:uri="{CE6994B0-6A32-4C9F-8C6B-6E91EDA988CE}">
        <cr:reactions xmlns:cr="http://schemas.microsoft.com/office/comments/2020/reactions">
          <cr:reaction reactionType="1">
            <cr:reactionInfo dateUtc="2026-08-27T06:36:20Z">
              <cr:user userId="S::Mariano.Fumante@eng.it::4067b7a9-d7ba-4a84-99ea-cb66a8b52585" userProvider="AD" userName="Mariano Fumante"/>
            </cr:reactionInfo>
          </cr:reaction>
        </cr:reactions>
      </w16:ext>
    </w16cex:extLst>
  </w16cex:commentExtensible>
  <w16cex:commentExtensible w16cex:durableId="1C809685" w16cex:dateUtc="2026-08-26T17:42:00Z">
    <w16cex:extLst>
      <w16:ext w16:uri="{CE6994B0-6A32-4C9F-8C6B-6E91EDA988CE}">
        <cr:reactions xmlns:cr="http://schemas.microsoft.com/office/comments/2020/reactions">
          <cr:reaction reactionType="1">
            <cr:reactionInfo dateUtc="2026-08-28T06:58:01Z">
              <cr:user userId="S::Mariano.Fumante@eng.it::4067b7a9-d7ba-4a84-99ea-cb66a8b52585" userProvider="AD" userName="Mariano Fumante"/>
            </cr:reactionInfo>
          </cr:reaction>
        </cr:reactions>
      </w16:ext>
    </w16cex:extLst>
  </w16cex:commentExtensible>
  <w16cex:commentExtensible w16cex:durableId="12374E63" w16cex:dateUtc="2026-08-27T13:20:00Z"/>
  <w16cex:commentExtensible w16cex:durableId="04CE23CF" w16cex:dateUtc="2026-08-26T17:36:00Z">
    <w16cex:extLst>
      <w16:ext w16:uri="{CE6994B0-6A32-4C9F-8C6B-6E91EDA988CE}">
        <cr:reactions xmlns:cr="http://schemas.microsoft.com/office/comments/2020/reactions">
          <cr:reaction reactionType="1">
            <cr:reactionInfo dateUtc="2026-08-27T16:11:42Z">
              <cr:user userId="S::Mariano.Fumante@eng.it::4067b7a9-d7ba-4a84-99ea-cb66a8b52585" userProvider="AD" userName="Mariano Fumante"/>
            </cr:reactionInfo>
          </cr:reaction>
        </cr:reactions>
      </w16:ext>
    </w16cex:extLst>
  </w16cex:commentExtensible>
  <w16cex:commentExtensible w16cex:durableId="46986BBF" w16cex:dateUtc="2026-08-28T13:15:00Z"/>
  <w16cex:commentExtensible w16cex:durableId="447B1C62" w16cex:dateUtc="2026-08-25T14:09:00Z"/>
  <w16cex:commentExtensible w16cex:durableId="2F16003E" w16cex:dateUtc="2026-08-26T17:36:00Z"/>
  <w16cex:commentExtensible w16cex:durableId="00FEE701" w16cex:dateUtc="2026-08-27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0E7E7C" w16cid:durableId="3AAA81E3"/>
  <w16cid:commentId w16cid:paraId="7CECFA99" w16cid:durableId="3E3BE2FF"/>
  <w16cid:commentId w16cid:paraId="08AA13E5" w16cid:durableId="3E5B3F69"/>
  <w16cid:commentId w16cid:paraId="08469B37" w16cid:durableId="78E42548"/>
  <w16cid:commentId w16cid:paraId="1FA642AF" w16cid:durableId="119755BA"/>
  <w16cid:commentId w16cid:paraId="6B1EB5B1" w16cid:durableId="1C809685"/>
  <w16cid:commentId w16cid:paraId="294E4D84" w16cid:durableId="12374E63"/>
  <w16cid:commentId w16cid:paraId="457BFBEC" w16cid:durableId="04CE23CF"/>
  <w16cid:commentId w16cid:paraId="118A60A9" w16cid:durableId="46986BBF"/>
  <w16cid:commentId w16cid:paraId="2AA1CE44" w16cid:durableId="447B1C62"/>
  <w16cid:commentId w16cid:paraId="24353B84" w16cid:durableId="2F16003E"/>
  <w16cid:commentId w16cid:paraId="167D3783" w16cid:durableId="00FEE7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5538" w14:textId="77777777" w:rsidR="00310D5F" w:rsidRDefault="00310D5F" w:rsidP="00A96E2B">
      <w:pPr>
        <w:spacing w:after="0" w:line="240" w:lineRule="auto"/>
      </w:pPr>
      <w:r>
        <w:separator/>
      </w:r>
    </w:p>
  </w:endnote>
  <w:endnote w:type="continuationSeparator" w:id="0">
    <w:p w14:paraId="2B1EEADF" w14:textId="77777777" w:rsidR="00310D5F" w:rsidRDefault="00310D5F" w:rsidP="00A96E2B">
      <w:pPr>
        <w:spacing w:after="0" w:line="240" w:lineRule="auto"/>
      </w:pPr>
      <w:r>
        <w:continuationSeparator/>
      </w:r>
    </w:p>
  </w:endnote>
  <w:endnote w:type="continuationNotice" w:id="1">
    <w:p w14:paraId="18A99E15" w14:textId="77777777" w:rsidR="00310D5F" w:rsidRDefault="00310D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coEng">
    <w:panose1 w:val="00000000000000000000"/>
    <w:charset w:val="00"/>
    <w:family w:val="modern"/>
    <w:notTrueType/>
    <w:pitch w:val="variable"/>
    <w:sig w:usb0="A00002FF" w:usb1="0000A06B" w:usb2="00000000" w:usb3="00000000" w:csb0="0000019F" w:csb1="00000000"/>
  </w:font>
  <w:font w:name="Times New Roman (Corpo CS)">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97F344B-18CB-4D72-A798-5A483EF9C941}"/>
    <w:embedBold r:id="rId2" w:fontKey="{DBA5F242-C55E-4617-B374-3B33219CB2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4AAF" w14:textId="77777777" w:rsidR="00981910" w:rsidRPr="00A979E7" w:rsidRDefault="00310D5F" w:rsidP="00981910">
    <w:pPr>
      <w:pStyle w:val="Pidipagina"/>
      <w:framePr w:w="308" w:h="370" w:hRule="exact" w:wrap="none" w:vAnchor="text" w:hAnchor="page" w:x="10551" w:y="93"/>
      <w:spacing w:before="0"/>
      <w:rPr>
        <w:ins w:id="970" w:author="Mariano Fumante" w:date="2026-08-28T15:35:00Z" w16du:dateUtc="2026-08-28T13:35:00Z"/>
        <w:rStyle w:val="Numeropagina"/>
        <w:color w:val="000000" w:themeColor="text1"/>
      </w:rPr>
    </w:pPr>
    <w:customXmlInsRangeStart w:id="971" w:author="Mariano Fumante" w:date="2026-08-28T15:35:00Z"/>
    <w:sdt>
      <w:sdtPr>
        <w:rPr>
          <w:rStyle w:val="Numeropagina"/>
          <w:color w:val="000000" w:themeColor="text1"/>
        </w:rPr>
        <w:id w:val="-1087386340"/>
        <w:docPartObj>
          <w:docPartGallery w:val="Page Numbers (Bottom of Page)"/>
          <w:docPartUnique/>
        </w:docPartObj>
      </w:sdtPr>
      <w:sdtEndPr>
        <w:rPr>
          <w:rStyle w:val="Numeropagina"/>
        </w:rPr>
      </w:sdtEndPr>
      <w:sdtContent>
        <w:customXmlInsRangeEnd w:id="971"/>
        <w:ins w:id="972" w:author="Mariano Fumante" w:date="2026-08-28T15:35:00Z" w16du:dateUtc="2026-08-28T13:35:00Z">
          <w:r w:rsidR="00981910" w:rsidRPr="00A979E7">
            <w:rPr>
              <w:rStyle w:val="Numeropagina"/>
              <w:color w:val="000000" w:themeColor="text1"/>
            </w:rPr>
            <w:fldChar w:fldCharType="begin"/>
          </w:r>
          <w:r w:rsidR="00981910" w:rsidRPr="00A979E7">
            <w:rPr>
              <w:rStyle w:val="Numeropagina"/>
              <w:color w:val="000000" w:themeColor="text1"/>
            </w:rPr>
            <w:instrText xml:space="preserve"> PAGE </w:instrText>
          </w:r>
          <w:r w:rsidR="00981910" w:rsidRPr="00A979E7">
            <w:rPr>
              <w:rStyle w:val="Numeropagina"/>
              <w:color w:val="000000" w:themeColor="text1"/>
            </w:rPr>
            <w:fldChar w:fldCharType="separate"/>
          </w:r>
          <w:r w:rsidR="00981910">
            <w:rPr>
              <w:rStyle w:val="Numeropagina"/>
              <w:color w:val="000000" w:themeColor="text1"/>
            </w:rPr>
            <w:t>16</w:t>
          </w:r>
          <w:r w:rsidR="00981910" w:rsidRPr="00A979E7">
            <w:rPr>
              <w:rStyle w:val="Numeropagina"/>
              <w:color w:val="000000" w:themeColor="text1"/>
            </w:rPr>
            <w:fldChar w:fldCharType="end"/>
          </w:r>
        </w:ins>
        <w:customXmlInsRangeStart w:id="973" w:author="Mariano Fumante" w:date="2026-08-28T15:35:00Z"/>
      </w:sdtContent>
    </w:sdt>
    <w:customXmlInsRangeEnd w:id="973"/>
  </w:p>
  <w:p w14:paraId="3DAC0FF4" w14:textId="1B9AD7DA" w:rsidR="00981910" w:rsidRPr="00981910" w:rsidRDefault="00981910">
    <w:pPr>
      <w:pStyle w:val="Pidipagina"/>
      <w:spacing w:before="0"/>
      <w:ind w:right="360"/>
      <w:rPr>
        <w:color w:val="8C1E74"/>
        <w:rPrChange w:id="974" w:author="Mariano Fumante" w:date="2026-08-28T15:35:00Z" w16du:dateUtc="2026-08-28T13:35:00Z">
          <w:rPr/>
        </w:rPrChange>
      </w:rPr>
      <w:pPrChange w:id="975" w:author="Mariano Fumante" w:date="2026-08-28T15:35:00Z" w16du:dateUtc="2026-08-28T13:35:00Z">
        <w:pPr>
          <w:pStyle w:val="Pidipagina"/>
        </w:pPr>
      </w:pPrChange>
    </w:pPr>
    <w:ins w:id="976" w:author="Mariano Fumante" w:date="2026-08-28T15:35:00Z" w16du:dateUtc="2026-08-28T13:35:00Z">
      <w:r>
        <w:rPr>
          <w:noProof/>
          <w:color w:val="8C1E74"/>
          <w:lang w:val="en-US"/>
        </w:rPr>
        <mc:AlternateContent>
          <mc:Choice Requires="wps">
            <w:drawing>
              <wp:anchor distT="0" distB="0" distL="114300" distR="114300" simplePos="0" relativeHeight="251658241" behindDoc="1" locked="0" layoutInCell="1" allowOverlap="1" wp14:anchorId="0F442C64" wp14:editId="45679FAA">
                <wp:simplePos x="0" y="0"/>
                <wp:positionH relativeFrom="margin">
                  <wp:posOffset>-610870</wp:posOffset>
                </wp:positionH>
                <wp:positionV relativeFrom="paragraph">
                  <wp:posOffset>-135032</wp:posOffset>
                </wp:positionV>
                <wp:extent cx="7667188" cy="433754"/>
                <wp:effectExtent l="0" t="0" r="0" b="0"/>
                <wp:wrapNone/>
                <wp:docPr id="1104322257" name="Casella di testo 1"/>
                <wp:cNvGraphicFramePr/>
                <a:graphic xmlns:a="http://schemas.openxmlformats.org/drawingml/2006/main">
                  <a:graphicData uri="http://schemas.microsoft.com/office/word/2010/wordprocessingShape">
                    <wps:wsp>
                      <wps:cNvSpPr txBox="1"/>
                      <wps:spPr>
                        <a:xfrm>
                          <a:off x="0" y="0"/>
                          <a:ext cx="7667188" cy="433754"/>
                        </a:xfrm>
                        <a:prstGeom prst="rect">
                          <a:avLst/>
                        </a:prstGeom>
                        <a:noFill/>
                        <a:ln w="6350">
                          <a:noFill/>
                        </a:ln>
                      </wps:spPr>
                      <wps:txbx>
                        <w:txbxContent>
                          <w:p w14:paraId="29A9C4D6" w14:textId="77777777" w:rsidR="00981910" w:rsidRPr="005023EC" w:rsidRDefault="00981910" w:rsidP="00981910">
                            <w:pPr>
                              <w:spacing w:line="240" w:lineRule="auto"/>
                              <w:jc w:val="center"/>
                              <w:rPr>
                                <w:color w:val="BFBFBF" w:themeColor="background1" w:themeShade="BF"/>
                                <w:sz w:val="16"/>
                                <w:szCs w:val="18"/>
                              </w:rPr>
                            </w:pPr>
                            <w:r w:rsidRPr="005023EC">
                              <w:rPr>
                                <w:color w:val="BFBFBF" w:themeColor="background1" w:themeShade="BF"/>
                                <w:sz w:val="16"/>
                                <w:szCs w:val="18"/>
                              </w:rPr>
                              <w:t>Documento ad uso interno - Vietata la riproduzione anche parziale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442C64" id="_x0000_t202" coordsize="21600,21600" o:spt="202" path="m,l,21600r21600,l21600,xe">
                <v:stroke joinstyle="miter"/>
                <v:path gradientshapeok="t" o:connecttype="rect"/>
              </v:shapetype>
              <v:shape id="Casella di testo 1" o:spid="_x0000_s1032" type="#_x0000_t202" style="position:absolute;margin-left:-48.1pt;margin-top:-10.65pt;width:603.7pt;height:34.1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" filled="f" stroked="f" strokeweight=".5pt">
                <v:textbox inset=",0">
                  <w:txbxContent>
                    <w:p w14:paraId="29A9C4D6" w14:textId="77777777" w:rsidR="00981910" w:rsidRPr="005023EC" w:rsidRDefault="00981910" w:rsidP="00981910">
                      <w:pPr>
                        <w:spacing w:line="240" w:lineRule="auto"/>
                        <w:jc w:val="center"/>
                        <w:rPr>
                          <w:color w:val="BFBFBF" w:themeColor="background1" w:themeShade="BF"/>
                          <w:sz w:val="16"/>
                          <w:szCs w:val="18"/>
                        </w:rPr>
                      </w:pPr>
                      <w:r w:rsidRPr="005023EC">
                        <w:rPr>
                          <w:color w:val="BFBFBF" w:themeColor="background1" w:themeShade="BF"/>
                          <w:sz w:val="16"/>
                          <w:szCs w:val="18"/>
                        </w:rPr>
                        <w:t>Documento ad uso interno - Vietata la riproduzione anche parziale</w:t>
                      </w:r>
                    </w:p>
                  </w:txbxContent>
                </v:textbox>
                <w10:wrap anchorx="margin"/>
              </v:shape>
            </w:pict>
          </mc:Fallback>
        </mc:AlternateContent>
      </w:r>
      <w:r w:rsidRPr="00BE0D87">
        <w:rPr>
          <w:noProof/>
          <w:color w:val="C7004F"/>
          <w:lang w:eastAsia="it-IT"/>
        </w:rPr>
        <w:drawing>
          <wp:anchor distT="0" distB="0" distL="114300" distR="114300" simplePos="0" relativeHeight="251658242" behindDoc="1" locked="0" layoutInCell="1" allowOverlap="1" wp14:anchorId="33652476" wp14:editId="4A348554">
            <wp:simplePos x="0" y="0"/>
            <wp:positionH relativeFrom="column">
              <wp:posOffset>0</wp:posOffset>
            </wp:positionH>
            <wp:positionV relativeFrom="paragraph">
              <wp:posOffset>-635</wp:posOffset>
            </wp:positionV>
            <wp:extent cx="323850" cy="279871"/>
            <wp:effectExtent l="0" t="0" r="0" b="0"/>
            <wp:wrapNone/>
            <wp:docPr id="148295199" name="Immagine 148295199"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5199" name="Immagine 148295199" descr="Immagine che contiene nero, oscurità&#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329663" cy="284894"/>
                    </a:xfrm>
                    <a:prstGeom prst="rect">
                      <a:avLst/>
                    </a:prstGeom>
                  </pic:spPr>
                </pic:pic>
              </a:graphicData>
            </a:graphic>
            <wp14:sizeRelH relativeFrom="margin">
              <wp14:pctWidth>0</wp14:pctWidth>
            </wp14:sizeRelH>
            <wp14:sizeRelV relativeFrom="margin">
              <wp14:pctHeight>0</wp14:pctHeight>
            </wp14:sizeRelV>
          </wp:anchor>
        </w:drawing>
      </w:r>
      <w:r w:rsidRPr="0029051E">
        <w:rPr>
          <w:color w:val="8C1E74"/>
        </w:rPr>
        <w:t xml:space="preserve">     </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8050" w14:textId="77777777" w:rsidR="00310D5F" w:rsidRDefault="00310D5F" w:rsidP="00A96E2B">
      <w:pPr>
        <w:spacing w:after="0" w:line="240" w:lineRule="auto"/>
      </w:pPr>
      <w:r>
        <w:separator/>
      </w:r>
    </w:p>
  </w:footnote>
  <w:footnote w:type="continuationSeparator" w:id="0">
    <w:p w14:paraId="044978A9" w14:textId="77777777" w:rsidR="00310D5F" w:rsidRDefault="00310D5F" w:rsidP="00A96E2B">
      <w:pPr>
        <w:spacing w:after="0" w:line="240" w:lineRule="auto"/>
      </w:pPr>
      <w:r>
        <w:continuationSeparator/>
      </w:r>
    </w:p>
  </w:footnote>
  <w:footnote w:type="continuationNotice" w:id="1">
    <w:p w14:paraId="3ECAF276" w14:textId="77777777" w:rsidR="00310D5F" w:rsidRDefault="00310D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37B0" w14:textId="1DB2D5DC" w:rsidR="009F3C07" w:rsidRPr="009F3C07" w:rsidRDefault="009F3C07">
    <w:pPr>
      <w:pStyle w:val="Intestazione"/>
      <w:rPr>
        <w:b/>
        <w:bCs/>
        <w:szCs w:val="24"/>
        <w:rPrChange w:id="966" w:author="Mariano Fumante" w:date="2026-08-28T15:34:00Z" w16du:dateUtc="2026-08-28T13:34:00Z">
          <w:rPr/>
        </w:rPrChange>
      </w:rPr>
    </w:pPr>
    <w:ins w:id="967" w:author="Mariano Fumante" w:date="2026-08-28T15:34:00Z" w16du:dateUtc="2026-08-28T13:34:00Z">
      <w:r>
        <w:rPr>
          <w:b/>
          <w:bCs/>
          <w:noProof/>
          <w:sz w:val="14"/>
          <w:lang w:val="en-US"/>
        </w:rPr>
        <mc:AlternateContent>
          <mc:Choice Requires="wps">
            <w:drawing>
              <wp:anchor distT="0" distB="0" distL="114300" distR="114300" simplePos="0" relativeHeight="251658240" behindDoc="0" locked="0" layoutInCell="1" allowOverlap="1" wp14:anchorId="36838864" wp14:editId="6F1425E3">
                <wp:simplePos x="0" y="0"/>
                <wp:positionH relativeFrom="column">
                  <wp:posOffset>3019425</wp:posOffset>
                </wp:positionH>
                <wp:positionV relativeFrom="paragraph">
                  <wp:posOffset>-73025</wp:posOffset>
                </wp:positionV>
                <wp:extent cx="3482340" cy="323850"/>
                <wp:effectExtent l="0" t="0" r="3810" b="0"/>
                <wp:wrapNone/>
                <wp:docPr id="7" name="Casella di testo 7"/>
                <wp:cNvGraphicFramePr/>
                <a:graphic xmlns:a="http://schemas.openxmlformats.org/drawingml/2006/main">
                  <a:graphicData uri="http://schemas.microsoft.com/office/word/2010/wordprocessingShape">
                    <wps:wsp>
                      <wps:cNvSpPr txBox="1"/>
                      <wps:spPr>
                        <a:xfrm>
                          <a:off x="0" y="0"/>
                          <a:ext cx="3482340"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AEAD7B" w14:textId="298571A9" w:rsidR="009F3C07" w:rsidRPr="005C0616" w:rsidRDefault="00310D5F" w:rsidP="009F3C07">
                            <w:pPr>
                              <w:spacing w:before="0"/>
                              <w:jc w:val="right"/>
                              <w:rPr>
                                <w:color w:val="A6A6A6" w:themeColor="background1" w:themeShade="A6"/>
                              </w:rPr>
                            </w:pPr>
                            <w:sdt>
                              <w:sdtPr>
                                <w:rPr>
                                  <w:bCs/>
                                  <w:color w:val="A6A6A6" w:themeColor="background1" w:themeShade="A6"/>
                                </w:rPr>
                                <w:alias w:val="Titolo"/>
                                <w:tag w:val=""/>
                                <w:id w:val="521517173"/>
                                <w:dataBinding w:prefixMappings="xmlns:ns0='http://purl.org/dc/elements/1.1/' xmlns:ns1='http://schemas.openxmlformats.org/package/2006/metadata/core-properties' " w:xpath="/ns1:coreProperties[1]/ns0:title[1]" w:storeItemID="{6C3C8BC8-F283-45AE-878A-BAB7291924A1}"/>
                                <w:text/>
                              </w:sdtPr>
                              <w:sdtEndPr/>
                              <w:sdtContent>
                                <w:ins w:id="968" w:author="Mariano Fumante" w:date="2026-08-28T15:34:00Z" w16du:dateUtc="2026-08-28T13:34:00Z">
                                  <w:r w:rsidR="009F3C07">
                                    <w:rPr>
                                      <w:bCs/>
                                      <w:color w:val="A6A6A6" w:themeColor="background1" w:themeShade="A6"/>
                                    </w:rPr>
                                    <w:t>Piano di Gestione e Monitoraggio del Rischio di Sicurezza Informatica</w:t>
                                  </w:r>
                                </w:ins>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38864" id="_x0000_t202" coordsize="21600,21600" o:spt="202" path="m,l,21600r21600,l21600,xe">
                <v:stroke joinstyle="miter"/>
                <v:path gradientshapeok="t" o:connecttype="rect"/>
              </v:shapetype>
              <v:shape id="Casella di testo 7" o:spid="_x0000_s1031" type="#_x0000_t202" style="position:absolute;margin-left:237.75pt;margin-top:-5.75pt;width:274.2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" filled="f" stroked="f" strokeweight="1pt">
                <v:textbox inset="0,0,0,0">
                  <w:txbxContent>
                    <w:p w14:paraId="68AEAD7B" w14:textId="298571A9" w:rsidR="009F3C07" w:rsidRPr="005C0616" w:rsidRDefault="00310D5F" w:rsidP="009F3C07">
                      <w:pPr>
                        <w:spacing w:before="0"/>
                        <w:jc w:val="right"/>
                        <w:rPr>
                          <w:color w:val="A6A6A6" w:themeColor="background1" w:themeShade="A6"/>
                        </w:rPr>
                      </w:pPr>
                      <w:sdt>
                        <w:sdtPr>
                          <w:rPr>
                            <w:bCs/>
                            <w:color w:val="A6A6A6" w:themeColor="background1" w:themeShade="A6"/>
                          </w:rPr>
                          <w:alias w:val="Titolo"/>
                          <w:tag w:val=""/>
                          <w:id w:val="521517173"/>
                          <w:dataBinding w:prefixMappings="xmlns:ns0='http://purl.org/dc/elements/1.1/' xmlns:ns1='http://schemas.openxmlformats.org/package/2006/metadata/core-properties' " w:xpath="/ns1:coreProperties[1]/ns0:title[1]" w:storeItemID="{6C3C8BC8-F283-45AE-878A-BAB7291924A1}"/>
                          <w:text/>
                        </w:sdtPr>
                        <w:sdtEndPr/>
                        <w:sdtContent>
                          <w:ins w:id="969" w:author="Mariano Fumante" w:date="2026-08-28T15:34:00Z" w16du:dateUtc="2026-08-28T13:34:00Z">
                            <w:r w:rsidR="009F3C07">
                              <w:rPr>
                                <w:bCs/>
                                <w:color w:val="A6A6A6" w:themeColor="background1" w:themeShade="A6"/>
                              </w:rPr>
                              <w:t>Piano di Gestione e Monitoraggio del Rischio di Sicurezza Informatica</w:t>
                            </w:r>
                          </w:ins>
                        </w:sdtContent>
                      </w:sdt>
                    </w:p>
                  </w:txbxContent>
                </v:textbox>
              </v:shape>
            </w:pict>
          </mc:Fallback>
        </mc:AlternateContent>
      </w:r>
      <w:r w:rsidRPr="005C0616">
        <w:rPr>
          <w:b/>
          <w:bCs/>
          <w:szCs w:val="24"/>
        </w:rPr>
        <w:t xml:space="preserve">  </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DC2"/>
    <w:multiLevelType w:val="multilevel"/>
    <w:tmpl w:val="2CE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3AE7"/>
    <w:multiLevelType w:val="multilevel"/>
    <w:tmpl w:val="EAB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073DA"/>
    <w:multiLevelType w:val="multilevel"/>
    <w:tmpl w:val="82EE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190A"/>
    <w:multiLevelType w:val="multilevel"/>
    <w:tmpl w:val="AA92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67131"/>
    <w:multiLevelType w:val="multilevel"/>
    <w:tmpl w:val="75E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C5718"/>
    <w:multiLevelType w:val="multilevel"/>
    <w:tmpl w:val="ED8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A6536"/>
    <w:multiLevelType w:val="multilevel"/>
    <w:tmpl w:val="4E4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7334E"/>
    <w:multiLevelType w:val="multilevel"/>
    <w:tmpl w:val="DC02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F4CDA"/>
    <w:multiLevelType w:val="multilevel"/>
    <w:tmpl w:val="3D3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D59F3"/>
    <w:multiLevelType w:val="multilevel"/>
    <w:tmpl w:val="01A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02B04"/>
    <w:multiLevelType w:val="multilevel"/>
    <w:tmpl w:val="F64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72864"/>
    <w:multiLevelType w:val="multilevel"/>
    <w:tmpl w:val="9FF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A54D6"/>
    <w:multiLevelType w:val="hybridMultilevel"/>
    <w:tmpl w:val="A3CEB8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7FD59D7"/>
    <w:multiLevelType w:val="hybridMultilevel"/>
    <w:tmpl w:val="BFD4E1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AF835D9"/>
    <w:multiLevelType w:val="multilevel"/>
    <w:tmpl w:val="249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F4A10"/>
    <w:multiLevelType w:val="multilevel"/>
    <w:tmpl w:val="1D2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606ED"/>
    <w:multiLevelType w:val="multilevel"/>
    <w:tmpl w:val="C7A4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2504B"/>
    <w:multiLevelType w:val="multilevel"/>
    <w:tmpl w:val="2D4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76F37"/>
    <w:multiLevelType w:val="hybridMultilevel"/>
    <w:tmpl w:val="CAB635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3F1559A"/>
    <w:multiLevelType w:val="multilevel"/>
    <w:tmpl w:val="9A9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A15F2"/>
    <w:multiLevelType w:val="multilevel"/>
    <w:tmpl w:val="0DFE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67400"/>
    <w:multiLevelType w:val="multilevel"/>
    <w:tmpl w:val="C658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86AD8"/>
    <w:multiLevelType w:val="multilevel"/>
    <w:tmpl w:val="6FF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B5431"/>
    <w:multiLevelType w:val="hybridMultilevel"/>
    <w:tmpl w:val="2F82E8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6480060"/>
    <w:multiLevelType w:val="multilevel"/>
    <w:tmpl w:val="2250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35179"/>
    <w:multiLevelType w:val="multilevel"/>
    <w:tmpl w:val="AB8C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5228E"/>
    <w:multiLevelType w:val="multilevel"/>
    <w:tmpl w:val="A52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67DAD"/>
    <w:multiLevelType w:val="multilevel"/>
    <w:tmpl w:val="779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21A33"/>
    <w:multiLevelType w:val="hybridMultilevel"/>
    <w:tmpl w:val="9A9E3048"/>
    <w:lvl w:ilvl="0" w:tplc="8D5223CA">
      <w:start w:val="1"/>
      <w:numFmt w:val="bullet"/>
      <w:pStyle w:val="Elencopuntatoprimolivello"/>
      <w:lvlText w:val=""/>
      <w:lvlJc w:val="left"/>
      <w:pPr>
        <w:tabs>
          <w:tab w:val="num" w:pos="284"/>
        </w:tabs>
        <w:ind w:left="284" w:hanging="284"/>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694AA76A">
      <w:start w:val="1"/>
      <w:numFmt w:val="bullet"/>
      <w:pStyle w:val="Elencopuntatodi2livello"/>
      <w:lvlText w:val="o"/>
      <w:lvlJc w:val="left"/>
      <w:pPr>
        <w:ind w:left="720" w:hanging="363"/>
      </w:pPr>
      <w:rPr>
        <w:rFonts w:ascii="Courier New" w:hAnsi="Courier New" w:cs="Courier New" w:hint="default"/>
      </w:rPr>
    </w:lvl>
    <w:lvl w:ilvl="2" w:tplc="04100001">
      <w:start w:val="1"/>
      <w:numFmt w:val="bullet"/>
      <w:lvlText w:val=""/>
      <w:lvlJc w:val="left"/>
      <w:pPr>
        <w:ind w:left="1077" w:hanging="357"/>
      </w:pPr>
      <w:rPr>
        <w:rFonts w:ascii="Symbol" w:hAnsi="Symbol" w:hint="default"/>
      </w:rPr>
    </w:lvl>
    <w:lvl w:ilvl="3" w:tplc="6BE47000">
      <w:start w:val="1"/>
      <w:numFmt w:val="decimal"/>
      <w:lvlText w:val="%4"/>
      <w:lvlJc w:val="left"/>
      <w:pPr>
        <w:ind w:left="2880" w:hanging="360"/>
      </w:pPr>
      <w:rPr>
        <w:rFonts w:hint="default"/>
      </w:rPr>
    </w:lvl>
    <w:lvl w:ilvl="4" w:tplc="ADB4755E">
      <w:start w:val="4"/>
      <w:numFmt w:val="decimal"/>
      <w:lvlText w:val="%5."/>
      <w:lvlJc w:val="left"/>
      <w:pPr>
        <w:ind w:left="3600" w:hanging="360"/>
      </w:pPr>
      <w:rPr>
        <w:rFonts w:hint="default"/>
      </w:r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29" w15:restartNumberingAfterBreak="0">
    <w:nsid w:val="4AA019A5"/>
    <w:multiLevelType w:val="multilevel"/>
    <w:tmpl w:val="29E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02CDE"/>
    <w:multiLevelType w:val="multilevel"/>
    <w:tmpl w:val="EA1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64D84"/>
    <w:multiLevelType w:val="multilevel"/>
    <w:tmpl w:val="024A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A4E1C"/>
    <w:multiLevelType w:val="multilevel"/>
    <w:tmpl w:val="A0B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B3A3A"/>
    <w:multiLevelType w:val="multilevel"/>
    <w:tmpl w:val="0C5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45DEF"/>
    <w:multiLevelType w:val="multilevel"/>
    <w:tmpl w:val="D182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66FB3"/>
    <w:multiLevelType w:val="multilevel"/>
    <w:tmpl w:val="CDD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5C1FB5"/>
    <w:multiLevelType w:val="multilevel"/>
    <w:tmpl w:val="4FD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B12EE0"/>
    <w:multiLevelType w:val="multilevel"/>
    <w:tmpl w:val="18A6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B4216E"/>
    <w:multiLevelType w:val="multilevel"/>
    <w:tmpl w:val="81A2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033B3C"/>
    <w:multiLevelType w:val="multilevel"/>
    <w:tmpl w:val="467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84495"/>
    <w:multiLevelType w:val="multilevel"/>
    <w:tmpl w:val="789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31E53"/>
    <w:multiLevelType w:val="hybridMultilevel"/>
    <w:tmpl w:val="9C2A833A"/>
    <w:lvl w:ilvl="0" w:tplc="ED14DAA0">
      <w:start w:val="1"/>
      <w:numFmt w:val="bullet"/>
      <w:lvlText w:val=""/>
      <w:lvlJc w:val="left"/>
      <w:pPr>
        <w:ind w:left="720" w:hanging="360"/>
      </w:pPr>
      <w:rPr>
        <w:rFonts w:ascii="Symbol" w:hAnsi="Symbol" w:hint="default"/>
        <w:lang w:val="en-US"/>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B277ABA"/>
    <w:multiLevelType w:val="multilevel"/>
    <w:tmpl w:val="F9FA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B63C61"/>
    <w:multiLevelType w:val="multilevel"/>
    <w:tmpl w:val="30F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F52404"/>
    <w:multiLevelType w:val="multilevel"/>
    <w:tmpl w:val="E2FA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9F395F"/>
    <w:multiLevelType w:val="multilevel"/>
    <w:tmpl w:val="5432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F3060"/>
    <w:multiLevelType w:val="multilevel"/>
    <w:tmpl w:val="0FE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23F0A"/>
    <w:multiLevelType w:val="multilevel"/>
    <w:tmpl w:val="66D8FB24"/>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1713"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48" w15:restartNumberingAfterBreak="0">
    <w:nsid w:val="75EE0A48"/>
    <w:multiLevelType w:val="multilevel"/>
    <w:tmpl w:val="26A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AF4C3F"/>
    <w:multiLevelType w:val="multilevel"/>
    <w:tmpl w:val="C566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21733A"/>
    <w:multiLevelType w:val="multilevel"/>
    <w:tmpl w:val="B588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AE0EF9"/>
    <w:multiLevelType w:val="multilevel"/>
    <w:tmpl w:val="3C38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A4697E"/>
    <w:multiLevelType w:val="multilevel"/>
    <w:tmpl w:val="AB8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D25D31"/>
    <w:multiLevelType w:val="multilevel"/>
    <w:tmpl w:val="C5B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375610">
    <w:abstractNumId w:val="47"/>
  </w:num>
  <w:num w:numId="2" w16cid:durableId="374962600">
    <w:abstractNumId w:val="28"/>
  </w:num>
  <w:num w:numId="3" w16cid:durableId="1214000943">
    <w:abstractNumId w:val="41"/>
  </w:num>
  <w:num w:numId="4" w16cid:durableId="823156529">
    <w:abstractNumId w:val="13"/>
  </w:num>
  <w:num w:numId="5" w16cid:durableId="673071901">
    <w:abstractNumId w:val="30"/>
  </w:num>
  <w:num w:numId="6" w16cid:durableId="109907639">
    <w:abstractNumId w:val="23"/>
  </w:num>
  <w:num w:numId="7" w16cid:durableId="1232959580">
    <w:abstractNumId w:val="18"/>
  </w:num>
  <w:num w:numId="8" w16cid:durableId="1499541475">
    <w:abstractNumId w:val="8"/>
  </w:num>
  <w:num w:numId="9" w16cid:durableId="1722706323">
    <w:abstractNumId w:val="29"/>
  </w:num>
  <w:num w:numId="10" w16cid:durableId="7221938">
    <w:abstractNumId w:val="44"/>
  </w:num>
  <w:num w:numId="11" w16cid:durableId="120880386">
    <w:abstractNumId w:val="45"/>
  </w:num>
  <w:num w:numId="12" w16cid:durableId="1316373526">
    <w:abstractNumId w:val="53"/>
  </w:num>
  <w:num w:numId="13" w16cid:durableId="2025980638">
    <w:abstractNumId w:val="48"/>
  </w:num>
  <w:num w:numId="14" w16cid:durableId="684482900">
    <w:abstractNumId w:val="40"/>
  </w:num>
  <w:num w:numId="15" w16cid:durableId="1263806835">
    <w:abstractNumId w:val="35"/>
  </w:num>
  <w:num w:numId="16" w16cid:durableId="314917460">
    <w:abstractNumId w:val="24"/>
  </w:num>
  <w:num w:numId="17" w16cid:durableId="826091094">
    <w:abstractNumId w:val="31"/>
  </w:num>
  <w:num w:numId="18" w16cid:durableId="430661071">
    <w:abstractNumId w:val="46"/>
  </w:num>
  <w:num w:numId="19" w16cid:durableId="957444751">
    <w:abstractNumId w:val="42"/>
  </w:num>
  <w:num w:numId="20" w16cid:durableId="611976395">
    <w:abstractNumId w:val="52"/>
  </w:num>
  <w:num w:numId="21" w16cid:durableId="646085466">
    <w:abstractNumId w:val="11"/>
  </w:num>
  <w:num w:numId="22" w16cid:durableId="1277642496">
    <w:abstractNumId w:val="14"/>
  </w:num>
  <w:num w:numId="23" w16cid:durableId="1781795471">
    <w:abstractNumId w:val="5"/>
  </w:num>
  <w:num w:numId="24" w16cid:durableId="1815760231">
    <w:abstractNumId w:val="3"/>
  </w:num>
  <w:num w:numId="25" w16cid:durableId="606738454">
    <w:abstractNumId w:val="1"/>
  </w:num>
  <w:num w:numId="26" w16cid:durableId="1659961595">
    <w:abstractNumId w:val="16"/>
  </w:num>
  <w:num w:numId="27" w16cid:durableId="1883974599">
    <w:abstractNumId w:val="25"/>
  </w:num>
  <w:num w:numId="28" w16cid:durableId="2055960508">
    <w:abstractNumId w:val="12"/>
  </w:num>
  <w:num w:numId="29" w16cid:durableId="1452826608">
    <w:abstractNumId w:val="37"/>
  </w:num>
  <w:num w:numId="30" w16cid:durableId="1713769465">
    <w:abstractNumId w:val="27"/>
  </w:num>
  <w:num w:numId="31" w16cid:durableId="1485511550">
    <w:abstractNumId w:val="4"/>
  </w:num>
  <w:num w:numId="32" w16cid:durableId="1875263072">
    <w:abstractNumId w:val="22"/>
  </w:num>
  <w:num w:numId="33" w16cid:durableId="1608846751">
    <w:abstractNumId w:val="39"/>
  </w:num>
  <w:num w:numId="34" w16cid:durableId="1183979106">
    <w:abstractNumId w:val="2"/>
  </w:num>
  <w:num w:numId="35" w16cid:durableId="1595743905">
    <w:abstractNumId w:val="32"/>
  </w:num>
  <w:num w:numId="36" w16cid:durableId="1564439004">
    <w:abstractNumId w:val="49"/>
  </w:num>
  <w:num w:numId="37" w16cid:durableId="1685860218">
    <w:abstractNumId w:val="26"/>
  </w:num>
  <w:num w:numId="38" w16cid:durableId="1418861875">
    <w:abstractNumId w:val="7"/>
  </w:num>
  <w:num w:numId="39" w16cid:durableId="1260598739">
    <w:abstractNumId w:val="34"/>
  </w:num>
  <w:num w:numId="40" w16cid:durableId="1850750333">
    <w:abstractNumId w:val="51"/>
  </w:num>
  <w:num w:numId="41" w16cid:durableId="130904516">
    <w:abstractNumId w:val="0"/>
  </w:num>
  <w:num w:numId="42" w16cid:durableId="1226451309">
    <w:abstractNumId w:val="15"/>
  </w:num>
  <w:num w:numId="43" w16cid:durableId="1088111313">
    <w:abstractNumId w:val="43"/>
  </w:num>
  <w:num w:numId="44" w16cid:durableId="502202402">
    <w:abstractNumId w:val="9"/>
  </w:num>
  <w:num w:numId="45" w16cid:durableId="784738646">
    <w:abstractNumId w:val="17"/>
  </w:num>
  <w:num w:numId="46" w16cid:durableId="1955287379">
    <w:abstractNumId w:val="10"/>
  </w:num>
  <w:num w:numId="47" w16cid:durableId="2071075045">
    <w:abstractNumId w:val="38"/>
  </w:num>
  <w:num w:numId="48" w16cid:durableId="285624848">
    <w:abstractNumId w:val="19"/>
  </w:num>
  <w:num w:numId="49" w16cid:durableId="2087413115">
    <w:abstractNumId w:val="20"/>
  </w:num>
  <w:num w:numId="50" w16cid:durableId="237788411">
    <w:abstractNumId w:val="6"/>
  </w:num>
  <w:num w:numId="51" w16cid:durableId="157693049">
    <w:abstractNumId w:val="50"/>
  </w:num>
  <w:num w:numId="52" w16cid:durableId="1179076852">
    <w:abstractNumId w:val="33"/>
  </w:num>
  <w:num w:numId="53" w16cid:durableId="603462074">
    <w:abstractNumId w:val="21"/>
  </w:num>
  <w:num w:numId="54" w16cid:durableId="1724987337">
    <w:abstractNumId w:val="36"/>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o Fumante">
    <w15:presenceInfo w15:providerId="AD" w15:userId="S::Mariano.Fumante@eng.it::4067b7a9-d7ba-4a84-99ea-cb66a8b52585"/>
  </w15:person>
  <w15:person w15:author="Pompeo D'Urso">
    <w15:presenceInfo w15:providerId="AD" w15:userId="S::pompeo.durso@eng.it::b7b246d6-48a9-4263-83f4-cc39097de3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trackRevisions/>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FBC"/>
    <w:rsid w:val="000015BF"/>
    <w:rsid w:val="00002D2C"/>
    <w:rsid w:val="0000355F"/>
    <w:rsid w:val="00003765"/>
    <w:rsid w:val="00006212"/>
    <w:rsid w:val="0000696E"/>
    <w:rsid w:val="00006EFE"/>
    <w:rsid w:val="00007397"/>
    <w:rsid w:val="00007984"/>
    <w:rsid w:val="000100C3"/>
    <w:rsid w:val="00013DB7"/>
    <w:rsid w:val="000225C4"/>
    <w:rsid w:val="00023A51"/>
    <w:rsid w:val="000257B0"/>
    <w:rsid w:val="000262AB"/>
    <w:rsid w:val="0002682A"/>
    <w:rsid w:val="0003380E"/>
    <w:rsid w:val="000355CB"/>
    <w:rsid w:val="00035785"/>
    <w:rsid w:val="00036F43"/>
    <w:rsid w:val="00041A46"/>
    <w:rsid w:val="000460FB"/>
    <w:rsid w:val="00046135"/>
    <w:rsid w:val="0005024A"/>
    <w:rsid w:val="000515D5"/>
    <w:rsid w:val="00052BAA"/>
    <w:rsid w:val="0005309F"/>
    <w:rsid w:val="00055082"/>
    <w:rsid w:val="0005591B"/>
    <w:rsid w:val="00055FAB"/>
    <w:rsid w:val="00060C28"/>
    <w:rsid w:val="0006733A"/>
    <w:rsid w:val="00067915"/>
    <w:rsid w:val="00070223"/>
    <w:rsid w:val="00070460"/>
    <w:rsid w:val="0007080C"/>
    <w:rsid w:val="000712E1"/>
    <w:rsid w:val="0007438D"/>
    <w:rsid w:val="0007457A"/>
    <w:rsid w:val="000761B8"/>
    <w:rsid w:val="000775CF"/>
    <w:rsid w:val="00081DD1"/>
    <w:rsid w:val="0008321F"/>
    <w:rsid w:val="00083DDA"/>
    <w:rsid w:val="00087D1D"/>
    <w:rsid w:val="00090C3C"/>
    <w:rsid w:val="000910FC"/>
    <w:rsid w:val="00091CEC"/>
    <w:rsid w:val="00092F48"/>
    <w:rsid w:val="00095F25"/>
    <w:rsid w:val="000962E4"/>
    <w:rsid w:val="0009687E"/>
    <w:rsid w:val="00097803"/>
    <w:rsid w:val="00097B88"/>
    <w:rsid w:val="000A234D"/>
    <w:rsid w:val="000A252F"/>
    <w:rsid w:val="000A30C0"/>
    <w:rsid w:val="000A49E6"/>
    <w:rsid w:val="000A4F3C"/>
    <w:rsid w:val="000B1A71"/>
    <w:rsid w:val="000B25F4"/>
    <w:rsid w:val="000B2723"/>
    <w:rsid w:val="000B31AE"/>
    <w:rsid w:val="000B5170"/>
    <w:rsid w:val="000B54AE"/>
    <w:rsid w:val="000B6646"/>
    <w:rsid w:val="000C01C0"/>
    <w:rsid w:val="000C05F4"/>
    <w:rsid w:val="000C2D07"/>
    <w:rsid w:val="000C4028"/>
    <w:rsid w:val="000C4B5A"/>
    <w:rsid w:val="000C4F24"/>
    <w:rsid w:val="000C6971"/>
    <w:rsid w:val="000C7397"/>
    <w:rsid w:val="000C7FCA"/>
    <w:rsid w:val="000D0FBA"/>
    <w:rsid w:val="000D0FE2"/>
    <w:rsid w:val="000D1E68"/>
    <w:rsid w:val="000D2B8A"/>
    <w:rsid w:val="000D3106"/>
    <w:rsid w:val="000D3D86"/>
    <w:rsid w:val="000D4763"/>
    <w:rsid w:val="000D4F84"/>
    <w:rsid w:val="000D696A"/>
    <w:rsid w:val="000D7BC3"/>
    <w:rsid w:val="000E169C"/>
    <w:rsid w:val="000E2225"/>
    <w:rsid w:val="000E29F5"/>
    <w:rsid w:val="000E7D5E"/>
    <w:rsid w:val="000F2A14"/>
    <w:rsid w:val="000F4B28"/>
    <w:rsid w:val="000F4F42"/>
    <w:rsid w:val="000F5386"/>
    <w:rsid w:val="000F6010"/>
    <w:rsid w:val="000F6CD7"/>
    <w:rsid w:val="000F73E3"/>
    <w:rsid w:val="000F7622"/>
    <w:rsid w:val="000F7BF1"/>
    <w:rsid w:val="00100819"/>
    <w:rsid w:val="001023C1"/>
    <w:rsid w:val="00102DDC"/>
    <w:rsid w:val="00104EA6"/>
    <w:rsid w:val="00107077"/>
    <w:rsid w:val="00110A65"/>
    <w:rsid w:val="001117B3"/>
    <w:rsid w:val="0011200C"/>
    <w:rsid w:val="00114D28"/>
    <w:rsid w:val="00116617"/>
    <w:rsid w:val="00120B18"/>
    <w:rsid w:val="001272A5"/>
    <w:rsid w:val="0013064B"/>
    <w:rsid w:val="00130D63"/>
    <w:rsid w:val="00130E48"/>
    <w:rsid w:val="001316B7"/>
    <w:rsid w:val="00131797"/>
    <w:rsid w:val="00131CA9"/>
    <w:rsid w:val="001322D5"/>
    <w:rsid w:val="001356BD"/>
    <w:rsid w:val="00137434"/>
    <w:rsid w:val="00140637"/>
    <w:rsid w:val="00145DD3"/>
    <w:rsid w:val="0014646A"/>
    <w:rsid w:val="001472F1"/>
    <w:rsid w:val="00147E37"/>
    <w:rsid w:val="00150348"/>
    <w:rsid w:val="00151A88"/>
    <w:rsid w:val="001539C5"/>
    <w:rsid w:val="00156656"/>
    <w:rsid w:val="001604B3"/>
    <w:rsid w:val="00161AEE"/>
    <w:rsid w:val="001625BC"/>
    <w:rsid w:val="001636FE"/>
    <w:rsid w:val="001706D4"/>
    <w:rsid w:val="00170E98"/>
    <w:rsid w:val="00171065"/>
    <w:rsid w:val="001725F9"/>
    <w:rsid w:val="00174D47"/>
    <w:rsid w:val="00175665"/>
    <w:rsid w:val="0017658B"/>
    <w:rsid w:val="00176AB1"/>
    <w:rsid w:val="0018320A"/>
    <w:rsid w:val="001859D5"/>
    <w:rsid w:val="001864E7"/>
    <w:rsid w:val="0018733A"/>
    <w:rsid w:val="00187E33"/>
    <w:rsid w:val="001911C3"/>
    <w:rsid w:val="001929F4"/>
    <w:rsid w:val="001936E6"/>
    <w:rsid w:val="00193955"/>
    <w:rsid w:val="00194CE6"/>
    <w:rsid w:val="001961B7"/>
    <w:rsid w:val="0019698A"/>
    <w:rsid w:val="00197EEF"/>
    <w:rsid w:val="001A05B4"/>
    <w:rsid w:val="001A0C3D"/>
    <w:rsid w:val="001A2D8C"/>
    <w:rsid w:val="001A39D3"/>
    <w:rsid w:val="001A4473"/>
    <w:rsid w:val="001A6762"/>
    <w:rsid w:val="001A6D8A"/>
    <w:rsid w:val="001A7604"/>
    <w:rsid w:val="001B03CE"/>
    <w:rsid w:val="001B2543"/>
    <w:rsid w:val="001B3AAB"/>
    <w:rsid w:val="001B419A"/>
    <w:rsid w:val="001C231E"/>
    <w:rsid w:val="001C4554"/>
    <w:rsid w:val="001D07C4"/>
    <w:rsid w:val="001D1884"/>
    <w:rsid w:val="001D220C"/>
    <w:rsid w:val="001D2926"/>
    <w:rsid w:val="001D2AA9"/>
    <w:rsid w:val="001D52AA"/>
    <w:rsid w:val="001E09F3"/>
    <w:rsid w:val="001E0E77"/>
    <w:rsid w:val="001E1305"/>
    <w:rsid w:val="001E1756"/>
    <w:rsid w:val="001E1858"/>
    <w:rsid w:val="001E2F6F"/>
    <w:rsid w:val="001E4687"/>
    <w:rsid w:val="001E6819"/>
    <w:rsid w:val="001E7895"/>
    <w:rsid w:val="001E7DB0"/>
    <w:rsid w:val="001F07DB"/>
    <w:rsid w:val="001F223F"/>
    <w:rsid w:val="001F2D6C"/>
    <w:rsid w:val="001F2E72"/>
    <w:rsid w:val="001F4C8B"/>
    <w:rsid w:val="001F612D"/>
    <w:rsid w:val="001F6402"/>
    <w:rsid w:val="00201A2F"/>
    <w:rsid w:val="00201E7A"/>
    <w:rsid w:val="00202098"/>
    <w:rsid w:val="0020213C"/>
    <w:rsid w:val="002035C6"/>
    <w:rsid w:val="00203EA9"/>
    <w:rsid w:val="002041CD"/>
    <w:rsid w:val="00204789"/>
    <w:rsid w:val="00204AC8"/>
    <w:rsid w:val="00206C4F"/>
    <w:rsid w:val="00211CA4"/>
    <w:rsid w:val="00211FB7"/>
    <w:rsid w:val="0021486A"/>
    <w:rsid w:val="002164DF"/>
    <w:rsid w:val="00217D12"/>
    <w:rsid w:val="00220F3D"/>
    <w:rsid w:val="00221110"/>
    <w:rsid w:val="00221D4C"/>
    <w:rsid w:val="00222037"/>
    <w:rsid w:val="002220A8"/>
    <w:rsid w:val="002246B0"/>
    <w:rsid w:val="0022567D"/>
    <w:rsid w:val="0022686C"/>
    <w:rsid w:val="00231213"/>
    <w:rsid w:val="002342C6"/>
    <w:rsid w:val="002356D1"/>
    <w:rsid w:val="00235D60"/>
    <w:rsid w:val="002362FA"/>
    <w:rsid w:val="002364B5"/>
    <w:rsid w:val="00236B19"/>
    <w:rsid w:val="00236CD7"/>
    <w:rsid w:val="00242137"/>
    <w:rsid w:val="0024483B"/>
    <w:rsid w:val="0024547E"/>
    <w:rsid w:val="00247289"/>
    <w:rsid w:val="0024783E"/>
    <w:rsid w:val="002511AD"/>
    <w:rsid w:val="00253360"/>
    <w:rsid w:val="0025363B"/>
    <w:rsid w:val="00254ECD"/>
    <w:rsid w:val="002553E3"/>
    <w:rsid w:val="00255F67"/>
    <w:rsid w:val="002609A8"/>
    <w:rsid w:val="00260A99"/>
    <w:rsid w:val="00262FD5"/>
    <w:rsid w:val="00266D5A"/>
    <w:rsid w:val="00271BDD"/>
    <w:rsid w:val="0027293D"/>
    <w:rsid w:val="0027462D"/>
    <w:rsid w:val="00275493"/>
    <w:rsid w:val="002764CE"/>
    <w:rsid w:val="00276770"/>
    <w:rsid w:val="0028139D"/>
    <w:rsid w:val="00281619"/>
    <w:rsid w:val="00282248"/>
    <w:rsid w:val="0028455A"/>
    <w:rsid w:val="0028592C"/>
    <w:rsid w:val="002877A5"/>
    <w:rsid w:val="00287C92"/>
    <w:rsid w:val="00287D15"/>
    <w:rsid w:val="0029051E"/>
    <w:rsid w:val="00290775"/>
    <w:rsid w:val="00290E24"/>
    <w:rsid w:val="00291A00"/>
    <w:rsid w:val="00294371"/>
    <w:rsid w:val="002944F3"/>
    <w:rsid w:val="00294E8A"/>
    <w:rsid w:val="0029718A"/>
    <w:rsid w:val="0029798D"/>
    <w:rsid w:val="002A128E"/>
    <w:rsid w:val="002A1886"/>
    <w:rsid w:val="002A2685"/>
    <w:rsid w:val="002A5FE9"/>
    <w:rsid w:val="002B219B"/>
    <w:rsid w:val="002B6200"/>
    <w:rsid w:val="002B7908"/>
    <w:rsid w:val="002B7D2A"/>
    <w:rsid w:val="002C0726"/>
    <w:rsid w:val="002C3F27"/>
    <w:rsid w:val="002C5C64"/>
    <w:rsid w:val="002C630F"/>
    <w:rsid w:val="002C63F3"/>
    <w:rsid w:val="002C7917"/>
    <w:rsid w:val="002C7CC8"/>
    <w:rsid w:val="002D093C"/>
    <w:rsid w:val="002D0B08"/>
    <w:rsid w:val="002D16AA"/>
    <w:rsid w:val="002D2FF0"/>
    <w:rsid w:val="002D3BE6"/>
    <w:rsid w:val="002D5047"/>
    <w:rsid w:val="002D5A80"/>
    <w:rsid w:val="002D61E4"/>
    <w:rsid w:val="002D71BA"/>
    <w:rsid w:val="002E1A21"/>
    <w:rsid w:val="002E3CE6"/>
    <w:rsid w:val="002E3ECF"/>
    <w:rsid w:val="002E5D62"/>
    <w:rsid w:val="002E64B7"/>
    <w:rsid w:val="002E7A35"/>
    <w:rsid w:val="002F0DAB"/>
    <w:rsid w:val="002F1CA6"/>
    <w:rsid w:val="002F2A87"/>
    <w:rsid w:val="002F355B"/>
    <w:rsid w:val="002F3A59"/>
    <w:rsid w:val="002F4CD5"/>
    <w:rsid w:val="002F6FEB"/>
    <w:rsid w:val="002F7A13"/>
    <w:rsid w:val="003002F0"/>
    <w:rsid w:val="00300CC0"/>
    <w:rsid w:val="003029F3"/>
    <w:rsid w:val="00303962"/>
    <w:rsid w:val="00303CA4"/>
    <w:rsid w:val="0030456D"/>
    <w:rsid w:val="0030504F"/>
    <w:rsid w:val="0030547A"/>
    <w:rsid w:val="003068E0"/>
    <w:rsid w:val="00307113"/>
    <w:rsid w:val="00307DE8"/>
    <w:rsid w:val="00310566"/>
    <w:rsid w:val="00310D5F"/>
    <w:rsid w:val="0031131F"/>
    <w:rsid w:val="00312BAB"/>
    <w:rsid w:val="0031380B"/>
    <w:rsid w:val="003166A2"/>
    <w:rsid w:val="00321308"/>
    <w:rsid w:val="00321B1B"/>
    <w:rsid w:val="003226B4"/>
    <w:rsid w:val="00322AE3"/>
    <w:rsid w:val="00322C28"/>
    <w:rsid w:val="003233F9"/>
    <w:rsid w:val="00325399"/>
    <w:rsid w:val="0032556C"/>
    <w:rsid w:val="003272BC"/>
    <w:rsid w:val="0032778C"/>
    <w:rsid w:val="00330A1F"/>
    <w:rsid w:val="00330E5A"/>
    <w:rsid w:val="0033128A"/>
    <w:rsid w:val="00333D49"/>
    <w:rsid w:val="00336EE8"/>
    <w:rsid w:val="003371CC"/>
    <w:rsid w:val="0033792F"/>
    <w:rsid w:val="00337A53"/>
    <w:rsid w:val="00337FFD"/>
    <w:rsid w:val="00340C7C"/>
    <w:rsid w:val="00342E73"/>
    <w:rsid w:val="00343453"/>
    <w:rsid w:val="003440FA"/>
    <w:rsid w:val="00344836"/>
    <w:rsid w:val="00344DF6"/>
    <w:rsid w:val="00347CC5"/>
    <w:rsid w:val="00350747"/>
    <w:rsid w:val="003519BC"/>
    <w:rsid w:val="00351FC7"/>
    <w:rsid w:val="00352767"/>
    <w:rsid w:val="003527C3"/>
    <w:rsid w:val="0035298E"/>
    <w:rsid w:val="00354435"/>
    <w:rsid w:val="003556C5"/>
    <w:rsid w:val="00355EE1"/>
    <w:rsid w:val="00357E80"/>
    <w:rsid w:val="003613EC"/>
    <w:rsid w:val="003617EB"/>
    <w:rsid w:val="00362A73"/>
    <w:rsid w:val="003637A5"/>
    <w:rsid w:val="003649E9"/>
    <w:rsid w:val="00364E95"/>
    <w:rsid w:val="003667DD"/>
    <w:rsid w:val="00370440"/>
    <w:rsid w:val="003712E6"/>
    <w:rsid w:val="00372354"/>
    <w:rsid w:val="003723E2"/>
    <w:rsid w:val="0037369D"/>
    <w:rsid w:val="00373B6C"/>
    <w:rsid w:val="00375628"/>
    <w:rsid w:val="00377400"/>
    <w:rsid w:val="00377501"/>
    <w:rsid w:val="00381BFB"/>
    <w:rsid w:val="00381C7E"/>
    <w:rsid w:val="00382BC9"/>
    <w:rsid w:val="00382C9C"/>
    <w:rsid w:val="00390306"/>
    <w:rsid w:val="00390774"/>
    <w:rsid w:val="00391523"/>
    <w:rsid w:val="00391693"/>
    <w:rsid w:val="00391705"/>
    <w:rsid w:val="0039190B"/>
    <w:rsid w:val="0039236A"/>
    <w:rsid w:val="00393141"/>
    <w:rsid w:val="00393EE3"/>
    <w:rsid w:val="003949A2"/>
    <w:rsid w:val="00395E70"/>
    <w:rsid w:val="00396980"/>
    <w:rsid w:val="0039722F"/>
    <w:rsid w:val="003A175A"/>
    <w:rsid w:val="003A1CC5"/>
    <w:rsid w:val="003A4EE2"/>
    <w:rsid w:val="003A5FC8"/>
    <w:rsid w:val="003A67D1"/>
    <w:rsid w:val="003B0B88"/>
    <w:rsid w:val="003B313D"/>
    <w:rsid w:val="003B3E95"/>
    <w:rsid w:val="003B44EB"/>
    <w:rsid w:val="003B5806"/>
    <w:rsid w:val="003B59B3"/>
    <w:rsid w:val="003B7881"/>
    <w:rsid w:val="003B7C4A"/>
    <w:rsid w:val="003C16D4"/>
    <w:rsid w:val="003C563D"/>
    <w:rsid w:val="003C6B4E"/>
    <w:rsid w:val="003C6D34"/>
    <w:rsid w:val="003C6F9A"/>
    <w:rsid w:val="003D02C4"/>
    <w:rsid w:val="003D17AA"/>
    <w:rsid w:val="003D2013"/>
    <w:rsid w:val="003D2951"/>
    <w:rsid w:val="003D5407"/>
    <w:rsid w:val="003D785E"/>
    <w:rsid w:val="003E144D"/>
    <w:rsid w:val="003E204D"/>
    <w:rsid w:val="003E2185"/>
    <w:rsid w:val="003E4FFC"/>
    <w:rsid w:val="003E7F32"/>
    <w:rsid w:val="003F0591"/>
    <w:rsid w:val="003F414E"/>
    <w:rsid w:val="003F5F39"/>
    <w:rsid w:val="003F6075"/>
    <w:rsid w:val="003F61E5"/>
    <w:rsid w:val="00402AE5"/>
    <w:rsid w:val="00404287"/>
    <w:rsid w:val="00404B6B"/>
    <w:rsid w:val="00404CEC"/>
    <w:rsid w:val="00406934"/>
    <w:rsid w:val="004078AE"/>
    <w:rsid w:val="00412F11"/>
    <w:rsid w:val="00414654"/>
    <w:rsid w:val="00415D42"/>
    <w:rsid w:val="004167DA"/>
    <w:rsid w:val="00417084"/>
    <w:rsid w:val="00417AC4"/>
    <w:rsid w:val="00420A8F"/>
    <w:rsid w:val="0042107D"/>
    <w:rsid w:val="0042119A"/>
    <w:rsid w:val="00422B84"/>
    <w:rsid w:val="0042415B"/>
    <w:rsid w:val="004300BE"/>
    <w:rsid w:val="00430DAE"/>
    <w:rsid w:val="0043121A"/>
    <w:rsid w:val="004326D3"/>
    <w:rsid w:val="00433870"/>
    <w:rsid w:val="00433DDC"/>
    <w:rsid w:val="00435203"/>
    <w:rsid w:val="00437154"/>
    <w:rsid w:val="0044024F"/>
    <w:rsid w:val="00441A31"/>
    <w:rsid w:val="004436BD"/>
    <w:rsid w:val="00444251"/>
    <w:rsid w:val="00445CD1"/>
    <w:rsid w:val="00446C7C"/>
    <w:rsid w:val="004478E7"/>
    <w:rsid w:val="00447DD8"/>
    <w:rsid w:val="00451300"/>
    <w:rsid w:val="00451544"/>
    <w:rsid w:val="0045358E"/>
    <w:rsid w:val="00454527"/>
    <w:rsid w:val="00454626"/>
    <w:rsid w:val="004556EF"/>
    <w:rsid w:val="004603D6"/>
    <w:rsid w:val="00463517"/>
    <w:rsid w:val="00464D8C"/>
    <w:rsid w:val="00464E03"/>
    <w:rsid w:val="00467C46"/>
    <w:rsid w:val="00470119"/>
    <w:rsid w:val="004708F7"/>
    <w:rsid w:val="00470F35"/>
    <w:rsid w:val="00472C45"/>
    <w:rsid w:val="004736EC"/>
    <w:rsid w:val="00475B2E"/>
    <w:rsid w:val="0047656C"/>
    <w:rsid w:val="00476E1F"/>
    <w:rsid w:val="004802E7"/>
    <w:rsid w:val="0048094A"/>
    <w:rsid w:val="00480CCE"/>
    <w:rsid w:val="00480F6A"/>
    <w:rsid w:val="004815AF"/>
    <w:rsid w:val="00481C33"/>
    <w:rsid w:val="004839F5"/>
    <w:rsid w:val="00483C20"/>
    <w:rsid w:val="004863F4"/>
    <w:rsid w:val="004911A7"/>
    <w:rsid w:val="00493777"/>
    <w:rsid w:val="004937F8"/>
    <w:rsid w:val="0049504C"/>
    <w:rsid w:val="004A6564"/>
    <w:rsid w:val="004A7A76"/>
    <w:rsid w:val="004A7E77"/>
    <w:rsid w:val="004B06DD"/>
    <w:rsid w:val="004B123E"/>
    <w:rsid w:val="004B19C7"/>
    <w:rsid w:val="004B2421"/>
    <w:rsid w:val="004B2A48"/>
    <w:rsid w:val="004B38F5"/>
    <w:rsid w:val="004B3AF4"/>
    <w:rsid w:val="004B53DB"/>
    <w:rsid w:val="004B5E26"/>
    <w:rsid w:val="004B5FA2"/>
    <w:rsid w:val="004B6C60"/>
    <w:rsid w:val="004C0162"/>
    <w:rsid w:val="004C15DC"/>
    <w:rsid w:val="004C172B"/>
    <w:rsid w:val="004C31C6"/>
    <w:rsid w:val="004C51E8"/>
    <w:rsid w:val="004C6392"/>
    <w:rsid w:val="004D1334"/>
    <w:rsid w:val="004D2521"/>
    <w:rsid w:val="004D2D5E"/>
    <w:rsid w:val="004D349C"/>
    <w:rsid w:val="004D4330"/>
    <w:rsid w:val="004D4885"/>
    <w:rsid w:val="004D54F5"/>
    <w:rsid w:val="004E0418"/>
    <w:rsid w:val="004E19E5"/>
    <w:rsid w:val="004E2DE4"/>
    <w:rsid w:val="004E41DC"/>
    <w:rsid w:val="004E4D82"/>
    <w:rsid w:val="004E601F"/>
    <w:rsid w:val="004E68BC"/>
    <w:rsid w:val="004E6D53"/>
    <w:rsid w:val="004E7F3D"/>
    <w:rsid w:val="004F0021"/>
    <w:rsid w:val="004F3D1A"/>
    <w:rsid w:val="004F420C"/>
    <w:rsid w:val="004F44AF"/>
    <w:rsid w:val="004F4973"/>
    <w:rsid w:val="004F7D61"/>
    <w:rsid w:val="004F7FA8"/>
    <w:rsid w:val="0050401C"/>
    <w:rsid w:val="005045B2"/>
    <w:rsid w:val="00504704"/>
    <w:rsid w:val="0050536B"/>
    <w:rsid w:val="00506361"/>
    <w:rsid w:val="0050644F"/>
    <w:rsid w:val="00511610"/>
    <w:rsid w:val="00511711"/>
    <w:rsid w:val="00511999"/>
    <w:rsid w:val="00511C1A"/>
    <w:rsid w:val="005123A5"/>
    <w:rsid w:val="005140B4"/>
    <w:rsid w:val="005140CD"/>
    <w:rsid w:val="005160EC"/>
    <w:rsid w:val="00516CEB"/>
    <w:rsid w:val="00517D25"/>
    <w:rsid w:val="00517F9C"/>
    <w:rsid w:val="00520202"/>
    <w:rsid w:val="0052419C"/>
    <w:rsid w:val="005255AC"/>
    <w:rsid w:val="005260D5"/>
    <w:rsid w:val="0052617E"/>
    <w:rsid w:val="00526600"/>
    <w:rsid w:val="00526E5C"/>
    <w:rsid w:val="005330D6"/>
    <w:rsid w:val="00535882"/>
    <w:rsid w:val="00535AD1"/>
    <w:rsid w:val="00536176"/>
    <w:rsid w:val="00536D8E"/>
    <w:rsid w:val="005432E1"/>
    <w:rsid w:val="00544D22"/>
    <w:rsid w:val="00546591"/>
    <w:rsid w:val="005472D1"/>
    <w:rsid w:val="00550E74"/>
    <w:rsid w:val="0055376F"/>
    <w:rsid w:val="00553994"/>
    <w:rsid w:val="00553E95"/>
    <w:rsid w:val="00556C1C"/>
    <w:rsid w:val="00560ED5"/>
    <w:rsid w:val="00561206"/>
    <w:rsid w:val="00562512"/>
    <w:rsid w:val="00562C88"/>
    <w:rsid w:val="00564B5F"/>
    <w:rsid w:val="00564F6D"/>
    <w:rsid w:val="005653D8"/>
    <w:rsid w:val="0057133E"/>
    <w:rsid w:val="00571A4A"/>
    <w:rsid w:val="00573142"/>
    <w:rsid w:val="00575062"/>
    <w:rsid w:val="00576CB2"/>
    <w:rsid w:val="0058031B"/>
    <w:rsid w:val="00581AB5"/>
    <w:rsid w:val="005839FF"/>
    <w:rsid w:val="00583B9F"/>
    <w:rsid w:val="005867F5"/>
    <w:rsid w:val="00590A17"/>
    <w:rsid w:val="00591D82"/>
    <w:rsid w:val="005924C8"/>
    <w:rsid w:val="005935F4"/>
    <w:rsid w:val="005946B4"/>
    <w:rsid w:val="00595AAF"/>
    <w:rsid w:val="00597D8B"/>
    <w:rsid w:val="005A0CA0"/>
    <w:rsid w:val="005A11B1"/>
    <w:rsid w:val="005A312A"/>
    <w:rsid w:val="005A3C54"/>
    <w:rsid w:val="005A46A3"/>
    <w:rsid w:val="005A4ABA"/>
    <w:rsid w:val="005A5380"/>
    <w:rsid w:val="005A581F"/>
    <w:rsid w:val="005B00B7"/>
    <w:rsid w:val="005B23D9"/>
    <w:rsid w:val="005B2DE1"/>
    <w:rsid w:val="005B3825"/>
    <w:rsid w:val="005B6197"/>
    <w:rsid w:val="005B6EE7"/>
    <w:rsid w:val="005B7CBE"/>
    <w:rsid w:val="005C0616"/>
    <w:rsid w:val="005C115B"/>
    <w:rsid w:val="005C259B"/>
    <w:rsid w:val="005C3780"/>
    <w:rsid w:val="005C45EA"/>
    <w:rsid w:val="005C4864"/>
    <w:rsid w:val="005C7576"/>
    <w:rsid w:val="005C75FD"/>
    <w:rsid w:val="005D2361"/>
    <w:rsid w:val="005D2E05"/>
    <w:rsid w:val="005D3617"/>
    <w:rsid w:val="005D45F5"/>
    <w:rsid w:val="005D5124"/>
    <w:rsid w:val="005D5472"/>
    <w:rsid w:val="005D74DD"/>
    <w:rsid w:val="005D7D97"/>
    <w:rsid w:val="005E0283"/>
    <w:rsid w:val="005E0FBC"/>
    <w:rsid w:val="005E132F"/>
    <w:rsid w:val="005E1DE0"/>
    <w:rsid w:val="005E1EE2"/>
    <w:rsid w:val="005E2244"/>
    <w:rsid w:val="005E5F03"/>
    <w:rsid w:val="005E6092"/>
    <w:rsid w:val="005E70DF"/>
    <w:rsid w:val="005E7E10"/>
    <w:rsid w:val="005F4B1A"/>
    <w:rsid w:val="005F4B4E"/>
    <w:rsid w:val="005F5889"/>
    <w:rsid w:val="005F69E7"/>
    <w:rsid w:val="005F6B8F"/>
    <w:rsid w:val="005F796F"/>
    <w:rsid w:val="00601E04"/>
    <w:rsid w:val="006022D3"/>
    <w:rsid w:val="00603A89"/>
    <w:rsid w:val="00603D88"/>
    <w:rsid w:val="00607181"/>
    <w:rsid w:val="0061099E"/>
    <w:rsid w:val="00613669"/>
    <w:rsid w:val="006136EF"/>
    <w:rsid w:val="006156B6"/>
    <w:rsid w:val="00615DBC"/>
    <w:rsid w:val="00620057"/>
    <w:rsid w:val="00622529"/>
    <w:rsid w:val="006252BA"/>
    <w:rsid w:val="0062562B"/>
    <w:rsid w:val="00627409"/>
    <w:rsid w:val="0063164F"/>
    <w:rsid w:val="006321A1"/>
    <w:rsid w:val="006321F7"/>
    <w:rsid w:val="0063264B"/>
    <w:rsid w:val="00632C85"/>
    <w:rsid w:val="00632CE0"/>
    <w:rsid w:val="00633261"/>
    <w:rsid w:val="006346BB"/>
    <w:rsid w:val="0063506D"/>
    <w:rsid w:val="0063564B"/>
    <w:rsid w:val="00635755"/>
    <w:rsid w:val="00636A3A"/>
    <w:rsid w:val="00636B02"/>
    <w:rsid w:val="006411D6"/>
    <w:rsid w:val="00642555"/>
    <w:rsid w:val="00642B23"/>
    <w:rsid w:val="006430F9"/>
    <w:rsid w:val="00644FD5"/>
    <w:rsid w:val="00645D0D"/>
    <w:rsid w:val="0064670F"/>
    <w:rsid w:val="006467FD"/>
    <w:rsid w:val="00646A87"/>
    <w:rsid w:val="00646AD6"/>
    <w:rsid w:val="0064726D"/>
    <w:rsid w:val="00647EEA"/>
    <w:rsid w:val="00651B54"/>
    <w:rsid w:val="0065296D"/>
    <w:rsid w:val="00653F63"/>
    <w:rsid w:val="00660B9E"/>
    <w:rsid w:val="006615D4"/>
    <w:rsid w:val="006616AB"/>
    <w:rsid w:val="006622F9"/>
    <w:rsid w:val="006634C1"/>
    <w:rsid w:val="006635BF"/>
    <w:rsid w:val="006668CB"/>
    <w:rsid w:val="00671409"/>
    <w:rsid w:val="00671FF9"/>
    <w:rsid w:val="00672716"/>
    <w:rsid w:val="00673412"/>
    <w:rsid w:val="00674A55"/>
    <w:rsid w:val="00675334"/>
    <w:rsid w:val="00677F3C"/>
    <w:rsid w:val="0068284C"/>
    <w:rsid w:val="0068299E"/>
    <w:rsid w:val="0068423D"/>
    <w:rsid w:val="00684CB4"/>
    <w:rsid w:val="00684E9D"/>
    <w:rsid w:val="006868AC"/>
    <w:rsid w:val="00690339"/>
    <w:rsid w:val="00691AC0"/>
    <w:rsid w:val="00691D93"/>
    <w:rsid w:val="006929F7"/>
    <w:rsid w:val="00692C74"/>
    <w:rsid w:val="00694436"/>
    <w:rsid w:val="006967C8"/>
    <w:rsid w:val="00696DC8"/>
    <w:rsid w:val="006973CF"/>
    <w:rsid w:val="00697D78"/>
    <w:rsid w:val="006A06AD"/>
    <w:rsid w:val="006A0F81"/>
    <w:rsid w:val="006A128D"/>
    <w:rsid w:val="006A16A5"/>
    <w:rsid w:val="006A1C93"/>
    <w:rsid w:val="006A1EFE"/>
    <w:rsid w:val="006A2C2C"/>
    <w:rsid w:val="006A4858"/>
    <w:rsid w:val="006A6FB3"/>
    <w:rsid w:val="006B1797"/>
    <w:rsid w:val="006B1F90"/>
    <w:rsid w:val="006B3673"/>
    <w:rsid w:val="006B3C51"/>
    <w:rsid w:val="006B3DC6"/>
    <w:rsid w:val="006B3FEF"/>
    <w:rsid w:val="006B5D39"/>
    <w:rsid w:val="006B5F33"/>
    <w:rsid w:val="006C021D"/>
    <w:rsid w:val="006C0637"/>
    <w:rsid w:val="006C1692"/>
    <w:rsid w:val="006C5611"/>
    <w:rsid w:val="006C6830"/>
    <w:rsid w:val="006C6DAF"/>
    <w:rsid w:val="006D075B"/>
    <w:rsid w:val="006D0C60"/>
    <w:rsid w:val="006D163D"/>
    <w:rsid w:val="006D1C58"/>
    <w:rsid w:val="006D24E0"/>
    <w:rsid w:val="006D6CB8"/>
    <w:rsid w:val="006D798B"/>
    <w:rsid w:val="006E0BDF"/>
    <w:rsid w:val="006E1E96"/>
    <w:rsid w:val="006E2052"/>
    <w:rsid w:val="006E2D3B"/>
    <w:rsid w:val="006E3143"/>
    <w:rsid w:val="006E430C"/>
    <w:rsid w:val="006E46D1"/>
    <w:rsid w:val="006E6289"/>
    <w:rsid w:val="006E68BD"/>
    <w:rsid w:val="006E76F6"/>
    <w:rsid w:val="006E7F96"/>
    <w:rsid w:val="006F0092"/>
    <w:rsid w:val="006F085A"/>
    <w:rsid w:val="006F22CB"/>
    <w:rsid w:val="006F2887"/>
    <w:rsid w:val="006F3141"/>
    <w:rsid w:val="006F339C"/>
    <w:rsid w:val="006F381C"/>
    <w:rsid w:val="006F3876"/>
    <w:rsid w:val="006F6E4C"/>
    <w:rsid w:val="006F72B5"/>
    <w:rsid w:val="00700C67"/>
    <w:rsid w:val="00703688"/>
    <w:rsid w:val="0070462A"/>
    <w:rsid w:val="00704AA9"/>
    <w:rsid w:val="00704AB2"/>
    <w:rsid w:val="00705314"/>
    <w:rsid w:val="00707D29"/>
    <w:rsid w:val="00710405"/>
    <w:rsid w:val="007109A0"/>
    <w:rsid w:val="00710E08"/>
    <w:rsid w:val="00711625"/>
    <w:rsid w:val="0071177A"/>
    <w:rsid w:val="00711AA3"/>
    <w:rsid w:val="007122E4"/>
    <w:rsid w:val="007128FC"/>
    <w:rsid w:val="00715855"/>
    <w:rsid w:val="00717CB3"/>
    <w:rsid w:val="00720824"/>
    <w:rsid w:val="0072190A"/>
    <w:rsid w:val="00721C0D"/>
    <w:rsid w:val="00722B2D"/>
    <w:rsid w:val="00723FFC"/>
    <w:rsid w:val="00724058"/>
    <w:rsid w:val="00724604"/>
    <w:rsid w:val="007254C1"/>
    <w:rsid w:val="00725B19"/>
    <w:rsid w:val="00727E34"/>
    <w:rsid w:val="00731F44"/>
    <w:rsid w:val="0073455A"/>
    <w:rsid w:val="00741030"/>
    <w:rsid w:val="00742BFA"/>
    <w:rsid w:val="0074399D"/>
    <w:rsid w:val="00744F58"/>
    <w:rsid w:val="00746C07"/>
    <w:rsid w:val="00747A8E"/>
    <w:rsid w:val="00747CB5"/>
    <w:rsid w:val="00751524"/>
    <w:rsid w:val="00751F00"/>
    <w:rsid w:val="0075364B"/>
    <w:rsid w:val="007555CC"/>
    <w:rsid w:val="00755E63"/>
    <w:rsid w:val="007564EC"/>
    <w:rsid w:val="00756C34"/>
    <w:rsid w:val="007577E4"/>
    <w:rsid w:val="00761E7E"/>
    <w:rsid w:val="007632C4"/>
    <w:rsid w:val="00763438"/>
    <w:rsid w:val="007647F8"/>
    <w:rsid w:val="0076651E"/>
    <w:rsid w:val="00770371"/>
    <w:rsid w:val="007729DC"/>
    <w:rsid w:val="007740A4"/>
    <w:rsid w:val="00776401"/>
    <w:rsid w:val="00780832"/>
    <w:rsid w:val="007808BF"/>
    <w:rsid w:val="007808C6"/>
    <w:rsid w:val="007820BD"/>
    <w:rsid w:val="00783B9F"/>
    <w:rsid w:val="00783E55"/>
    <w:rsid w:val="00784D45"/>
    <w:rsid w:val="00787046"/>
    <w:rsid w:val="0078767E"/>
    <w:rsid w:val="00787E21"/>
    <w:rsid w:val="00790A4B"/>
    <w:rsid w:val="00790D06"/>
    <w:rsid w:val="00791BED"/>
    <w:rsid w:val="007924C5"/>
    <w:rsid w:val="00793BC3"/>
    <w:rsid w:val="007950F9"/>
    <w:rsid w:val="007954C8"/>
    <w:rsid w:val="007A0CED"/>
    <w:rsid w:val="007A2992"/>
    <w:rsid w:val="007A3E39"/>
    <w:rsid w:val="007A5D83"/>
    <w:rsid w:val="007A7DF9"/>
    <w:rsid w:val="007B037D"/>
    <w:rsid w:val="007B1073"/>
    <w:rsid w:val="007B199F"/>
    <w:rsid w:val="007B1E90"/>
    <w:rsid w:val="007B2C7B"/>
    <w:rsid w:val="007B6886"/>
    <w:rsid w:val="007B6DFE"/>
    <w:rsid w:val="007B7BF1"/>
    <w:rsid w:val="007B7E5E"/>
    <w:rsid w:val="007C2DAF"/>
    <w:rsid w:val="007C2E86"/>
    <w:rsid w:val="007C51B0"/>
    <w:rsid w:val="007C5F68"/>
    <w:rsid w:val="007C6BFF"/>
    <w:rsid w:val="007C74B4"/>
    <w:rsid w:val="007D09EC"/>
    <w:rsid w:val="007D1A09"/>
    <w:rsid w:val="007D5137"/>
    <w:rsid w:val="007D534A"/>
    <w:rsid w:val="007D7009"/>
    <w:rsid w:val="007D72A1"/>
    <w:rsid w:val="007D79FE"/>
    <w:rsid w:val="007E1637"/>
    <w:rsid w:val="007E18A0"/>
    <w:rsid w:val="007E22BA"/>
    <w:rsid w:val="007E360F"/>
    <w:rsid w:val="007E4B63"/>
    <w:rsid w:val="007E69F3"/>
    <w:rsid w:val="007E6FE1"/>
    <w:rsid w:val="007F03C9"/>
    <w:rsid w:val="007F1923"/>
    <w:rsid w:val="007F54E0"/>
    <w:rsid w:val="007F62EE"/>
    <w:rsid w:val="007F6CAE"/>
    <w:rsid w:val="00801983"/>
    <w:rsid w:val="00802795"/>
    <w:rsid w:val="00802D2A"/>
    <w:rsid w:val="008034C6"/>
    <w:rsid w:val="00806E61"/>
    <w:rsid w:val="00807388"/>
    <w:rsid w:val="008075A3"/>
    <w:rsid w:val="0080780C"/>
    <w:rsid w:val="008102E0"/>
    <w:rsid w:val="008104F7"/>
    <w:rsid w:val="008109AA"/>
    <w:rsid w:val="0081311F"/>
    <w:rsid w:val="00813CE8"/>
    <w:rsid w:val="00816F04"/>
    <w:rsid w:val="008173EC"/>
    <w:rsid w:val="0081743E"/>
    <w:rsid w:val="0081782E"/>
    <w:rsid w:val="00817E26"/>
    <w:rsid w:val="00817FF9"/>
    <w:rsid w:val="00820298"/>
    <w:rsid w:val="00820DD8"/>
    <w:rsid w:val="0082279E"/>
    <w:rsid w:val="00822B0D"/>
    <w:rsid w:val="00823220"/>
    <w:rsid w:val="008258E0"/>
    <w:rsid w:val="00827AEA"/>
    <w:rsid w:val="00827C8F"/>
    <w:rsid w:val="00831F94"/>
    <w:rsid w:val="008327BC"/>
    <w:rsid w:val="00834AEC"/>
    <w:rsid w:val="008364D5"/>
    <w:rsid w:val="00843026"/>
    <w:rsid w:val="00843360"/>
    <w:rsid w:val="008441EC"/>
    <w:rsid w:val="00851AD8"/>
    <w:rsid w:val="00851AED"/>
    <w:rsid w:val="00853D14"/>
    <w:rsid w:val="00854AEC"/>
    <w:rsid w:val="00854C53"/>
    <w:rsid w:val="0085570A"/>
    <w:rsid w:val="008566A9"/>
    <w:rsid w:val="00857DC7"/>
    <w:rsid w:val="0086101B"/>
    <w:rsid w:val="00861DA1"/>
    <w:rsid w:val="008632CC"/>
    <w:rsid w:val="00864825"/>
    <w:rsid w:val="00865613"/>
    <w:rsid w:val="008656B8"/>
    <w:rsid w:val="0086600D"/>
    <w:rsid w:val="008672D1"/>
    <w:rsid w:val="00867E22"/>
    <w:rsid w:val="00870AB8"/>
    <w:rsid w:val="008727D0"/>
    <w:rsid w:val="008733AC"/>
    <w:rsid w:val="008739E0"/>
    <w:rsid w:val="008744DC"/>
    <w:rsid w:val="00874E8F"/>
    <w:rsid w:val="008750F2"/>
    <w:rsid w:val="008760AD"/>
    <w:rsid w:val="008774A6"/>
    <w:rsid w:val="00880016"/>
    <w:rsid w:val="00881142"/>
    <w:rsid w:val="0088194C"/>
    <w:rsid w:val="0088259B"/>
    <w:rsid w:val="00884C98"/>
    <w:rsid w:val="0088598D"/>
    <w:rsid w:val="00885C30"/>
    <w:rsid w:val="00890D8C"/>
    <w:rsid w:val="00895DA9"/>
    <w:rsid w:val="008A0F9A"/>
    <w:rsid w:val="008A1E2E"/>
    <w:rsid w:val="008A20CB"/>
    <w:rsid w:val="008A3A68"/>
    <w:rsid w:val="008A400A"/>
    <w:rsid w:val="008A43BE"/>
    <w:rsid w:val="008A4B96"/>
    <w:rsid w:val="008A587F"/>
    <w:rsid w:val="008A6C27"/>
    <w:rsid w:val="008B27A1"/>
    <w:rsid w:val="008B2E12"/>
    <w:rsid w:val="008B2FAF"/>
    <w:rsid w:val="008B3748"/>
    <w:rsid w:val="008B3E4F"/>
    <w:rsid w:val="008B5338"/>
    <w:rsid w:val="008B6068"/>
    <w:rsid w:val="008B627A"/>
    <w:rsid w:val="008B67E4"/>
    <w:rsid w:val="008B7A0F"/>
    <w:rsid w:val="008C22D3"/>
    <w:rsid w:val="008C48C5"/>
    <w:rsid w:val="008C4B37"/>
    <w:rsid w:val="008C59C1"/>
    <w:rsid w:val="008D0A50"/>
    <w:rsid w:val="008D169B"/>
    <w:rsid w:val="008D1BE5"/>
    <w:rsid w:val="008D316B"/>
    <w:rsid w:val="008D4CB7"/>
    <w:rsid w:val="008D646A"/>
    <w:rsid w:val="008D65B8"/>
    <w:rsid w:val="008D72F2"/>
    <w:rsid w:val="008E2CD9"/>
    <w:rsid w:val="008E382C"/>
    <w:rsid w:val="008E4365"/>
    <w:rsid w:val="008E4C56"/>
    <w:rsid w:val="008E4F5B"/>
    <w:rsid w:val="008E6F7B"/>
    <w:rsid w:val="008F27BF"/>
    <w:rsid w:val="008F3BE0"/>
    <w:rsid w:val="008F4591"/>
    <w:rsid w:val="008F48CE"/>
    <w:rsid w:val="008F5C84"/>
    <w:rsid w:val="008F6998"/>
    <w:rsid w:val="008F6BB0"/>
    <w:rsid w:val="008F6C93"/>
    <w:rsid w:val="008F6D26"/>
    <w:rsid w:val="00900588"/>
    <w:rsid w:val="00900CA2"/>
    <w:rsid w:val="00901471"/>
    <w:rsid w:val="00903412"/>
    <w:rsid w:val="009045BB"/>
    <w:rsid w:val="0090527A"/>
    <w:rsid w:val="00905D12"/>
    <w:rsid w:val="00906182"/>
    <w:rsid w:val="00907A8A"/>
    <w:rsid w:val="00907E3D"/>
    <w:rsid w:val="009114C3"/>
    <w:rsid w:val="00912169"/>
    <w:rsid w:val="0091257A"/>
    <w:rsid w:val="00915C9C"/>
    <w:rsid w:val="00916F62"/>
    <w:rsid w:val="009175DA"/>
    <w:rsid w:val="00917A05"/>
    <w:rsid w:val="009227BC"/>
    <w:rsid w:val="0092324C"/>
    <w:rsid w:val="009237C9"/>
    <w:rsid w:val="009274A3"/>
    <w:rsid w:val="00930C3E"/>
    <w:rsid w:val="009314F3"/>
    <w:rsid w:val="009334E6"/>
    <w:rsid w:val="0093356D"/>
    <w:rsid w:val="00933B80"/>
    <w:rsid w:val="00933CE0"/>
    <w:rsid w:val="009341BA"/>
    <w:rsid w:val="00934316"/>
    <w:rsid w:val="00934817"/>
    <w:rsid w:val="00936714"/>
    <w:rsid w:val="0093676B"/>
    <w:rsid w:val="00936C62"/>
    <w:rsid w:val="00940E00"/>
    <w:rsid w:val="00944B3D"/>
    <w:rsid w:val="00944C4B"/>
    <w:rsid w:val="00946412"/>
    <w:rsid w:val="009465E2"/>
    <w:rsid w:val="00947006"/>
    <w:rsid w:val="009473E6"/>
    <w:rsid w:val="009476C3"/>
    <w:rsid w:val="0095150B"/>
    <w:rsid w:val="0095188B"/>
    <w:rsid w:val="009538FE"/>
    <w:rsid w:val="00953E9B"/>
    <w:rsid w:val="00954743"/>
    <w:rsid w:val="009549B1"/>
    <w:rsid w:val="00954B97"/>
    <w:rsid w:val="00955A10"/>
    <w:rsid w:val="009567CC"/>
    <w:rsid w:val="00961396"/>
    <w:rsid w:val="0096246D"/>
    <w:rsid w:val="009625B3"/>
    <w:rsid w:val="0097222D"/>
    <w:rsid w:val="009736C5"/>
    <w:rsid w:val="00973C28"/>
    <w:rsid w:val="00974BF6"/>
    <w:rsid w:val="009750DE"/>
    <w:rsid w:val="0097603B"/>
    <w:rsid w:val="00976660"/>
    <w:rsid w:val="00977B6D"/>
    <w:rsid w:val="00981083"/>
    <w:rsid w:val="00981910"/>
    <w:rsid w:val="0098304F"/>
    <w:rsid w:val="009863D1"/>
    <w:rsid w:val="00992180"/>
    <w:rsid w:val="0099244C"/>
    <w:rsid w:val="009925B8"/>
    <w:rsid w:val="00994BE1"/>
    <w:rsid w:val="00996A32"/>
    <w:rsid w:val="00996CC2"/>
    <w:rsid w:val="00997112"/>
    <w:rsid w:val="009A1C34"/>
    <w:rsid w:val="009A1ED8"/>
    <w:rsid w:val="009A2BF5"/>
    <w:rsid w:val="009A2D0D"/>
    <w:rsid w:val="009A4275"/>
    <w:rsid w:val="009A6838"/>
    <w:rsid w:val="009B0474"/>
    <w:rsid w:val="009B4437"/>
    <w:rsid w:val="009B7155"/>
    <w:rsid w:val="009C038C"/>
    <w:rsid w:val="009C13A8"/>
    <w:rsid w:val="009C3005"/>
    <w:rsid w:val="009C56F6"/>
    <w:rsid w:val="009D2058"/>
    <w:rsid w:val="009D2992"/>
    <w:rsid w:val="009D2E08"/>
    <w:rsid w:val="009D4454"/>
    <w:rsid w:val="009D6543"/>
    <w:rsid w:val="009D6BE2"/>
    <w:rsid w:val="009E1EE7"/>
    <w:rsid w:val="009E1F9E"/>
    <w:rsid w:val="009E6D9F"/>
    <w:rsid w:val="009E7670"/>
    <w:rsid w:val="009F0216"/>
    <w:rsid w:val="009F0C1D"/>
    <w:rsid w:val="009F1D0E"/>
    <w:rsid w:val="009F3C07"/>
    <w:rsid w:val="009F4326"/>
    <w:rsid w:val="009F487A"/>
    <w:rsid w:val="009F5251"/>
    <w:rsid w:val="009F6B29"/>
    <w:rsid w:val="009F7A00"/>
    <w:rsid w:val="00A008B5"/>
    <w:rsid w:val="00A00F9B"/>
    <w:rsid w:val="00A02B9B"/>
    <w:rsid w:val="00A03460"/>
    <w:rsid w:val="00A03510"/>
    <w:rsid w:val="00A05FF0"/>
    <w:rsid w:val="00A06494"/>
    <w:rsid w:val="00A06777"/>
    <w:rsid w:val="00A07259"/>
    <w:rsid w:val="00A10563"/>
    <w:rsid w:val="00A13F2F"/>
    <w:rsid w:val="00A13F70"/>
    <w:rsid w:val="00A13FAD"/>
    <w:rsid w:val="00A145E3"/>
    <w:rsid w:val="00A14A38"/>
    <w:rsid w:val="00A15981"/>
    <w:rsid w:val="00A16BF7"/>
    <w:rsid w:val="00A213CA"/>
    <w:rsid w:val="00A218EA"/>
    <w:rsid w:val="00A242F0"/>
    <w:rsid w:val="00A24710"/>
    <w:rsid w:val="00A266AB"/>
    <w:rsid w:val="00A26F4B"/>
    <w:rsid w:val="00A31BC1"/>
    <w:rsid w:val="00A342B3"/>
    <w:rsid w:val="00A3474B"/>
    <w:rsid w:val="00A3485D"/>
    <w:rsid w:val="00A362FD"/>
    <w:rsid w:val="00A37F41"/>
    <w:rsid w:val="00A41CE3"/>
    <w:rsid w:val="00A452BA"/>
    <w:rsid w:val="00A47049"/>
    <w:rsid w:val="00A47841"/>
    <w:rsid w:val="00A478A4"/>
    <w:rsid w:val="00A51539"/>
    <w:rsid w:val="00A5193E"/>
    <w:rsid w:val="00A51B4A"/>
    <w:rsid w:val="00A52259"/>
    <w:rsid w:val="00A52562"/>
    <w:rsid w:val="00A54399"/>
    <w:rsid w:val="00A56EB8"/>
    <w:rsid w:val="00A57DB9"/>
    <w:rsid w:val="00A62327"/>
    <w:rsid w:val="00A62637"/>
    <w:rsid w:val="00A6540E"/>
    <w:rsid w:val="00A6614F"/>
    <w:rsid w:val="00A67322"/>
    <w:rsid w:val="00A67C3C"/>
    <w:rsid w:val="00A67E3E"/>
    <w:rsid w:val="00A70033"/>
    <w:rsid w:val="00A70377"/>
    <w:rsid w:val="00A70A29"/>
    <w:rsid w:val="00A71C25"/>
    <w:rsid w:val="00A74687"/>
    <w:rsid w:val="00A76578"/>
    <w:rsid w:val="00A76776"/>
    <w:rsid w:val="00A771D3"/>
    <w:rsid w:val="00A82563"/>
    <w:rsid w:val="00A84238"/>
    <w:rsid w:val="00A86E45"/>
    <w:rsid w:val="00A907E3"/>
    <w:rsid w:val="00A911DC"/>
    <w:rsid w:val="00A9328A"/>
    <w:rsid w:val="00A94DBD"/>
    <w:rsid w:val="00A9642A"/>
    <w:rsid w:val="00A96E2B"/>
    <w:rsid w:val="00A9747F"/>
    <w:rsid w:val="00A979E7"/>
    <w:rsid w:val="00AA051E"/>
    <w:rsid w:val="00AA0BD5"/>
    <w:rsid w:val="00AA2605"/>
    <w:rsid w:val="00AA2D3A"/>
    <w:rsid w:val="00AA2F50"/>
    <w:rsid w:val="00AA3BDF"/>
    <w:rsid w:val="00AA4E05"/>
    <w:rsid w:val="00AA5374"/>
    <w:rsid w:val="00AA70EA"/>
    <w:rsid w:val="00AA780A"/>
    <w:rsid w:val="00AB03D7"/>
    <w:rsid w:val="00AB08BA"/>
    <w:rsid w:val="00AB0DA5"/>
    <w:rsid w:val="00AB2590"/>
    <w:rsid w:val="00AB2954"/>
    <w:rsid w:val="00AB5744"/>
    <w:rsid w:val="00AB5A51"/>
    <w:rsid w:val="00AC0DB5"/>
    <w:rsid w:val="00AC30BA"/>
    <w:rsid w:val="00AC3264"/>
    <w:rsid w:val="00AC3A9F"/>
    <w:rsid w:val="00AC686A"/>
    <w:rsid w:val="00AC7203"/>
    <w:rsid w:val="00AD198C"/>
    <w:rsid w:val="00AD2012"/>
    <w:rsid w:val="00AD3CD4"/>
    <w:rsid w:val="00AD4C32"/>
    <w:rsid w:val="00AD54F6"/>
    <w:rsid w:val="00AD68AF"/>
    <w:rsid w:val="00AE036C"/>
    <w:rsid w:val="00AE108B"/>
    <w:rsid w:val="00AE15E5"/>
    <w:rsid w:val="00AE2990"/>
    <w:rsid w:val="00AE4891"/>
    <w:rsid w:val="00AE5109"/>
    <w:rsid w:val="00AE69E2"/>
    <w:rsid w:val="00AE705C"/>
    <w:rsid w:val="00AF34B0"/>
    <w:rsid w:val="00AF4C07"/>
    <w:rsid w:val="00AF55CF"/>
    <w:rsid w:val="00AF6A20"/>
    <w:rsid w:val="00AF7234"/>
    <w:rsid w:val="00AF7A02"/>
    <w:rsid w:val="00B00DFA"/>
    <w:rsid w:val="00B01D75"/>
    <w:rsid w:val="00B02185"/>
    <w:rsid w:val="00B030AB"/>
    <w:rsid w:val="00B03B86"/>
    <w:rsid w:val="00B069F9"/>
    <w:rsid w:val="00B104B9"/>
    <w:rsid w:val="00B114ED"/>
    <w:rsid w:val="00B1280E"/>
    <w:rsid w:val="00B138FB"/>
    <w:rsid w:val="00B143B5"/>
    <w:rsid w:val="00B14B7C"/>
    <w:rsid w:val="00B14F24"/>
    <w:rsid w:val="00B14F4C"/>
    <w:rsid w:val="00B14FD1"/>
    <w:rsid w:val="00B1507D"/>
    <w:rsid w:val="00B16F78"/>
    <w:rsid w:val="00B21839"/>
    <w:rsid w:val="00B225CD"/>
    <w:rsid w:val="00B2548D"/>
    <w:rsid w:val="00B25519"/>
    <w:rsid w:val="00B27324"/>
    <w:rsid w:val="00B30F61"/>
    <w:rsid w:val="00B33156"/>
    <w:rsid w:val="00B34617"/>
    <w:rsid w:val="00B348E3"/>
    <w:rsid w:val="00B34C73"/>
    <w:rsid w:val="00B366D7"/>
    <w:rsid w:val="00B36B9A"/>
    <w:rsid w:val="00B37B36"/>
    <w:rsid w:val="00B40029"/>
    <w:rsid w:val="00B41458"/>
    <w:rsid w:val="00B46672"/>
    <w:rsid w:val="00B46A2A"/>
    <w:rsid w:val="00B47ADE"/>
    <w:rsid w:val="00B47E09"/>
    <w:rsid w:val="00B51C7C"/>
    <w:rsid w:val="00B52DCC"/>
    <w:rsid w:val="00B54504"/>
    <w:rsid w:val="00B54A2F"/>
    <w:rsid w:val="00B54B9D"/>
    <w:rsid w:val="00B56940"/>
    <w:rsid w:val="00B577A2"/>
    <w:rsid w:val="00B6074A"/>
    <w:rsid w:val="00B63CB4"/>
    <w:rsid w:val="00B70015"/>
    <w:rsid w:val="00B73D0F"/>
    <w:rsid w:val="00B7662D"/>
    <w:rsid w:val="00B775D1"/>
    <w:rsid w:val="00B80BDE"/>
    <w:rsid w:val="00B80F1F"/>
    <w:rsid w:val="00B81427"/>
    <w:rsid w:val="00B84188"/>
    <w:rsid w:val="00B85E80"/>
    <w:rsid w:val="00B85F48"/>
    <w:rsid w:val="00B87A22"/>
    <w:rsid w:val="00B91319"/>
    <w:rsid w:val="00B92095"/>
    <w:rsid w:val="00B922A2"/>
    <w:rsid w:val="00B95497"/>
    <w:rsid w:val="00BA0A4A"/>
    <w:rsid w:val="00BA0B8C"/>
    <w:rsid w:val="00BA1782"/>
    <w:rsid w:val="00BA2D1F"/>
    <w:rsid w:val="00BA5065"/>
    <w:rsid w:val="00BA6137"/>
    <w:rsid w:val="00BA7305"/>
    <w:rsid w:val="00BB0013"/>
    <w:rsid w:val="00BB1962"/>
    <w:rsid w:val="00BB2AC4"/>
    <w:rsid w:val="00BB36A5"/>
    <w:rsid w:val="00BB569F"/>
    <w:rsid w:val="00BC0538"/>
    <w:rsid w:val="00BC1010"/>
    <w:rsid w:val="00BC2499"/>
    <w:rsid w:val="00BC37CB"/>
    <w:rsid w:val="00BC3D93"/>
    <w:rsid w:val="00BC44CD"/>
    <w:rsid w:val="00BC45F7"/>
    <w:rsid w:val="00BD1EA1"/>
    <w:rsid w:val="00BD289A"/>
    <w:rsid w:val="00BD544F"/>
    <w:rsid w:val="00BD5C55"/>
    <w:rsid w:val="00BD6063"/>
    <w:rsid w:val="00BD61F6"/>
    <w:rsid w:val="00BD702A"/>
    <w:rsid w:val="00BE0D87"/>
    <w:rsid w:val="00BE0F61"/>
    <w:rsid w:val="00BE172E"/>
    <w:rsid w:val="00BE1B92"/>
    <w:rsid w:val="00BE205D"/>
    <w:rsid w:val="00BE27AB"/>
    <w:rsid w:val="00BE28F1"/>
    <w:rsid w:val="00BE2D88"/>
    <w:rsid w:val="00BE3974"/>
    <w:rsid w:val="00BE4879"/>
    <w:rsid w:val="00BE5B5B"/>
    <w:rsid w:val="00BE65B5"/>
    <w:rsid w:val="00BE6D38"/>
    <w:rsid w:val="00BF1312"/>
    <w:rsid w:val="00BF3668"/>
    <w:rsid w:val="00BF4798"/>
    <w:rsid w:val="00BF4EAD"/>
    <w:rsid w:val="00BF6DC4"/>
    <w:rsid w:val="00C00359"/>
    <w:rsid w:val="00C00D89"/>
    <w:rsid w:val="00C03BB7"/>
    <w:rsid w:val="00C05A07"/>
    <w:rsid w:val="00C0696D"/>
    <w:rsid w:val="00C077C6"/>
    <w:rsid w:val="00C113FC"/>
    <w:rsid w:val="00C11E83"/>
    <w:rsid w:val="00C12628"/>
    <w:rsid w:val="00C12FC6"/>
    <w:rsid w:val="00C13464"/>
    <w:rsid w:val="00C13BBF"/>
    <w:rsid w:val="00C165CB"/>
    <w:rsid w:val="00C17189"/>
    <w:rsid w:val="00C2052B"/>
    <w:rsid w:val="00C21A72"/>
    <w:rsid w:val="00C21C72"/>
    <w:rsid w:val="00C24B2E"/>
    <w:rsid w:val="00C251AB"/>
    <w:rsid w:val="00C25DB6"/>
    <w:rsid w:val="00C26442"/>
    <w:rsid w:val="00C2673C"/>
    <w:rsid w:val="00C2767E"/>
    <w:rsid w:val="00C30522"/>
    <w:rsid w:val="00C31DE5"/>
    <w:rsid w:val="00C32CDC"/>
    <w:rsid w:val="00C33727"/>
    <w:rsid w:val="00C34CE6"/>
    <w:rsid w:val="00C34D7B"/>
    <w:rsid w:val="00C3650E"/>
    <w:rsid w:val="00C41588"/>
    <w:rsid w:val="00C47177"/>
    <w:rsid w:val="00C4760F"/>
    <w:rsid w:val="00C47D2E"/>
    <w:rsid w:val="00C5203E"/>
    <w:rsid w:val="00C525D8"/>
    <w:rsid w:val="00C53436"/>
    <w:rsid w:val="00C53B81"/>
    <w:rsid w:val="00C54A38"/>
    <w:rsid w:val="00C5563B"/>
    <w:rsid w:val="00C556C0"/>
    <w:rsid w:val="00C57125"/>
    <w:rsid w:val="00C60785"/>
    <w:rsid w:val="00C61BC5"/>
    <w:rsid w:val="00C6202A"/>
    <w:rsid w:val="00C64FCF"/>
    <w:rsid w:val="00C6645C"/>
    <w:rsid w:val="00C66744"/>
    <w:rsid w:val="00C6696D"/>
    <w:rsid w:val="00C66CFF"/>
    <w:rsid w:val="00C70DD9"/>
    <w:rsid w:val="00C721E3"/>
    <w:rsid w:val="00C723A5"/>
    <w:rsid w:val="00C73507"/>
    <w:rsid w:val="00C74047"/>
    <w:rsid w:val="00C74E91"/>
    <w:rsid w:val="00C75F1B"/>
    <w:rsid w:val="00C768C1"/>
    <w:rsid w:val="00C76A2C"/>
    <w:rsid w:val="00C80C52"/>
    <w:rsid w:val="00C80F94"/>
    <w:rsid w:val="00C821AC"/>
    <w:rsid w:val="00C84460"/>
    <w:rsid w:val="00C869BF"/>
    <w:rsid w:val="00C900F4"/>
    <w:rsid w:val="00C90611"/>
    <w:rsid w:val="00C90CB2"/>
    <w:rsid w:val="00C93548"/>
    <w:rsid w:val="00C9520A"/>
    <w:rsid w:val="00C96187"/>
    <w:rsid w:val="00C9643A"/>
    <w:rsid w:val="00CA22AF"/>
    <w:rsid w:val="00CA4F04"/>
    <w:rsid w:val="00CA66A6"/>
    <w:rsid w:val="00CA688C"/>
    <w:rsid w:val="00CA691D"/>
    <w:rsid w:val="00CA729C"/>
    <w:rsid w:val="00CA7533"/>
    <w:rsid w:val="00CA7ABF"/>
    <w:rsid w:val="00CA7E5E"/>
    <w:rsid w:val="00CB112B"/>
    <w:rsid w:val="00CB2F53"/>
    <w:rsid w:val="00CB4390"/>
    <w:rsid w:val="00CC0947"/>
    <w:rsid w:val="00CC1D8F"/>
    <w:rsid w:val="00CC286A"/>
    <w:rsid w:val="00CC31DC"/>
    <w:rsid w:val="00CC41EF"/>
    <w:rsid w:val="00CC4401"/>
    <w:rsid w:val="00CC7E0C"/>
    <w:rsid w:val="00CD114E"/>
    <w:rsid w:val="00CD116E"/>
    <w:rsid w:val="00CD2489"/>
    <w:rsid w:val="00CD31FE"/>
    <w:rsid w:val="00CD3F1E"/>
    <w:rsid w:val="00CD473B"/>
    <w:rsid w:val="00CD535B"/>
    <w:rsid w:val="00CD6244"/>
    <w:rsid w:val="00CD7F56"/>
    <w:rsid w:val="00CE015E"/>
    <w:rsid w:val="00CE09AE"/>
    <w:rsid w:val="00CE28BD"/>
    <w:rsid w:val="00CE70F0"/>
    <w:rsid w:val="00CF03CF"/>
    <w:rsid w:val="00CF09DB"/>
    <w:rsid w:val="00CF282E"/>
    <w:rsid w:val="00CF3300"/>
    <w:rsid w:val="00CF41E7"/>
    <w:rsid w:val="00CF56A5"/>
    <w:rsid w:val="00CF795C"/>
    <w:rsid w:val="00D00433"/>
    <w:rsid w:val="00D015AD"/>
    <w:rsid w:val="00D04CA7"/>
    <w:rsid w:val="00D07B59"/>
    <w:rsid w:val="00D10BA9"/>
    <w:rsid w:val="00D1205D"/>
    <w:rsid w:val="00D13A44"/>
    <w:rsid w:val="00D13C50"/>
    <w:rsid w:val="00D14299"/>
    <w:rsid w:val="00D16837"/>
    <w:rsid w:val="00D17A40"/>
    <w:rsid w:val="00D2336A"/>
    <w:rsid w:val="00D261F7"/>
    <w:rsid w:val="00D2625B"/>
    <w:rsid w:val="00D27372"/>
    <w:rsid w:val="00D278C0"/>
    <w:rsid w:val="00D300B7"/>
    <w:rsid w:val="00D346DD"/>
    <w:rsid w:val="00D34BBC"/>
    <w:rsid w:val="00D34FFD"/>
    <w:rsid w:val="00D35171"/>
    <w:rsid w:val="00D3567B"/>
    <w:rsid w:val="00D37173"/>
    <w:rsid w:val="00D3766E"/>
    <w:rsid w:val="00D4172E"/>
    <w:rsid w:val="00D41C1F"/>
    <w:rsid w:val="00D42A31"/>
    <w:rsid w:val="00D456D4"/>
    <w:rsid w:val="00D521A8"/>
    <w:rsid w:val="00D5371D"/>
    <w:rsid w:val="00D53DF3"/>
    <w:rsid w:val="00D56B73"/>
    <w:rsid w:val="00D607C1"/>
    <w:rsid w:val="00D6171C"/>
    <w:rsid w:val="00D61A08"/>
    <w:rsid w:val="00D62594"/>
    <w:rsid w:val="00D62624"/>
    <w:rsid w:val="00D6311C"/>
    <w:rsid w:val="00D64424"/>
    <w:rsid w:val="00D64435"/>
    <w:rsid w:val="00D6583C"/>
    <w:rsid w:val="00D65CB9"/>
    <w:rsid w:val="00D668C3"/>
    <w:rsid w:val="00D74446"/>
    <w:rsid w:val="00D752EC"/>
    <w:rsid w:val="00D75A10"/>
    <w:rsid w:val="00D75E7E"/>
    <w:rsid w:val="00D765D4"/>
    <w:rsid w:val="00D769C9"/>
    <w:rsid w:val="00D77F3E"/>
    <w:rsid w:val="00D80B3B"/>
    <w:rsid w:val="00D8150D"/>
    <w:rsid w:val="00D841BB"/>
    <w:rsid w:val="00D866DC"/>
    <w:rsid w:val="00D91EC0"/>
    <w:rsid w:val="00D938A2"/>
    <w:rsid w:val="00D94192"/>
    <w:rsid w:val="00DA017D"/>
    <w:rsid w:val="00DA1EC2"/>
    <w:rsid w:val="00DA266E"/>
    <w:rsid w:val="00DA38A8"/>
    <w:rsid w:val="00DA4B8A"/>
    <w:rsid w:val="00DA70C4"/>
    <w:rsid w:val="00DA7E66"/>
    <w:rsid w:val="00DB028F"/>
    <w:rsid w:val="00DB1D37"/>
    <w:rsid w:val="00DB264A"/>
    <w:rsid w:val="00DB3536"/>
    <w:rsid w:val="00DB431B"/>
    <w:rsid w:val="00DB61CB"/>
    <w:rsid w:val="00DB7BA6"/>
    <w:rsid w:val="00DB7F10"/>
    <w:rsid w:val="00DC0FA3"/>
    <w:rsid w:val="00DC2B9D"/>
    <w:rsid w:val="00DC639D"/>
    <w:rsid w:val="00DC6EC7"/>
    <w:rsid w:val="00DC7197"/>
    <w:rsid w:val="00DD201A"/>
    <w:rsid w:val="00DD23C7"/>
    <w:rsid w:val="00DD2D9A"/>
    <w:rsid w:val="00DD644A"/>
    <w:rsid w:val="00DD712E"/>
    <w:rsid w:val="00DD771E"/>
    <w:rsid w:val="00DE0083"/>
    <w:rsid w:val="00DE0704"/>
    <w:rsid w:val="00DE19F2"/>
    <w:rsid w:val="00DF07C4"/>
    <w:rsid w:val="00DF170F"/>
    <w:rsid w:val="00DF1F79"/>
    <w:rsid w:val="00DF385B"/>
    <w:rsid w:val="00E0035B"/>
    <w:rsid w:val="00E0073E"/>
    <w:rsid w:val="00E02B5B"/>
    <w:rsid w:val="00E0608B"/>
    <w:rsid w:val="00E10554"/>
    <w:rsid w:val="00E10831"/>
    <w:rsid w:val="00E14DAF"/>
    <w:rsid w:val="00E15968"/>
    <w:rsid w:val="00E20447"/>
    <w:rsid w:val="00E2071E"/>
    <w:rsid w:val="00E20C74"/>
    <w:rsid w:val="00E24DAE"/>
    <w:rsid w:val="00E25550"/>
    <w:rsid w:val="00E25A5B"/>
    <w:rsid w:val="00E271DF"/>
    <w:rsid w:val="00E3042D"/>
    <w:rsid w:val="00E32D93"/>
    <w:rsid w:val="00E336F6"/>
    <w:rsid w:val="00E355BC"/>
    <w:rsid w:val="00E36295"/>
    <w:rsid w:val="00E36557"/>
    <w:rsid w:val="00E36F5C"/>
    <w:rsid w:val="00E37652"/>
    <w:rsid w:val="00E40F85"/>
    <w:rsid w:val="00E41976"/>
    <w:rsid w:val="00E425C7"/>
    <w:rsid w:val="00E42E1F"/>
    <w:rsid w:val="00E432B1"/>
    <w:rsid w:val="00E439CA"/>
    <w:rsid w:val="00E44267"/>
    <w:rsid w:val="00E463F3"/>
    <w:rsid w:val="00E46A59"/>
    <w:rsid w:val="00E47DB7"/>
    <w:rsid w:val="00E503A4"/>
    <w:rsid w:val="00E50EE4"/>
    <w:rsid w:val="00E5387C"/>
    <w:rsid w:val="00E55070"/>
    <w:rsid w:val="00E56635"/>
    <w:rsid w:val="00E57604"/>
    <w:rsid w:val="00E578E1"/>
    <w:rsid w:val="00E57FD7"/>
    <w:rsid w:val="00E6013F"/>
    <w:rsid w:val="00E650D4"/>
    <w:rsid w:val="00E677FC"/>
    <w:rsid w:val="00E67AB3"/>
    <w:rsid w:val="00E70BC7"/>
    <w:rsid w:val="00E7156B"/>
    <w:rsid w:val="00E728F1"/>
    <w:rsid w:val="00E72ACA"/>
    <w:rsid w:val="00E72CC0"/>
    <w:rsid w:val="00E74998"/>
    <w:rsid w:val="00E75988"/>
    <w:rsid w:val="00E76923"/>
    <w:rsid w:val="00E769FD"/>
    <w:rsid w:val="00E770BC"/>
    <w:rsid w:val="00E77301"/>
    <w:rsid w:val="00E77A20"/>
    <w:rsid w:val="00E814B6"/>
    <w:rsid w:val="00E82828"/>
    <w:rsid w:val="00E8379A"/>
    <w:rsid w:val="00E848C0"/>
    <w:rsid w:val="00E875A7"/>
    <w:rsid w:val="00E87CE4"/>
    <w:rsid w:val="00E906E0"/>
    <w:rsid w:val="00E90BC0"/>
    <w:rsid w:val="00E911F3"/>
    <w:rsid w:val="00E96081"/>
    <w:rsid w:val="00E96293"/>
    <w:rsid w:val="00E9678B"/>
    <w:rsid w:val="00E974B7"/>
    <w:rsid w:val="00EA0577"/>
    <w:rsid w:val="00EA1141"/>
    <w:rsid w:val="00EA172C"/>
    <w:rsid w:val="00EA206F"/>
    <w:rsid w:val="00EA234F"/>
    <w:rsid w:val="00EA335B"/>
    <w:rsid w:val="00EA5269"/>
    <w:rsid w:val="00EA7913"/>
    <w:rsid w:val="00EA7A12"/>
    <w:rsid w:val="00EA7EB9"/>
    <w:rsid w:val="00EB2A8E"/>
    <w:rsid w:val="00EB3FB8"/>
    <w:rsid w:val="00EB610E"/>
    <w:rsid w:val="00EB6865"/>
    <w:rsid w:val="00EB7E53"/>
    <w:rsid w:val="00EC0229"/>
    <w:rsid w:val="00EC2F24"/>
    <w:rsid w:val="00EC3265"/>
    <w:rsid w:val="00EC3974"/>
    <w:rsid w:val="00EC3D4F"/>
    <w:rsid w:val="00ED03BD"/>
    <w:rsid w:val="00ED17AB"/>
    <w:rsid w:val="00ED3387"/>
    <w:rsid w:val="00ED4B1B"/>
    <w:rsid w:val="00EE07FC"/>
    <w:rsid w:val="00EE0DF3"/>
    <w:rsid w:val="00EE2B4B"/>
    <w:rsid w:val="00EE2FA9"/>
    <w:rsid w:val="00EE5037"/>
    <w:rsid w:val="00EF42E7"/>
    <w:rsid w:val="00EF5CB7"/>
    <w:rsid w:val="00EF68EE"/>
    <w:rsid w:val="00EF6AF7"/>
    <w:rsid w:val="00F009BC"/>
    <w:rsid w:val="00F01BE3"/>
    <w:rsid w:val="00F02DB3"/>
    <w:rsid w:val="00F02FD3"/>
    <w:rsid w:val="00F03BD7"/>
    <w:rsid w:val="00F0416F"/>
    <w:rsid w:val="00F04E23"/>
    <w:rsid w:val="00F050EB"/>
    <w:rsid w:val="00F05459"/>
    <w:rsid w:val="00F127F2"/>
    <w:rsid w:val="00F15693"/>
    <w:rsid w:val="00F22659"/>
    <w:rsid w:val="00F24108"/>
    <w:rsid w:val="00F25140"/>
    <w:rsid w:val="00F2551C"/>
    <w:rsid w:val="00F25D58"/>
    <w:rsid w:val="00F25E8A"/>
    <w:rsid w:val="00F264DB"/>
    <w:rsid w:val="00F30ED5"/>
    <w:rsid w:val="00F31943"/>
    <w:rsid w:val="00F326C5"/>
    <w:rsid w:val="00F41CAF"/>
    <w:rsid w:val="00F42D50"/>
    <w:rsid w:val="00F44C96"/>
    <w:rsid w:val="00F4523D"/>
    <w:rsid w:val="00F4542A"/>
    <w:rsid w:val="00F45DF0"/>
    <w:rsid w:val="00F45E30"/>
    <w:rsid w:val="00F46757"/>
    <w:rsid w:val="00F47A13"/>
    <w:rsid w:val="00F5069B"/>
    <w:rsid w:val="00F52D0C"/>
    <w:rsid w:val="00F53A48"/>
    <w:rsid w:val="00F54624"/>
    <w:rsid w:val="00F54DA4"/>
    <w:rsid w:val="00F5522E"/>
    <w:rsid w:val="00F55242"/>
    <w:rsid w:val="00F55C3B"/>
    <w:rsid w:val="00F576E7"/>
    <w:rsid w:val="00F5772D"/>
    <w:rsid w:val="00F57E36"/>
    <w:rsid w:val="00F6077A"/>
    <w:rsid w:val="00F63787"/>
    <w:rsid w:val="00F638BA"/>
    <w:rsid w:val="00F63BB8"/>
    <w:rsid w:val="00F64C33"/>
    <w:rsid w:val="00F654D0"/>
    <w:rsid w:val="00F65BB6"/>
    <w:rsid w:val="00F67530"/>
    <w:rsid w:val="00F723F6"/>
    <w:rsid w:val="00F726B6"/>
    <w:rsid w:val="00F7665F"/>
    <w:rsid w:val="00F77F5B"/>
    <w:rsid w:val="00F81548"/>
    <w:rsid w:val="00F81CF6"/>
    <w:rsid w:val="00F862A4"/>
    <w:rsid w:val="00F87FFC"/>
    <w:rsid w:val="00F90644"/>
    <w:rsid w:val="00F90ABA"/>
    <w:rsid w:val="00F90FED"/>
    <w:rsid w:val="00F91613"/>
    <w:rsid w:val="00F92686"/>
    <w:rsid w:val="00F938D1"/>
    <w:rsid w:val="00F9400B"/>
    <w:rsid w:val="00F96966"/>
    <w:rsid w:val="00FA21B3"/>
    <w:rsid w:val="00FA35D5"/>
    <w:rsid w:val="00FA3DB8"/>
    <w:rsid w:val="00FA52F3"/>
    <w:rsid w:val="00FA5BD0"/>
    <w:rsid w:val="00FA74FD"/>
    <w:rsid w:val="00FB0F21"/>
    <w:rsid w:val="00FB54E6"/>
    <w:rsid w:val="00FB5DEA"/>
    <w:rsid w:val="00FC06C3"/>
    <w:rsid w:val="00FC0A83"/>
    <w:rsid w:val="00FC1C34"/>
    <w:rsid w:val="00FC4FBC"/>
    <w:rsid w:val="00FC6FB9"/>
    <w:rsid w:val="00FC71EB"/>
    <w:rsid w:val="00FD0B2C"/>
    <w:rsid w:val="00FD22F5"/>
    <w:rsid w:val="00FD3C34"/>
    <w:rsid w:val="00FD4612"/>
    <w:rsid w:val="00FD5F00"/>
    <w:rsid w:val="00FD6973"/>
    <w:rsid w:val="00FE02D4"/>
    <w:rsid w:val="00FE0C08"/>
    <w:rsid w:val="00FE0D22"/>
    <w:rsid w:val="00FE0F1D"/>
    <w:rsid w:val="00FE11B2"/>
    <w:rsid w:val="00FE162E"/>
    <w:rsid w:val="00FE503B"/>
    <w:rsid w:val="00FE63D4"/>
    <w:rsid w:val="00FE7B07"/>
    <w:rsid w:val="00FE7DFD"/>
    <w:rsid w:val="00FE7F08"/>
    <w:rsid w:val="00FF1867"/>
    <w:rsid w:val="00FF207D"/>
    <w:rsid w:val="00FF3A03"/>
    <w:rsid w:val="00FF4444"/>
    <w:rsid w:val="00FF44EE"/>
    <w:rsid w:val="00FF4723"/>
    <w:rsid w:val="00FF4C9A"/>
    <w:rsid w:val="00FF4F4E"/>
    <w:rsid w:val="00FF5010"/>
    <w:rsid w:val="00FF53C7"/>
    <w:rsid w:val="00FF5E32"/>
    <w:rsid w:val="00FF7D15"/>
    <w:rsid w:val="0D1786A6"/>
    <w:rsid w:val="113E272E"/>
    <w:rsid w:val="5D81A14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061FF"/>
  <w15:chartTrackingRefBased/>
  <w15:docId w15:val="{1CAE8388-68EE-4D23-8B0A-1C3DE032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it-IT"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D23C7"/>
    <w:pPr>
      <w:spacing w:before="240"/>
      <w:jc w:val="left"/>
    </w:pPr>
    <w:rPr>
      <w:sz w:val="18"/>
    </w:rPr>
  </w:style>
  <w:style w:type="paragraph" w:styleId="Titolo1">
    <w:name w:val="heading 1"/>
    <w:aliases w:val="t1,level 1,Level 1 Head,H1,heading 1,Titolo 1.gf,T1,Header1,h1,Part,toc 1,ITT t1,PA Chapter,Livello 1,TE,Title1,Capitolo,SAHeading 1,Titolo1,Sezione,fjb1,1,rlhead1,II+,I,H11,H12,H13,H14,H15,H16,H17,H18,H111,H121,H131,H141,H151,H161,H171,H19"/>
    <w:basedOn w:val="Normale"/>
    <w:next w:val="Normale"/>
    <w:link w:val="Titolo1Carattere"/>
    <w:autoRedefine/>
    <w:qFormat/>
    <w:rsid w:val="0081782E"/>
    <w:pPr>
      <w:keepNext/>
      <w:numPr>
        <w:numId w:val="1"/>
      </w:numPr>
      <w:pBdr>
        <w:bottom w:val="single" w:sz="2" w:space="1" w:color="BFBFBF" w:themeColor="background1" w:themeShade="BF"/>
      </w:pBdr>
      <w:spacing w:before="300" w:after="40"/>
      <w:ind w:left="431" w:hanging="431"/>
      <w:outlineLvl w:val="0"/>
    </w:pPr>
    <w:rPr>
      <w:b/>
      <w:color w:val="C51B88"/>
      <w:spacing w:val="5"/>
      <w:sz w:val="24"/>
      <w:szCs w:val="32"/>
    </w:rPr>
  </w:style>
  <w:style w:type="paragraph" w:styleId="Titolo2">
    <w:name w:val="heading 2"/>
    <w:aliases w:val="Attribute Heading 2,h2,2,Header 2,l2,Level 2 Head,H2,heading 2,Titolo 2.gf,2 Heading,2ndOrd (A.),Appendix Title,ah1,A1,Main Hd,Second-Order Heading,tITOLO 2,T2,ITT t2,PA Major Section,Livello 2,R2,H21,TE Heading 2,2nd level,título 2,Title2,(1."/>
    <w:basedOn w:val="Normale"/>
    <w:next w:val="Normale"/>
    <w:link w:val="Titolo2Carattere"/>
    <w:unhideWhenUsed/>
    <w:qFormat/>
    <w:rsid w:val="002F7A13"/>
    <w:pPr>
      <w:keepNext/>
      <w:numPr>
        <w:ilvl w:val="1"/>
        <w:numId w:val="1"/>
      </w:numPr>
      <w:spacing w:after="80"/>
      <w:ind w:left="578" w:hanging="578"/>
      <w:outlineLvl w:val="1"/>
    </w:pPr>
    <w:rPr>
      <w:rFonts w:eastAsia="Times New Roman" w:cstheme="minorHAnsi"/>
      <w:b/>
      <w:caps/>
      <w:spacing w:val="5"/>
      <w:sz w:val="22"/>
      <w:szCs w:val="28"/>
      <w:shd w:val="clear" w:color="auto" w:fill="FFFFFF"/>
      <w:lang w:val="en-US" w:eastAsia="it-IT"/>
    </w:rPr>
  </w:style>
  <w:style w:type="paragraph" w:styleId="Titolo3">
    <w:name w:val="heading 3"/>
    <w:aliases w:val="Livello 3,heading 3,ITT t3,PA Minor Section,TE Heading,H3,Title3,Headline,Prophead 3,h3,HHHeading,H31,H32,H33,H311,H321,Level 3 Topic Heading,3 Heading,3rdOrd (1.),Unnumbered Head,uh,UH,Third-Order Heading,Org Heading 1,§,§§,N3,Paragrafo,y"/>
    <w:basedOn w:val="Normale"/>
    <w:next w:val="Normale"/>
    <w:link w:val="Titolo3Carattere"/>
    <w:unhideWhenUsed/>
    <w:qFormat/>
    <w:rsid w:val="00BE0D87"/>
    <w:pPr>
      <w:numPr>
        <w:ilvl w:val="2"/>
        <w:numId w:val="1"/>
      </w:numPr>
      <w:spacing w:after="0"/>
      <w:ind w:left="720"/>
      <w:outlineLvl w:val="2"/>
    </w:pPr>
    <w:rPr>
      <w:rFonts w:asciiTheme="majorHAnsi" w:eastAsia="Times New Roman" w:hAnsiTheme="majorHAnsi" w:cstheme="majorHAnsi"/>
      <w:caps/>
      <w:spacing w:val="5"/>
      <w:sz w:val="20"/>
      <w:szCs w:val="24"/>
      <w:shd w:val="clear" w:color="auto" w:fill="FFFFFF"/>
      <w:lang w:eastAsia="it-IT"/>
    </w:rPr>
  </w:style>
  <w:style w:type="paragraph" w:styleId="Titolo4">
    <w:name w:val="heading 4"/>
    <w:aliases w:val="ITT t4,PA Micro Section,4,TE Heading 4,H4"/>
    <w:basedOn w:val="Normale"/>
    <w:next w:val="Normale"/>
    <w:link w:val="Titolo4Carattere"/>
    <w:unhideWhenUsed/>
    <w:qFormat/>
    <w:rsid w:val="00D521A8"/>
    <w:pPr>
      <w:numPr>
        <w:ilvl w:val="3"/>
        <w:numId w:val="1"/>
      </w:numPr>
      <w:spacing w:after="0"/>
      <w:outlineLvl w:val="3"/>
    </w:pPr>
    <w:rPr>
      <w:rFonts w:asciiTheme="majorHAnsi" w:hAnsiTheme="majorHAnsi" w:cstheme="majorHAnsi"/>
      <w:caps/>
      <w:spacing w:val="10"/>
      <w:szCs w:val="22"/>
      <w:lang w:val="en-US"/>
    </w:rPr>
  </w:style>
  <w:style w:type="paragraph" w:styleId="Titolo5">
    <w:name w:val="heading 5"/>
    <w:basedOn w:val="Normale"/>
    <w:next w:val="Normale"/>
    <w:link w:val="Titolo5Carattere"/>
    <w:autoRedefine/>
    <w:uiPriority w:val="9"/>
    <w:unhideWhenUsed/>
    <w:qFormat/>
    <w:rsid w:val="00A979E7"/>
    <w:pPr>
      <w:numPr>
        <w:ilvl w:val="4"/>
        <w:numId w:val="1"/>
      </w:numPr>
      <w:spacing w:before="200" w:after="0"/>
      <w:outlineLvl w:val="4"/>
    </w:pPr>
    <w:rPr>
      <w:caps/>
      <w:color w:val="C51B88" w:themeColor="accent1"/>
      <w:spacing w:val="10"/>
      <w:szCs w:val="26"/>
    </w:rPr>
  </w:style>
  <w:style w:type="paragraph" w:styleId="Titolo6">
    <w:name w:val="heading 6"/>
    <w:aliases w:val="ITT t6,PA Appendix,H6,Appendix 2,Ref Heading 3,rh3,h6,Third Subheading,Ref Heading 31,rh31,Ref Heading 32,rh32,h61,Third Subheading1,Ref Heading 33,rh33,Ref Heading 34,rh34,h62,Third Subheading2,Ref Heading 35,rh35,Ref Heading 36,rh36,rh37"/>
    <w:basedOn w:val="Normale"/>
    <w:next w:val="Normale"/>
    <w:link w:val="Titolo6Carattere"/>
    <w:autoRedefine/>
    <w:unhideWhenUsed/>
    <w:qFormat/>
    <w:rsid w:val="00A979E7"/>
    <w:pPr>
      <w:numPr>
        <w:ilvl w:val="5"/>
        <w:numId w:val="1"/>
      </w:numPr>
      <w:spacing w:after="0"/>
      <w:outlineLvl w:val="5"/>
    </w:pPr>
    <w:rPr>
      <w:smallCaps/>
      <w:color w:val="C51B88" w:themeColor="accent1"/>
      <w:spacing w:val="5"/>
      <w:sz w:val="22"/>
    </w:rPr>
  </w:style>
  <w:style w:type="paragraph" w:styleId="Titolo7">
    <w:name w:val="heading 7"/>
    <w:aliases w:val="ITT t7,PA Appendix Major,Appendix,App Heading1"/>
    <w:basedOn w:val="Normale"/>
    <w:next w:val="Normale"/>
    <w:link w:val="Titolo7Carattere"/>
    <w:unhideWhenUsed/>
    <w:qFormat/>
    <w:rsid w:val="00104EA6"/>
    <w:pPr>
      <w:numPr>
        <w:ilvl w:val="6"/>
        <w:numId w:val="1"/>
      </w:numPr>
      <w:spacing w:after="0"/>
      <w:outlineLvl w:val="6"/>
    </w:pPr>
    <w:rPr>
      <w:b/>
      <w:smallCaps/>
      <w:color w:val="2EDCE6" w:themeColor="accent2"/>
      <w:spacing w:val="10"/>
    </w:rPr>
  </w:style>
  <w:style w:type="paragraph" w:styleId="Titolo8">
    <w:name w:val="heading 8"/>
    <w:aliases w:val="ITT t8,PA Appendix Minor"/>
    <w:basedOn w:val="Normale"/>
    <w:next w:val="Normale"/>
    <w:link w:val="Titolo8Carattere"/>
    <w:unhideWhenUsed/>
    <w:qFormat/>
    <w:rsid w:val="00104EA6"/>
    <w:pPr>
      <w:numPr>
        <w:ilvl w:val="7"/>
        <w:numId w:val="1"/>
      </w:numPr>
      <w:spacing w:after="0"/>
      <w:outlineLvl w:val="7"/>
    </w:pPr>
    <w:rPr>
      <w:b/>
      <w:i/>
      <w:smallCaps/>
      <w:color w:val="16AFB8" w:themeColor="accent2" w:themeShade="BF"/>
    </w:rPr>
  </w:style>
  <w:style w:type="paragraph" w:styleId="Titolo9">
    <w:name w:val="heading 9"/>
    <w:aliases w:val="ITT t9,App Heading,App Heading2,App Heading3,App Heading4,App Heading5,App Heading6"/>
    <w:basedOn w:val="Normale"/>
    <w:next w:val="Normale"/>
    <w:link w:val="Titolo9Carattere"/>
    <w:unhideWhenUsed/>
    <w:qFormat/>
    <w:rsid w:val="00104EA6"/>
    <w:pPr>
      <w:numPr>
        <w:ilvl w:val="8"/>
        <w:numId w:val="1"/>
      </w:numPr>
      <w:spacing w:after="0"/>
      <w:outlineLvl w:val="8"/>
    </w:pPr>
    <w:rPr>
      <w:b/>
      <w:i/>
      <w:smallCaps/>
      <w:color w:val="0E747A" w:themeColor="accent2"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basedOn w:val="Normale"/>
    <w:link w:val="NessunaspaziaturaCarattere"/>
    <w:uiPriority w:val="1"/>
    <w:rsid w:val="00104EA6"/>
    <w:pPr>
      <w:spacing w:after="0" w:line="240" w:lineRule="auto"/>
    </w:pPr>
  </w:style>
  <w:style w:type="character" w:customStyle="1" w:styleId="NessunaspaziaturaCarattere">
    <w:name w:val="Nessuna spaziatura Carattere"/>
    <w:basedOn w:val="Carpredefinitoparagrafo"/>
    <w:link w:val="Nessunaspaziatura"/>
    <w:uiPriority w:val="1"/>
    <w:rsid w:val="00104EA6"/>
  </w:style>
  <w:style w:type="paragraph" w:styleId="Intestazione">
    <w:name w:val="header"/>
    <w:basedOn w:val="Normale"/>
    <w:link w:val="IntestazioneCarattere"/>
    <w:uiPriority w:val="99"/>
    <w:unhideWhenUsed/>
    <w:rsid w:val="00A96E2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96E2B"/>
  </w:style>
  <w:style w:type="paragraph" w:styleId="Pidipagina">
    <w:name w:val="footer"/>
    <w:basedOn w:val="Normale"/>
    <w:link w:val="PidipaginaCarattere"/>
    <w:uiPriority w:val="99"/>
    <w:unhideWhenUsed/>
    <w:rsid w:val="00A96E2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96E2B"/>
  </w:style>
  <w:style w:type="character" w:styleId="Testosegnaposto">
    <w:name w:val="Placeholder Text"/>
    <w:basedOn w:val="Carpredefinitoparagrafo"/>
    <w:uiPriority w:val="99"/>
    <w:semiHidden/>
    <w:rsid w:val="008B627A"/>
    <w:rPr>
      <w:color w:val="808080"/>
    </w:rPr>
  </w:style>
  <w:style w:type="character" w:customStyle="1" w:styleId="Titolo1Carattere">
    <w:name w:val="Titolo 1 Carattere"/>
    <w:aliases w:val="t1 Carattere,level 1 Carattere,Level 1 Head Carattere,H1 Carattere,heading 1 Carattere,Titolo 1.gf Carattere,T1 Carattere,Header1 Carattere,h1 Carattere,Part Carattere,toc 1 Carattere,ITT t1 Carattere,PA Chapter Carattere,TE Carattere"/>
    <w:basedOn w:val="Carpredefinitoparagrafo"/>
    <w:link w:val="Titolo1"/>
    <w:rsid w:val="0081782E"/>
    <w:rPr>
      <w:b/>
      <w:color w:val="C51B88"/>
      <w:spacing w:val="5"/>
      <w:sz w:val="24"/>
      <w:szCs w:val="32"/>
    </w:rPr>
  </w:style>
  <w:style w:type="character" w:customStyle="1" w:styleId="Titolo2Carattere">
    <w:name w:val="Titolo 2 Carattere"/>
    <w:aliases w:val="Attribute Heading 2 Carattere,h2 Carattere,2 Carattere,Header 2 Carattere,l2 Carattere,Level 2 Head Carattere,H2 Carattere,heading 2 Carattere,Titolo 2.gf Carattere,2 Heading Carattere,2ndOrd (A.) Carattere,Appendix Title Carattere"/>
    <w:basedOn w:val="Carpredefinitoparagrafo"/>
    <w:link w:val="Titolo2"/>
    <w:rsid w:val="002F7A13"/>
    <w:rPr>
      <w:rFonts w:eastAsia="Times New Roman" w:cstheme="minorHAnsi"/>
      <w:b/>
      <w:caps/>
      <w:spacing w:val="5"/>
      <w:sz w:val="22"/>
      <w:szCs w:val="28"/>
      <w:lang w:val="en-US" w:eastAsia="it-IT"/>
    </w:rPr>
  </w:style>
  <w:style w:type="character" w:customStyle="1" w:styleId="Titolo3Carattere">
    <w:name w:val="Titolo 3 Carattere"/>
    <w:aliases w:val="Livello 3 Carattere,heading 3 Carattere,ITT t3 Carattere,PA Minor Section Carattere,TE Heading Carattere,H3 Carattere,Title3 Carattere,Headline Carattere,Prophead 3 Carattere,h3 Carattere,HHHeading Carattere,H31 Carattere,uh Carattere"/>
    <w:basedOn w:val="Carpredefinitoparagrafo"/>
    <w:link w:val="Titolo3"/>
    <w:rsid w:val="00BE0D87"/>
    <w:rPr>
      <w:rFonts w:asciiTheme="majorHAnsi" w:eastAsia="Times New Roman" w:hAnsiTheme="majorHAnsi" w:cstheme="majorHAnsi"/>
      <w:caps/>
      <w:spacing w:val="5"/>
      <w:szCs w:val="24"/>
      <w:lang w:eastAsia="it-IT"/>
    </w:rPr>
  </w:style>
  <w:style w:type="character" w:customStyle="1" w:styleId="Titolo4Carattere">
    <w:name w:val="Titolo 4 Carattere"/>
    <w:aliases w:val="ITT t4 Carattere,PA Micro Section Carattere,4 Carattere,TE Heading 4 Carattere,H4 Carattere"/>
    <w:basedOn w:val="Carpredefinitoparagrafo"/>
    <w:link w:val="Titolo4"/>
    <w:rsid w:val="00D521A8"/>
    <w:rPr>
      <w:rFonts w:asciiTheme="majorHAnsi" w:hAnsiTheme="majorHAnsi" w:cstheme="majorHAnsi"/>
      <w:caps/>
      <w:spacing w:val="10"/>
      <w:sz w:val="18"/>
      <w:szCs w:val="22"/>
      <w:lang w:val="en-US"/>
    </w:rPr>
  </w:style>
  <w:style w:type="character" w:customStyle="1" w:styleId="Titolo5Carattere">
    <w:name w:val="Titolo 5 Carattere"/>
    <w:basedOn w:val="Carpredefinitoparagrafo"/>
    <w:link w:val="Titolo5"/>
    <w:uiPriority w:val="9"/>
    <w:rsid w:val="00A979E7"/>
    <w:rPr>
      <w:caps/>
      <w:color w:val="C51B88" w:themeColor="accent1"/>
      <w:spacing w:val="10"/>
      <w:sz w:val="18"/>
      <w:szCs w:val="26"/>
    </w:rPr>
  </w:style>
  <w:style w:type="character" w:customStyle="1" w:styleId="Titolo6Carattere">
    <w:name w:val="Titolo 6 Carattere"/>
    <w:aliases w:val="ITT t6 Carattere,PA Appendix Carattere,H6 Carattere,Appendix 2 Carattere,Ref Heading 3 Carattere,rh3 Carattere,h6 Carattere,Third Subheading Carattere,Ref Heading 31 Carattere,rh31 Carattere,Ref Heading 32 Carattere,rh32 Carattere"/>
    <w:basedOn w:val="Carpredefinitoparagrafo"/>
    <w:link w:val="Titolo6"/>
    <w:rsid w:val="00A979E7"/>
    <w:rPr>
      <w:smallCaps/>
      <w:color w:val="C51B88" w:themeColor="accent1"/>
      <w:spacing w:val="5"/>
      <w:sz w:val="22"/>
    </w:rPr>
  </w:style>
  <w:style w:type="character" w:customStyle="1" w:styleId="Titolo7Carattere">
    <w:name w:val="Titolo 7 Carattere"/>
    <w:aliases w:val="ITT t7 Carattere,PA Appendix Major Carattere,Appendix Carattere,App Heading1 Carattere"/>
    <w:basedOn w:val="Carpredefinitoparagrafo"/>
    <w:link w:val="Titolo7"/>
    <w:rsid w:val="00104EA6"/>
    <w:rPr>
      <w:b/>
      <w:smallCaps/>
      <w:color w:val="2EDCE6" w:themeColor="accent2"/>
      <w:spacing w:val="10"/>
      <w:sz w:val="18"/>
    </w:rPr>
  </w:style>
  <w:style w:type="character" w:customStyle="1" w:styleId="Titolo8Carattere">
    <w:name w:val="Titolo 8 Carattere"/>
    <w:aliases w:val="ITT t8 Carattere,PA Appendix Minor Carattere"/>
    <w:basedOn w:val="Carpredefinitoparagrafo"/>
    <w:link w:val="Titolo8"/>
    <w:rsid w:val="00104EA6"/>
    <w:rPr>
      <w:b/>
      <w:i/>
      <w:smallCaps/>
      <w:color w:val="16AFB8" w:themeColor="accent2" w:themeShade="BF"/>
      <w:sz w:val="18"/>
    </w:rPr>
  </w:style>
  <w:style w:type="character" w:customStyle="1" w:styleId="Titolo9Carattere">
    <w:name w:val="Titolo 9 Carattere"/>
    <w:aliases w:val="ITT t9 Carattere,App Heading Carattere,App Heading2 Carattere,App Heading3 Carattere,App Heading4 Carattere,App Heading5 Carattere,App Heading6 Carattere"/>
    <w:basedOn w:val="Carpredefinitoparagrafo"/>
    <w:link w:val="Titolo9"/>
    <w:rsid w:val="00104EA6"/>
    <w:rPr>
      <w:b/>
      <w:i/>
      <w:smallCaps/>
      <w:color w:val="0E747A" w:themeColor="accent2" w:themeShade="7F"/>
      <w:sz w:val="18"/>
    </w:rPr>
  </w:style>
  <w:style w:type="paragraph" w:styleId="Didascalia">
    <w:name w:val="caption"/>
    <w:basedOn w:val="Normale"/>
    <w:next w:val="Normale"/>
    <w:uiPriority w:val="35"/>
    <w:unhideWhenUsed/>
    <w:qFormat/>
    <w:rsid w:val="00104EA6"/>
    <w:rPr>
      <w:b/>
      <w:bCs/>
      <w:caps/>
      <w:sz w:val="16"/>
      <w:szCs w:val="18"/>
    </w:rPr>
  </w:style>
  <w:style w:type="paragraph" w:styleId="Titolo">
    <w:name w:val="Title"/>
    <w:basedOn w:val="Normale"/>
    <w:next w:val="Normale"/>
    <w:link w:val="TitoloCarattere"/>
    <w:uiPriority w:val="10"/>
    <w:qFormat/>
    <w:rsid w:val="00104EA6"/>
    <w:pPr>
      <w:pBdr>
        <w:top w:val="single" w:sz="12" w:space="1" w:color="2EDCE6" w:themeColor="accent2"/>
      </w:pBdr>
      <w:spacing w:line="240" w:lineRule="auto"/>
      <w:jc w:val="right"/>
    </w:pPr>
    <w:rPr>
      <w:smallCaps/>
      <w:sz w:val="48"/>
      <w:szCs w:val="48"/>
    </w:rPr>
  </w:style>
  <w:style w:type="character" w:customStyle="1" w:styleId="TitoloCarattere">
    <w:name w:val="Titolo Carattere"/>
    <w:basedOn w:val="Carpredefinitoparagrafo"/>
    <w:link w:val="Titolo"/>
    <w:uiPriority w:val="10"/>
    <w:rsid w:val="00104EA6"/>
    <w:rPr>
      <w:smallCaps/>
      <w:sz w:val="48"/>
      <w:szCs w:val="48"/>
    </w:rPr>
  </w:style>
  <w:style w:type="paragraph" w:styleId="Sottotitolo">
    <w:name w:val="Subtitle"/>
    <w:basedOn w:val="Normale"/>
    <w:next w:val="Normale"/>
    <w:link w:val="SottotitoloCarattere"/>
    <w:uiPriority w:val="11"/>
    <w:qFormat/>
    <w:rsid w:val="00A3485D"/>
    <w:pPr>
      <w:spacing w:after="720" w:line="240" w:lineRule="auto"/>
      <w:jc w:val="right"/>
    </w:pPr>
    <w:rPr>
      <w:rFonts w:asciiTheme="majorHAnsi" w:eastAsiaTheme="majorEastAsia" w:hAnsiTheme="majorHAnsi" w:cstheme="majorBidi"/>
      <w:szCs w:val="22"/>
    </w:rPr>
  </w:style>
  <w:style w:type="character" w:customStyle="1" w:styleId="SottotitoloCarattere">
    <w:name w:val="Sottotitolo Carattere"/>
    <w:basedOn w:val="Carpredefinitoparagrafo"/>
    <w:link w:val="Sottotitolo"/>
    <w:uiPriority w:val="11"/>
    <w:rsid w:val="00A3485D"/>
    <w:rPr>
      <w:rFonts w:asciiTheme="majorHAnsi" w:eastAsiaTheme="majorEastAsia" w:hAnsiTheme="majorHAnsi" w:cstheme="majorBidi"/>
      <w:szCs w:val="22"/>
    </w:rPr>
  </w:style>
  <w:style w:type="character" w:styleId="Enfasigrassetto">
    <w:name w:val="Strong"/>
    <w:uiPriority w:val="22"/>
    <w:qFormat/>
    <w:rsid w:val="00A979E7"/>
    <w:rPr>
      <w:b/>
      <w:color w:val="C51B88" w:themeColor="accent1"/>
    </w:rPr>
  </w:style>
  <w:style w:type="character" w:styleId="Enfasicorsivo">
    <w:name w:val="Emphasis"/>
    <w:uiPriority w:val="20"/>
    <w:qFormat/>
    <w:rsid w:val="00104EA6"/>
    <w:rPr>
      <w:b/>
      <w:i/>
      <w:spacing w:val="10"/>
    </w:rPr>
  </w:style>
  <w:style w:type="paragraph" w:styleId="Paragrafoelenco">
    <w:name w:val="List Paragraph"/>
    <w:aliases w:val="Numeri tabella,Paragrafo elenco 2,Elenco numerato,Paragrafo indentato,Bullet edison,Bullet List,FooterText,numbered,Paragraphe de liste1,Bulletr List Paragraph,列出段落,列出段落1,List Paragraph21,Listeafsnit1,Parágrafo da Lista1,lp1,Liste GS"/>
    <w:basedOn w:val="Normale"/>
    <w:link w:val="ParagrafoelencoCarattere"/>
    <w:uiPriority w:val="34"/>
    <w:qFormat/>
    <w:rsid w:val="00104EA6"/>
    <w:pPr>
      <w:ind w:left="720"/>
      <w:contextualSpacing/>
    </w:pPr>
  </w:style>
  <w:style w:type="paragraph" w:styleId="Citazione">
    <w:name w:val="Quote"/>
    <w:basedOn w:val="Normale"/>
    <w:next w:val="Normale"/>
    <w:link w:val="CitazioneCarattere"/>
    <w:uiPriority w:val="29"/>
    <w:qFormat/>
    <w:rsid w:val="00104EA6"/>
    <w:rPr>
      <w:i/>
    </w:rPr>
  </w:style>
  <w:style w:type="character" w:customStyle="1" w:styleId="CitazioneCarattere">
    <w:name w:val="Citazione Carattere"/>
    <w:basedOn w:val="Carpredefinitoparagrafo"/>
    <w:link w:val="Citazione"/>
    <w:uiPriority w:val="29"/>
    <w:rsid w:val="00104EA6"/>
    <w:rPr>
      <w:i/>
    </w:rPr>
  </w:style>
  <w:style w:type="paragraph" w:styleId="Citazioneintensa">
    <w:name w:val="Intense Quote"/>
    <w:basedOn w:val="Normale"/>
    <w:next w:val="Normale"/>
    <w:link w:val="CitazioneintensaCarattere"/>
    <w:autoRedefine/>
    <w:uiPriority w:val="30"/>
    <w:qFormat/>
    <w:rsid w:val="00691AC0"/>
    <w:pPr>
      <w:framePr w:wrap="notBeside" w:vAnchor="text" w:hAnchor="text" w:y="1"/>
      <w:pBdr>
        <w:top w:val="single" w:sz="2" w:space="10" w:color="BFBFBF" w:themeColor="background1" w:themeShade="BF"/>
        <w:bottom w:val="single" w:sz="2" w:space="10" w:color="BFBFBF" w:themeColor="background1" w:themeShade="BF"/>
      </w:pBdr>
      <w:spacing w:before="0" w:after="0" w:line="240" w:lineRule="auto"/>
      <w:ind w:left="567" w:right="567"/>
      <w:jc w:val="both"/>
    </w:pPr>
    <w:rPr>
      <w:caps/>
      <w:color w:val="C51B88" w:themeColor="accent1"/>
    </w:rPr>
  </w:style>
  <w:style w:type="character" w:customStyle="1" w:styleId="CitazioneintensaCarattere">
    <w:name w:val="Citazione intensa Carattere"/>
    <w:basedOn w:val="Carpredefinitoparagrafo"/>
    <w:link w:val="Citazioneintensa"/>
    <w:uiPriority w:val="30"/>
    <w:rsid w:val="00691AC0"/>
    <w:rPr>
      <w:caps/>
      <w:color w:val="C51B88" w:themeColor="accent1"/>
      <w:sz w:val="18"/>
    </w:rPr>
  </w:style>
  <w:style w:type="character" w:styleId="Enfasidelicata">
    <w:name w:val="Subtle Emphasis"/>
    <w:uiPriority w:val="19"/>
    <w:qFormat/>
    <w:rsid w:val="00104EA6"/>
    <w:rPr>
      <w:i/>
    </w:rPr>
  </w:style>
  <w:style w:type="character" w:styleId="Enfasiintensa">
    <w:name w:val="Intense Emphasis"/>
    <w:uiPriority w:val="21"/>
    <w:qFormat/>
    <w:rsid w:val="00A979E7"/>
    <w:rPr>
      <w:b/>
      <w:i/>
      <w:color w:val="C51B88" w:themeColor="accent1"/>
      <w:spacing w:val="10"/>
    </w:rPr>
  </w:style>
  <w:style w:type="character" w:styleId="Riferimentodelicato">
    <w:name w:val="Subtle Reference"/>
    <w:uiPriority w:val="31"/>
    <w:qFormat/>
    <w:rsid w:val="00104EA6"/>
    <w:rPr>
      <w:b/>
    </w:rPr>
  </w:style>
  <w:style w:type="character" w:styleId="Riferimentointenso">
    <w:name w:val="Intense Reference"/>
    <w:uiPriority w:val="32"/>
    <w:qFormat/>
    <w:rsid w:val="00D34FFD"/>
    <w:rPr>
      <w:rFonts w:asciiTheme="minorHAnsi" w:hAnsiTheme="minorHAnsi"/>
      <w:b/>
      <w:bCs/>
      <w:smallCaps/>
      <w:spacing w:val="5"/>
      <w:sz w:val="22"/>
      <w:szCs w:val="22"/>
      <w:u w:val="single"/>
    </w:rPr>
  </w:style>
  <w:style w:type="character" w:styleId="Titolodellibro">
    <w:name w:val="Book Title"/>
    <w:uiPriority w:val="33"/>
    <w:qFormat/>
    <w:rsid w:val="00104EA6"/>
    <w:rPr>
      <w:rFonts w:asciiTheme="majorHAnsi" w:eastAsiaTheme="majorEastAsia" w:hAnsiTheme="majorHAnsi" w:cstheme="majorBidi"/>
      <w:i/>
      <w:iCs/>
      <w:sz w:val="20"/>
      <w:szCs w:val="20"/>
    </w:rPr>
  </w:style>
  <w:style w:type="paragraph" w:styleId="Titolosommario">
    <w:name w:val="TOC Heading"/>
    <w:next w:val="Normale"/>
    <w:uiPriority w:val="39"/>
    <w:unhideWhenUsed/>
    <w:qFormat/>
    <w:rsid w:val="00FE162E"/>
    <w:rPr>
      <w:caps/>
      <w:spacing w:val="5"/>
      <w:sz w:val="24"/>
      <w:szCs w:val="32"/>
    </w:rPr>
  </w:style>
  <w:style w:type="character" w:styleId="Numeropagina">
    <w:name w:val="page number"/>
    <w:basedOn w:val="Carpredefinitoparagrafo"/>
    <w:uiPriority w:val="99"/>
    <w:semiHidden/>
    <w:unhideWhenUsed/>
    <w:rsid w:val="00104EA6"/>
  </w:style>
  <w:style w:type="paragraph" w:styleId="Sommario1">
    <w:name w:val="toc 1"/>
    <w:basedOn w:val="Normale"/>
    <w:next w:val="Normale"/>
    <w:autoRedefine/>
    <w:uiPriority w:val="39"/>
    <w:unhideWhenUsed/>
    <w:rsid w:val="00691AC0"/>
    <w:pPr>
      <w:spacing w:before="0" w:after="0"/>
    </w:pPr>
    <w:rPr>
      <w:rFonts w:cstheme="minorHAnsi"/>
      <w:b/>
      <w:bCs/>
      <w:caps/>
      <w:color w:val="C51B88" w:themeColor="accent1"/>
    </w:rPr>
  </w:style>
  <w:style w:type="paragraph" w:styleId="Sommario2">
    <w:name w:val="toc 2"/>
    <w:basedOn w:val="Normale"/>
    <w:next w:val="Normale"/>
    <w:autoRedefine/>
    <w:uiPriority w:val="39"/>
    <w:unhideWhenUsed/>
    <w:rsid w:val="00691AC0"/>
    <w:pPr>
      <w:spacing w:before="0" w:after="0"/>
    </w:pPr>
    <w:rPr>
      <w:rFonts w:cstheme="minorHAnsi"/>
      <w:b/>
      <w:caps/>
    </w:rPr>
  </w:style>
  <w:style w:type="paragraph" w:styleId="Sommario3">
    <w:name w:val="toc 3"/>
    <w:basedOn w:val="Normale"/>
    <w:next w:val="Normale"/>
    <w:autoRedefine/>
    <w:uiPriority w:val="39"/>
    <w:unhideWhenUsed/>
    <w:rsid w:val="00691AC0"/>
    <w:pPr>
      <w:tabs>
        <w:tab w:val="left" w:pos="1200"/>
        <w:tab w:val="right" w:leader="dot" w:pos="9968"/>
      </w:tabs>
      <w:spacing w:before="0" w:after="0"/>
    </w:pPr>
    <w:rPr>
      <w:rFonts w:cs="Times New Roman (Corpo CS)"/>
      <w:caps/>
      <w:noProof/>
    </w:rPr>
  </w:style>
  <w:style w:type="paragraph" w:styleId="Sommario4">
    <w:name w:val="toc 4"/>
    <w:basedOn w:val="Normale"/>
    <w:next w:val="Normale"/>
    <w:autoRedefine/>
    <w:uiPriority w:val="39"/>
    <w:unhideWhenUsed/>
    <w:rsid w:val="00691AC0"/>
    <w:pPr>
      <w:tabs>
        <w:tab w:val="left" w:pos="1400"/>
        <w:tab w:val="right" w:leader="dot" w:pos="9968"/>
      </w:tabs>
      <w:spacing w:before="0" w:after="0"/>
    </w:pPr>
    <w:rPr>
      <w:rFonts w:cstheme="minorHAnsi"/>
      <w:caps/>
      <w:color w:val="C51B88" w:themeColor="accent1"/>
      <w:szCs w:val="18"/>
    </w:rPr>
  </w:style>
  <w:style w:type="paragraph" w:styleId="Sommario5">
    <w:name w:val="toc 5"/>
    <w:basedOn w:val="Normale"/>
    <w:next w:val="Normale"/>
    <w:autoRedefine/>
    <w:uiPriority w:val="39"/>
    <w:unhideWhenUsed/>
    <w:rsid w:val="00D17A40"/>
    <w:pPr>
      <w:spacing w:after="0"/>
      <w:ind w:left="800"/>
    </w:pPr>
    <w:rPr>
      <w:rFonts w:cstheme="minorHAnsi"/>
      <w:szCs w:val="18"/>
    </w:rPr>
  </w:style>
  <w:style w:type="paragraph" w:styleId="Sommario6">
    <w:name w:val="toc 6"/>
    <w:basedOn w:val="Normale"/>
    <w:next w:val="Normale"/>
    <w:autoRedefine/>
    <w:uiPriority w:val="39"/>
    <w:unhideWhenUsed/>
    <w:rsid w:val="00D17A40"/>
    <w:pPr>
      <w:spacing w:after="0"/>
      <w:ind w:left="1000"/>
    </w:pPr>
    <w:rPr>
      <w:rFonts w:cstheme="minorHAnsi"/>
      <w:szCs w:val="18"/>
    </w:rPr>
  </w:style>
  <w:style w:type="paragraph" w:styleId="Sommario7">
    <w:name w:val="toc 7"/>
    <w:basedOn w:val="Normale"/>
    <w:next w:val="Normale"/>
    <w:autoRedefine/>
    <w:uiPriority w:val="39"/>
    <w:unhideWhenUsed/>
    <w:rsid w:val="00D17A40"/>
    <w:pPr>
      <w:spacing w:after="0"/>
      <w:ind w:left="1200"/>
    </w:pPr>
    <w:rPr>
      <w:rFonts w:cstheme="minorHAnsi"/>
      <w:szCs w:val="18"/>
    </w:rPr>
  </w:style>
  <w:style w:type="paragraph" w:styleId="Sommario8">
    <w:name w:val="toc 8"/>
    <w:basedOn w:val="Normale"/>
    <w:next w:val="Normale"/>
    <w:autoRedefine/>
    <w:uiPriority w:val="39"/>
    <w:unhideWhenUsed/>
    <w:rsid w:val="00D17A40"/>
    <w:pPr>
      <w:spacing w:after="0"/>
      <w:ind w:left="1400"/>
    </w:pPr>
    <w:rPr>
      <w:rFonts w:cstheme="minorHAnsi"/>
      <w:szCs w:val="18"/>
    </w:rPr>
  </w:style>
  <w:style w:type="paragraph" w:styleId="Sommario9">
    <w:name w:val="toc 9"/>
    <w:basedOn w:val="Normale"/>
    <w:next w:val="Normale"/>
    <w:autoRedefine/>
    <w:uiPriority w:val="39"/>
    <w:unhideWhenUsed/>
    <w:rsid w:val="00D17A40"/>
    <w:pPr>
      <w:spacing w:after="0"/>
      <w:ind w:left="1600"/>
    </w:pPr>
    <w:rPr>
      <w:rFonts w:cstheme="minorHAnsi"/>
      <w:szCs w:val="18"/>
    </w:rPr>
  </w:style>
  <w:style w:type="character" w:styleId="Collegamentoipertestuale">
    <w:name w:val="Hyperlink"/>
    <w:basedOn w:val="Carpredefinitoparagrafo"/>
    <w:uiPriority w:val="99"/>
    <w:unhideWhenUsed/>
    <w:rsid w:val="00691AC0"/>
    <w:rPr>
      <w:rFonts w:asciiTheme="minorHAnsi" w:hAnsiTheme="minorHAnsi"/>
      <w:color w:val="1CB9E0" w:themeColor="hyperlink"/>
      <w:u w:val="single"/>
    </w:rPr>
  </w:style>
  <w:style w:type="table" w:styleId="Grigliatabella">
    <w:name w:val="Table Grid"/>
    <w:basedOn w:val="Tabellanormale"/>
    <w:uiPriority w:val="59"/>
    <w:rsid w:val="00083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0832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4">
    <w:name w:val="Plain Table 4"/>
    <w:basedOn w:val="Tabellanormale"/>
    <w:uiPriority w:val="44"/>
    <w:rsid w:val="0008321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semplice-1">
    <w:name w:val="Plain Table 1"/>
    <w:basedOn w:val="Tabellanormale"/>
    <w:uiPriority w:val="41"/>
    <w:rsid w:val="000832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gliatabellachiara">
    <w:name w:val="Grid Table Light"/>
    <w:basedOn w:val="Tabellanormale"/>
    <w:uiPriority w:val="40"/>
    <w:rsid w:val="000832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griglia2-colore3">
    <w:name w:val="Grid Table 2 Accent 3"/>
    <w:basedOn w:val="Tabellanormale"/>
    <w:uiPriority w:val="47"/>
    <w:rsid w:val="0008321F"/>
    <w:pPr>
      <w:spacing w:after="0" w:line="240" w:lineRule="auto"/>
    </w:pPr>
    <w:tblPr>
      <w:tblStyleRowBandSize w:val="1"/>
      <w:tblStyleColBandSize w:val="1"/>
      <w:tblBorders>
        <w:top w:val="single" w:sz="2" w:space="0" w:color="AEB0DA" w:themeColor="accent3" w:themeTint="99"/>
        <w:bottom w:val="single" w:sz="2" w:space="0" w:color="AEB0DA" w:themeColor="accent3" w:themeTint="99"/>
        <w:insideH w:val="single" w:sz="2" w:space="0" w:color="AEB0DA" w:themeColor="accent3" w:themeTint="99"/>
        <w:insideV w:val="single" w:sz="2" w:space="0" w:color="AEB0DA" w:themeColor="accent3" w:themeTint="99"/>
      </w:tblBorders>
    </w:tblPr>
    <w:tblStylePr w:type="firstRow">
      <w:rPr>
        <w:b/>
        <w:bCs/>
      </w:rPr>
      <w:tblPr/>
      <w:tcPr>
        <w:tcBorders>
          <w:top w:val="nil"/>
          <w:bottom w:val="single" w:sz="12" w:space="0" w:color="AEB0DA" w:themeColor="accent3" w:themeTint="99"/>
          <w:insideH w:val="nil"/>
          <w:insideV w:val="nil"/>
        </w:tcBorders>
        <w:shd w:val="clear" w:color="auto" w:fill="FFFFFF" w:themeFill="background1"/>
      </w:tcPr>
    </w:tblStylePr>
    <w:tblStylePr w:type="lastRow">
      <w:rPr>
        <w:b/>
        <w:bCs/>
      </w:rPr>
      <w:tblPr/>
      <w:tcPr>
        <w:tcBorders>
          <w:top w:val="double" w:sz="2" w:space="0" w:color="AEB0D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4F2" w:themeFill="accent3" w:themeFillTint="33"/>
      </w:tcPr>
    </w:tblStylePr>
    <w:tblStylePr w:type="band1Horz">
      <w:tblPr/>
      <w:tcPr>
        <w:shd w:val="clear" w:color="auto" w:fill="E4E4F2" w:themeFill="accent3" w:themeFillTint="33"/>
      </w:tcPr>
    </w:tblStylePr>
  </w:style>
  <w:style w:type="table" w:styleId="Grigliatab4">
    <w:name w:val="Grid Table 4"/>
    <w:basedOn w:val="Tabellanormale"/>
    <w:uiPriority w:val="49"/>
    <w:rsid w:val="000832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4-colore1">
    <w:name w:val="Grid Table 4 Accent 1"/>
    <w:basedOn w:val="Tabellanormale"/>
    <w:uiPriority w:val="49"/>
    <w:rsid w:val="0008321F"/>
    <w:pPr>
      <w:spacing w:after="0" w:line="240" w:lineRule="auto"/>
    </w:pPr>
    <w:tblPr>
      <w:tblStyleRowBandSize w:val="1"/>
      <w:tblStyleColBandSize w:val="1"/>
      <w:tblBorders>
        <w:top w:val="single" w:sz="4" w:space="0" w:color="EA68BB" w:themeColor="accent1" w:themeTint="99"/>
        <w:left w:val="single" w:sz="4" w:space="0" w:color="EA68BB" w:themeColor="accent1" w:themeTint="99"/>
        <w:bottom w:val="single" w:sz="4" w:space="0" w:color="EA68BB" w:themeColor="accent1" w:themeTint="99"/>
        <w:right w:val="single" w:sz="4" w:space="0" w:color="EA68BB" w:themeColor="accent1" w:themeTint="99"/>
        <w:insideH w:val="single" w:sz="4" w:space="0" w:color="EA68BB" w:themeColor="accent1" w:themeTint="99"/>
        <w:insideV w:val="single" w:sz="4" w:space="0" w:color="EA68BB" w:themeColor="accent1" w:themeTint="99"/>
      </w:tblBorders>
    </w:tblPr>
    <w:tblStylePr w:type="firstRow">
      <w:rPr>
        <w:b/>
        <w:bCs/>
        <w:color w:val="FFFFFF" w:themeColor="background1"/>
      </w:rPr>
      <w:tblPr/>
      <w:tcPr>
        <w:tcBorders>
          <w:top w:val="single" w:sz="4" w:space="0" w:color="C51B88" w:themeColor="accent1"/>
          <w:left w:val="single" w:sz="4" w:space="0" w:color="C51B88" w:themeColor="accent1"/>
          <w:bottom w:val="single" w:sz="4" w:space="0" w:color="C51B88" w:themeColor="accent1"/>
          <w:right w:val="single" w:sz="4" w:space="0" w:color="C51B88" w:themeColor="accent1"/>
          <w:insideH w:val="nil"/>
          <w:insideV w:val="nil"/>
        </w:tcBorders>
        <w:shd w:val="clear" w:color="auto" w:fill="C51B88" w:themeFill="accent1"/>
      </w:tcPr>
    </w:tblStylePr>
    <w:tblStylePr w:type="lastRow">
      <w:rPr>
        <w:b/>
        <w:bCs/>
      </w:rPr>
      <w:tblPr/>
      <w:tcPr>
        <w:tcBorders>
          <w:top w:val="double" w:sz="4" w:space="0" w:color="C51B88" w:themeColor="accent1"/>
        </w:tcBorders>
      </w:tcPr>
    </w:tblStylePr>
    <w:tblStylePr w:type="firstCol">
      <w:rPr>
        <w:b/>
        <w:bCs/>
      </w:rPr>
    </w:tblStylePr>
    <w:tblStylePr w:type="lastCol">
      <w:rPr>
        <w:b/>
        <w:bCs/>
      </w:rPr>
    </w:tblStylePr>
    <w:tblStylePr w:type="band1Vert">
      <w:tblPr/>
      <w:tcPr>
        <w:shd w:val="clear" w:color="auto" w:fill="F8CCE8" w:themeFill="accent1" w:themeFillTint="33"/>
      </w:tcPr>
    </w:tblStylePr>
    <w:tblStylePr w:type="band1Horz">
      <w:tblPr/>
      <w:tcPr>
        <w:shd w:val="clear" w:color="auto" w:fill="F8CCE8" w:themeFill="accent1" w:themeFillTint="33"/>
      </w:tcPr>
    </w:tblStylePr>
  </w:style>
  <w:style w:type="table" w:styleId="Tabellagriglia1chiara">
    <w:name w:val="Grid Table 1 Light"/>
    <w:basedOn w:val="Tabellanormale"/>
    <w:uiPriority w:val="46"/>
    <w:rsid w:val="000832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griglia1chiara-colore1">
    <w:name w:val="Grid Table 1 Light Accent 1"/>
    <w:basedOn w:val="Tabellanormale"/>
    <w:uiPriority w:val="46"/>
    <w:rsid w:val="0008321F"/>
    <w:pPr>
      <w:spacing w:after="0" w:line="240" w:lineRule="auto"/>
    </w:pPr>
    <w:tblPr>
      <w:tblStyleRowBandSize w:val="1"/>
      <w:tblStyleColBandSize w:val="1"/>
      <w:tblBorders>
        <w:top w:val="single" w:sz="4" w:space="0" w:color="F19AD1" w:themeColor="accent1" w:themeTint="66"/>
        <w:left w:val="single" w:sz="4" w:space="0" w:color="F19AD1" w:themeColor="accent1" w:themeTint="66"/>
        <w:bottom w:val="single" w:sz="4" w:space="0" w:color="F19AD1" w:themeColor="accent1" w:themeTint="66"/>
        <w:right w:val="single" w:sz="4" w:space="0" w:color="F19AD1" w:themeColor="accent1" w:themeTint="66"/>
        <w:insideH w:val="single" w:sz="4" w:space="0" w:color="F19AD1" w:themeColor="accent1" w:themeTint="66"/>
        <w:insideV w:val="single" w:sz="4" w:space="0" w:color="F19AD1" w:themeColor="accent1" w:themeTint="66"/>
      </w:tblBorders>
    </w:tblPr>
    <w:tblStylePr w:type="firstRow">
      <w:rPr>
        <w:b/>
        <w:bCs/>
      </w:rPr>
      <w:tblPr/>
      <w:tcPr>
        <w:tcBorders>
          <w:bottom w:val="single" w:sz="12" w:space="0" w:color="EA68BB" w:themeColor="accent1" w:themeTint="99"/>
        </w:tcBorders>
      </w:tcPr>
    </w:tblStylePr>
    <w:tblStylePr w:type="lastRow">
      <w:rPr>
        <w:b/>
        <w:bCs/>
      </w:rPr>
      <w:tblPr/>
      <w:tcPr>
        <w:tcBorders>
          <w:top w:val="double" w:sz="2" w:space="0" w:color="EA68BB" w:themeColor="accent1"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08321F"/>
    <w:pPr>
      <w:spacing w:after="0" w:line="240" w:lineRule="auto"/>
    </w:pPr>
    <w:tblPr>
      <w:tblStyleRowBandSize w:val="1"/>
      <w:tblStyleColBandSize w:val="1"/>
      <w:tblBorders>
        <w:top w:val="single" w:sz="4" w:space="0" w:color="ABF0F5" w:themeColor="accent2" w:themeTint="66"/>
        <w:left w:val="single" w:sz="4" w:space="0" w:color="ABF0F5" w:themeColor="accent2" w:themeTint="66"/>
        <w:bottom w:val="single" w:sz="4" w:space="0" w:color="ABF0F5" w:themeColor="accent2" w:themeTint="66"/>
        <w:right w:val="single" w:sz="4" w:space="0" w:color="ABF0F5" w:themeColor="accent2" w:themeTint="66"/>
        <w:insideH w:val="single" w:sz="4" w:space="0" w:color="ABF0F5" w:themeColor="accent2" w:themeTint="66"/>
        <w:insideV w:val="single" w:sz="4" w:space="0" w:color="ABF0F5" w:themeColor="accent2" w:themeTint="66"/>
      </w:tblBorders>
    </w:tblPr>
    <w:tblStylePr w:type="firstRow">
      <w:rPr>
        <w:b/>
        <w:bCs/>
      </w:rPr>
      <w:tblPr/>
      <w:tcPr>
        <w:tcBorders>
          <w:bottom w:val="single" w:sz="12" w:space="0" w:color="81E9F0" w:themeColor="accent2" w:themeTint="99"/>
        </w:tcBorders>
      </w:tcPr>
    </w:tblStylePr>
    <w:tblStylePr w:type="lastRow">
      <w:rPr>
        <w:b/>
        <w:bCs/>
      </w:rPr>
      <w:tblPr/>
      <w:tcPr>
        <w:tcBorders>
          <w:top w:val="double" w:sz="2" w:space="0" w:color="81E9F0" w:themeColor="accent2" w:themeTint="99"/>
        </w:tcBorders>
      </w:tcPr>
    </w:tblStylePr>
    <w:tblStylePr w:type="firstCol">
      <w:rPr>
        <w:b/>
        <w:bCs/>
      </w:rPr>
    </w:tblStylePr>
    <w:tblStylePr w:type="lastCol">
      <w:rPr>
        <w:b/>
        <w:bCs/>
      </w:rPr>
    </w:tblStylePr>
  </w:style>
  <w:style w:type="table" w:styleId="Tabellagriglia1chiara-colore3">
    <w:name w:val="Grid Table 1 Light Accent 3"/>
    <w:basedOn w:val="Tabellanormale"/>
    <w:uiPriority w:val="46"/>
    <w:rsid w:val="0008321F"/>
    <w:pPr>
      <w:spacing w:after="0" w:line="240" w:lineRule="auto"/>
    </w:pPr>
    <w:tblPr>
      <w:tblStyleRowBandSize w:val="1"/>
      <w:tblStyleColBandSize w:val="1"/>
      <w:tblBorders>
        <w:top w:val="single" w:sz="4" w:space="0" w:color="C9CAE6" w:themeColor="accent3" w:themeTint="66"/>
        <w:left w:val="single" w:sz="4" w:space="0" w:color="C9CAE6" w:themeColor="accent3" w:themeTint="66"/>
        <w:bottom w:val="single" w:sz="4" w:space="0" w:color="C9CAE6" w:themeColor="accent3" w:themeTint="66"/>
        <w:right w:val="single" w:sz="4" w:space="0" w:color="C9CAE6" w:themeColor="accent3" w:themeTint="66"/>
        <w:insideH w:val="single" w:sz="4" w:space="0" w:color="C9CAE6" w:themeColor="accent3" w:themeTint="66"/>
        <w:insideV w:val="single" w:sz="4" w:space="0" w:color="C9CAE6" w:themeColor="accent3" w:themeTint="66"/>
      </w:tblBorders>
    </w:tblPr>
    <w:tblStylePr w:type="firstRow">
      <w:rPr>
        <w:b/>
        <w:bCs/>
      </w:rPr>
      <w:tblPr/>
      <w:tcPr>
        <w:tcBorders>
          <w:bottom w:val="single" w:sz="12" w:space="0" w:color="AEB0DA" w:themeColor="accent3" w:themeTint="99"/>
        </w:tcBorders>
      </w:tcPr>
    </w:tblStylePr>
    <w:tblStylePr w:type="lastRow">
      <w:rPr>
        <w:b/>
        <w:bCs/>
      </w:rPr>
      <w:tblPr/>
      <w:tcPr>
        <w:tcBorders>
          <w:top w:val="double" w:sz="2" w:space="0" w:color="AEB0DA" w:themeColor="accent3" w:themeTint="99"/>
        </w:tcBorders>
      </w:tcPr>
    </w:tblStylePr>
    <w:tblStylePr w:type="firstCol">
      <w:rPr>
        <w:b/>
        <w:bCs/>
      </w:rPr>
    </w:tblStylePr>
    <w:tblStylePr w:type="lastCol">
      <w:rPr>
        <w:b/>
        <w:bCs/>
      </w:rPr>
    </w:tblStylePr>
  </w:style>
  <w:style w:type="table" w:styleId="Tabellagriglia1chiara-colore4">
    <w:name w:val="Grid Table 1 Light Accent 4"/>
    <w:basedOn w:val="Tabellanormale"/>
    <w:uiPriority w:val="46"/>
    <w:rsid w:val="0008321F"/>
    <w:pPr>
      <w:spacing w:after="0" w:line="240" w:lineRule="auto"/>
    </w:pPr>
    <w:tblPr>
      <w:tblStyleRowBandSize w:val="1"/>
      <w:tblStyleColBandSize w:val="1"/>
      <w:tblBorders>
        <w:top w:val="single" w:sz="4" w:space="0" w:color="FEE595" w:themeColor="accent4" w:themeTint="66"/>
        <w:left w:val="single" w:sz="4" w:space="0" w:color="FEE595" w:themeColor="accent4" w:themeTint="66"/>
        <w:bottom w:val="single" w:sz="4" w:space="0" w:color="FEE595" w:themeColor="accent4" w:themeTint="66"/>
        <w:right w:val="single" w:sz="4" w:space="0" w:color="FEE595" w:themeColor="accent4" w:themeTint="66"/>
        <w:insideH w:val="single" w:sz="4" w:space="0" w:color="FEE595" w:themeColor="accent4" w:themeTint="66"/>
        <w:insideV w:val="single" w:sz="4" w:space="0" w:color="FEE595" w:themeColor="accent4" w:themeTint="66"/>
      </w:tblBorders>
    </w:tblPr>
    <w:tblStylePr w:type="firstRow">
      <w:rPr>
        <w:b/>
        <w:bCs/>
      </w:rPr>
      <w:tblPr/>
      <w:tcPr>
        <w:tcBorders>
          <w:bottom w:val="single" w:sz="12" w:space="0" w:color="FDD860" w:themeColor="accent4" w:themeTint="99"/>
        </w:tcBorders>
      </w:tcPr>
    </w:tblStylePr>
    <w:tblStylePr w:type="lastRow">
      <w:rPr>
        <w:b/>
        <w:bCs/>
      </w:rPr>
      <w:tblPr/>
      <w:tcPr>
        <w:tcBorders>
          <w:top w:val="double" w:sz="2" w:space="0" w:color="FDD860" w:themeColor="accent4" w:themeTint="99"/>
        </w:tcBorders>
      </w:tcPr>
    </w:tblStylePr>
    <w:tblStylePr w:type="firstCol">
      <w:rPr>
        <w:b/>
        <w:bCs/>
      </w:rPr>
    </w:tblStylePr>
    <w:tblStylePr w:type="lastCol">
      <w:rPr>
        <w:b/>
        <w:bCs/>
      </w:rPr>
    </w:tblStylePr>
  </w:style>
  <w:style w:type="table" w:styleId="Tabellagriglia2">
    <w:name w:val="Grid Table 2"/>
    <w:basedOn w:val="Tabellanormale"/>
    <w:uiPriority w:val="47"/>
    <w:rsid w:val="0008321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semplice-2">
    <w:name w:val="Plain Table 2"/>
    <w:basedOn w:val="Tabellanormale"/>
    <w:uiPriority w:val="42"/>
    <w:rsid w:val="000832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griglia2-colore1">
    <w:name w:val="Grid Table 2 Accent 1"/>
    <w:basedOn w:val="Tabellanormale"/>
    <w:uiPriority w:val="47"/>
    <w:rsid w:val="0008321F"/>
    <w:pPr>
      <w:spacing w:after="0" w:line="240" w:lineRule="auto"/>
    </w:pPr>
    <w:tblPr>
      <w:tblStyleRowBandSize w:val="1"/>
      <w:tblStyleColBandSize w:val="1"/>
      <w:tblBorders>
        <w:top w:val="single" w:sz="2" w:space="0" w:color="EA68BB" w:themeColor="accent1" w:themeTint="99"/>
        <w:bottom w:val="single" w:sz="2" w:space="0" w:color="EA68BB" w:themeColor="accent1" w:themeTint="99"/>
        <w:insideH w:val="single" w:sz="2" w:space="0" w:color="EA68BB" w:themeColor="accent1" w:themeTint="99"/>
        <w:insideV w:val="single" w:sz="2" w:space="0" w:color="EA68BB" w:themeColor="accent1" w:themeTint="99"/>
      </w:tblBorders>
    </w:tblPr>
    <w:tblStylePr w:type="firstRow">
      <w:rPr>
        <w:b/>
        <w:bCs/>
      </w:rPr>
      <w:tblPr/>
      <w:tcPr>
        <w:tcBorders>
          <w:top w:val="nil"/>
          <w:bottom w:val="single" w:sz="12" w:space="0" w:color="EA68BB" w:themeColor="accent1" w:themeTint="99"/>
          <w:insideH w:val="nil"/>
          <w:insideV w:val="nil"/>
        </w:tcBorders>
        <w:shd w:val="clear" w:color="auto" w:fill="FFFFFF" w:themeFill="background1"/>
      </w:tcPr>
    </w:tblStylePr>
    <w:tblStylePr w:type="lastRow">
      <w:rPr>
        <w:b/>
        <w:bCs/>
      </w:rPr>
      <w:tblPr/>
      <w:tcPr>
        <w:tcBorders>
          <w:top w:val="double" w:sz="2" w:space="0" w:color="EA68B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CCE8" w:themeFill="accent1" w:themeFillTint="33"/>
      </w:tcPr>
    </w:tblStylePr>
    <w:tblStylePr w:type="band1Horz">
      <w:tblPr/>
      <w:tcPr>
        <w:shd w:val="clear" w:color="auto" w:fill="F8CCE8" w:themeFill="accent1" w:themeFillTint="33"/>
      </w:tcPr>
    </w:tblStylePr>
  </w:style>
  <w:style w:type="table" w:styleId="Tabellagriglia2-colore2">
    <w:name w:val="Grid Table 2 Accent 2"/>
    <w:basedOn w:val="Tabellanormale"/>
    <w:uiPriority w:val="47"/>
    <w:rsid w:val="0008321F"/>
    <w:pPr>
      <w:spacing w:after="0" w:line="240" w:lineRule="auto"/>
    </w:pPr>
    <w:tblPr>
      <w:tblStyleRowBandSize w:val="1"/>
      <w:tblStyleColBandSize w:val="1"/>
      <w:tblBorders>
        <w:top w:val="single" w:sz="2" w:space="0" w:color="81E9F0" w:themeColor="accent2" w:themeTint="99"/>
        <w:bottom w:val="single" w:sz="2" w:space="0" w:color="81E9F0" w:themeColor="accent2" w:themeTint="99"/>
        <w:insideH w:val="single" w:sz="2" w:space="0" w:color="81E9F0" w:themeColor="accent2" w:themeTint="99"/>
        <w:insideV w:val="single" w:sz="2" w:space="0" w:color="81E9F0" w:themeColor="accent2" w:themeTint="99"/>
      </w:tblBorders>
    </w:tblPr>
    <w:tblStylePr w:type="firstRow">
      <w:rPr>
        <w:b/>
        <w:bCs/>
      </w:rPr>
      <w:tblPr/>
      <w:tcPr>
        <w:tcBorders>
          <w:top w:val="nil"/>
          <w:bottom w:val="single" w:sz="12" w:space="0" w:color="81E9F0" w:themeColor="accent2" w:themeTint="99"/>
          <w:insideH w:val="nil"/>
          <w:insideV w:val="nil"/>
        </w:tcBorders>
        <w:shd w:val="clear" w:color="auto" w:fill="FFFFFF" w:themeFill="background1"/>
      </w:tcPr>
    </w:tblStylePr>
    <w:tblStylePr w:type="lastRow">
      <w:rPr>
        <w:b/>
        <w:bCs/>
      </w:rPr>
      <w:tblPr/>
      <w:tcPr>
        <w:tcBorders>
          <w:top w:val="double" w:sz="2" w:space="0" w:color="81E9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F7FA" w:themeFill="accent2" w:themeFillTint="33"/>
      </w:tcPr>
    </w:tblStylePr>
    <w:tblStylePr w:type="band1Horz">
      <w:tblPr/>
      <w:tcPr>
        <w:shd w:val="clear" w:color="auto" w:fill="D5F7FA" w:themeFill="accent2" w:themeFillTint="33"/>
      </w:tcPr>
    </w:tblStylePr>
  </w:style>
  <w:style w:type="table" w:styleId="Tabellaelenco3-colore2">
    <w:name w:val="List Table 3 Accent 2"/>
    <w:basedOn w:val="Tabellanormale"/>
    <w:uiPriority w:val="48"/>
    <w:rsid w:val="006F3141"/>
    <w:pPr>
      <w:spacing w:after="0" w:line="240" w:lineRule="auto"/>
    </w:pPr>
    <w:tblPr>
      <w:tblStyleRowBandSize w:val="1"/>
      <w:tblStyleColBandSize w:val="1"/>
      <w:tblBorders>
        <w:top w:val="single" w:sz="4" w:space="0" w:color="2EDCE6" w:themeColor="accent2"/>
        <w:left w:val="single" w:sz="4" w:space="0" w:color="2EDCE6" w:themeColor="accent2"/>
        <w:bottom w:val="single" w:sz="4" w:space="0" w:color="2EDCE6" w:themeColor="accent2"/>
        <w:right w:val="single" w:sz="4" w:space="0" w:color="2EDCE6" w:themeColor="accent2"/>
      </w:tblBorders>
    </w:tblPr>
    <w:tblStylePr w:type="firstRow">
      <w:rPr>
        <w:b/>
        <w:bCs/>
        <w:color w:val="FFFFFF" w:themeColor="background1"/>
      </w:rPr>
      <w:tblPr/>
      <w:tcPr>
        <w:shd w:val="clear" w:color="auto" w:fill="2EDCE6" w:themeFill="accent2"/>
      </w:tcPr>
    </w:tblStylePr>
    <w:tblStylePr w:type="lastRow">
      <w:rPr>
        <w:b/>
        <w:bCs/>
      </w:rPr>
      <w:tblPr/>
      <w:tcPr>
        <w:tcBorders>
          <w:top w:val="double" w:sz="4" w:space="0" w:color="2EDC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DCE6" w:themeColor="accent2"/>
          <w:right w:val="single" w:sz="4" w:space="0" w:color="2EDCE6" w:themeColor="accent2"/>
        </w:tcBorders>
      </w:tcPr>
    </w:tblStylePr>
    <w:tblStylePr w:type="band1Horz">
      <w:tblPr/>
      <w:tcPr>
        <w:tcBorders>
          <w:top w:val="single" w:sz="4" w:space="0" w:color="2EDCE6" w:themeColor="accent2"/>
          <w:bottom w:val="single" w:sz="4" w:space="0" w:color="2EDC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DCE6" w:themeColor="accent2"/>
          <w:left w:val="nil"/>
        </w:tcBorders>
      </w:tcPr>
    </w:tblStylePr>
    <w:tblStylePr w:type="swCell">
      <w:tblPr/>
      <w:tcPr>
        <w:tcBorders>
          <w:top w:val="double" w:sz="4" w:space="0" w:color="2EDCE6" w:themeColor="accent2"/>
          <w:right w:val="nil"/>
        </w:tcBorders>
      </w:tcPr>
    </w:tblStylePr>
  </w:style>
  <w:style w:type="table" w:styleId="Elencotab4">
    <w:name w:val="List Table 4"/>
    <w:basedOn w:val="Tabellanormale"/>
    <w:uiPriority w:val="49"/>
    <w:rsid w:val="006F31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elenco3-colore6">
    <w:name w:val="List Table 3 Accent 6"/>
    <w:basedOn w:val="Tabellanormale"/>
    <w:uiPriority w:val="48"/>
    <w:rsid w:val="006F3141"/>
    <w:pPr>
      <w:spacing w:after="0" w:line="240" w:lineRule="auto"/>
    </w:pPr>
    <w:tblPr>
      <w:tblStyleRowBandSize w:val="1"/>
      <w:tblStyleColBandSize w:val="1"/>
      <w:tblBorders>
        <w:top w:val="single" w:sz="4" w:space="0" w:color="8793A6" w:themeColor="accent6"/>
        <w:left w:val="single" w:sz="4" w:space="0" w:color="8793A6" w:themeColor="accent6"/>
        <w:bottom w:val="single" w:sz="4" w:space="0" w:color="8793A6" w:themeColor="accent6"/>
        <w:right w:val="single" w:sz="4" w:space="0" w:color="8793A6" w:themeColor="accent6"/>
      </w:tblBorders>
    </w:tblPr>
    <w:tblStylePr w:type="firstRow">
      <w:rPr>
        <w:b/>
        <w:bCs/>
        <w:color w:val="FFFFFF" w:themeColor="background1"/>
      </w:rPr>
      <w:tblPr/>
      <w:tcPr>
        <w:shd w:val="clear" w:color="auto" w:fill="8793A6" w:themeFill="accent6"/>
      </w:tcPr>
    </w:tblStylePr>
    <w:tblStylePr w:type="lastRow">
      <w:rPr>
        <w:b/>
        <w:bCs/>
      </w:rPr>
      <w:tblPr/>
      <w:tcPr>
        <w:tcBorders>
          <w:top w:val="double" w:sz="4" w:space="0" w:color="8793A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793A6" w:themeColor="accent6"/>
          <w:right w:val="single" w:sz="4" w:space="0" w:color="8793A6" w:themeColor="accent6"/>
        </w:tcBorders>
      </w:tcPr>
    </w:tblStylePr>
    <w:tblStylePr w:type="band1Horz">
      <w:tblPr/>
      <w:tcPr>
        <w:tcBorders>
          <w:top w:val="single" w:sz="4" w:space="0" w:color="8793A6" w:themeColor="accent6"/>
          <w:bottom w:val="single" w:sz="4" w:space="0" w:color="8793A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793A6" w:themeColor="accent6"/>
          <w:left w:val="nil"/>
        </w:tcBorders>
      </w:tcPr>
    </w:tblStylePr>
    <w:tblStylePr w:type="swCell">
      <w:tblPr/>
      <w:tcPr>
        <w:tcBorders>
          <w:top w:val="double" w:sz="4" w:space="0" w:color="8793A6" w:themeColor="accent6"/>
          <w:right w:val="nil"/>
        </w:tcBorders>
      </w:tcPr>
    </w:tblStylePr>
  </w:style>
  <w:style w:type="table" w:styleId="Tabellaelenco3-colore5">
    <w:name w:val="List Table 3 Accent 5"/>
    <w:basedOn w:val="Tabellanormale"/>
    <w:uiPriority w:val="48"/>
    <w:rsid w:val="006F3141"/>
    <w:pPr>
      <w:spacing w:after="0" w:line="240" w:lineRule="auto"/>
    </w:pPr>
    <w:tblPr>
      <w:tblStyleRowBandSize w:val="1"/>
      <w:tblStyleColBandSize w:val="1"/>
      <w:tblBorders>
        <w:top w:val="single" w:sz="4" w:space="0" w:color="E76B1E" w:themeColor="accent5"/>
        <w:left w:val="single" w:sz="4" w:space="0" w:color="E76B1E" w:themeColor="accent5"/>
        <w:bottom w:val="single" w:sz="4" w:space="0" w:color="E76B1E" w:themeColor="accent5"/>
        <w:right w:val="single" w:sz="4" w:space="0" w:color="E76B1E" w:themeColor="accent5"/>
      </w:tblBorders>
    </w:tblPr>
    <w:tblStylePr w:type="firstRow">
      <w:rPr>
        <w:b/>
        <w:bCs/>
        <w:color w:val="FFFFFF" w:themeColor="background1"/>
      </w:rPr>
      <w:tblPr/>
      <w:tcPr>
        <w:shd w:val="clear" w:color="auto" w:fill="E76B1E" w:themeFill="accent5"/>
      </w:tcPr>
    </w:tblStylePr>
    <w:tblStylePr w:type="lastRow">
      <w:rPr>
        <w:b/>
        <w:bCs/>
      </w:rPr>
      <w:tblPr/>
      <w:tcPr>
        <w:tcBorders>
          <w:top w:val="double" w:sz="4" w:space="0" w:color="E76B1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6B1E" w:themeColor="accent5"/>
          <w:right w:val="single" w:sz="4" w:space="0" w:color="E76B1E" w:themeColor="accent5"/>
        </w:tcBorders>
      </w:tcPr>
    </w:tblStylePr>
    <w:tblStylePr w:type="band1Horz">
      <w:tblPr/>
      <w:tcPr>
        <w:tcBorders>
          <w:top w:val="single" w:sz="4" w:space="0" w:color="E76B1E" w:themeColor="accent5"/>
          <w:bottom w:val="single" w:sz="4" w:space="0" w:color="E76B1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6B1E" w:themeColor="accent5"/>
          <w:left w:val="nil"/>
        </w:tcBorders>
      </w:tcPr>
    </w:tblStylePr>
    <w:tblStylePr w:type="swCell">
      <w:tblPr/>
      <w:tcPr>
        <w:tcBorders>
          <w:top w:val="double" w:sz="4" w:space="0" w:color="E76B1E" w:themeColor="accent5"/>
          <w:right w:val="nil"/>
        </w:tcBorders>
      </w:tcPr>
    </w:tblStylePr>
  </w:style>
  <w:style w:type="table" w:styleId="Tabellaelenco4-colore4">
    <w:name w:val="List Table 4 Accent 4"/>
    <w:basedOn w:val="Tabellanormale"/>
    <w:uiPriority w:val="49"/>
    <w:rsid w:val="006F3141"/>
    <w:pPr>
      <w:spacing w:after="0" w:line="240" w:lineRule="auto"/>
    </w:pPr>
    <w:tblPr>
      <w:tblStyleRowBandSize w:val="1"/>
      <w:tblStyleColBandSize w:val="1"/>
      <w:tblBorders>
        <w:top w:val="single" w:sz="4" w:space="0" w:color="FDD860" w:themeColor="accent4" w:themeTint="99"/>
        <w:left w:val="single" w:sz="4" w:space="0" w:color="FDD860" w:themeColor="accent4" w:themeTint="99"/>
        <w:bottom w:val="single" w:sz="4" w:space="0" w:color="FDD860" w:themeColor="accent4" w:themeTint="99"/>
        <w:right w:val="single" w:sz="4" w:space="0" w:color="FDD860" w:themeColor="accent4" w:themeTint="99"/>
        <w:insideH w:val="single" w:sz="4" w:space="0" w:color="FDD860" w:themeColor="accent4" w:themeTint="99"/>
      </w:tblBorders>
    </w:tblPr>
    <w:tblStylePr w:type="firstRow">
      <w:rPr>
        <w:b/>
        <w:bCs/>
        <w:color w:val="FFFFFF" w:themeColor="background1"/>
      </w:rPr>
      <w:tblPr/>
      <w:tcPr>
        <w:tcBorders>
          <w:top w:val="single" w:sz="4" w:space="0" w:color="F2B902" w:themeColor="accent4"/>
          <w:left w:val="single" w:sz="4" w:space="0" w:color="F2B902" w:themeColor="accent4"/>
          <w:bottom w:val="single" w:sz="4" w:space="0" w:color="F2B902" w:themeColor="accent4"/>
          <w:right w:val="single" w:sz="4" w:space="0" w:color="F2B902" w:themeColor="accent4"/>
          <w:insideH w:val="nil"/>
        </w:tcBorders>
        <w:shd w:val="clear" w:color="auto" w:fill="F2B902" w:themeFill="accent4"/>
      </w:tcPr>
    </w:tblStylePr>
    <w:tblStylePr w:type="lastRow">
      <w:rPr>
        <w:b/>
        <w:bCs/>
      </w:rPr>
      <w:tblPr/>
      <w:tcPr>
        <w:tcBorders>
          <w:top w:val="double" w:sz="4" w:space="0" w:color="FDD860" w:themeColor="accent4" w:themeTint="99"/>
        </w:tcBorders>
      </w:tcPr>
    </w:tblStylePr>
    <w:tblStylePr w:type="firstCol">
      <w:rPr>
        <w:b/>
        <w:bCs/>
      </w:rPr>
    </w:tblStylePr>
    <w:tblStylePr w:type="lastCol">
      <w:rPr>
        <w:b/>
        <w:bCs/>
      </w:rPr>
    </w:tblStylePr>
    <w:tblStylePr w:type="band1Vert">
      <w:tblPr/>
      <w:tcPr>
        <w:shd w:val="clear" w:color="auto" w:fill="FEF2CA" w:themeFill="accent4" w:themeFillTint="33"/>
      </w:tcPr>
    </w:tblStylePr>
    <w:tblStylePr w:type="band1Horz">
      <w:tblPr/>
      <w:tcPr>
        <w:shd w:val="clear" w:color="auto" w:fill="FEF2CA" w:themeFill="accent4" w:themeFillTint="33"/>
      </w:tcPr>
    </w:tblStylePr>
  </w:style>
  <w:style w:type="table" w:styleId="Tabellaelenco6acolori-colore3">
    <w:name w:val="List Table 6 Colorful Accent 3"/>
    <w:basedOn w:val="Tabellanormale"/>
    <w:uiPriority w:val="51"/>
    <w:rsid w:val="006F3141"/>
    <w:pPr>
      <w:spacing w:after="0" w:line="240" w:lineRule="auto"/>
    </w:pPr>
    <w:rPr>
      <w:color w:val="494DA1" w:themeColor="accent3" w:themeShade="BF"/>
    </w:rPr>
    <w:tblPr>
      <w:tblStyleRowBandSize w:val="1"/>
      <w:tblStyleColBandSize w:val="1"/>
      <w:tblBorders>
        <w:top w:val="single" w:sz="4" w:space="0" w:color="797CC2" w:themeColor="accent3"/>
        <w:bottom w:val="single" w:sz="4" w:space="0" w:color="797CC2" w:themeColor="accent3"/>
      </w:tblBorders>
    </w:tblPr>
    <w:tblStylePr w:type="firstRow">
      <w:rPr>
        <w:b/>
        <w:bCs/>
      </w:rPr>
      <w:tblPr/>
      <w:tcPr>
        <w:tcBorders>
          <w:bottom w:val="single" w:sz="4" w:space="0" w:color="797CC2" w:themeColor="accent3"/>
        </w:tcBorders>
      </w:tcPr>
    </w:tblStylePr>
    <w:tblStylePr w:type="lastRow">
      <w:rPr>
        <w:b/>
        <w:bCs/>
      </w:rPr>
      <w:tblPr/>
      <w:tcPr>
        <w:tcBorders>
          <w:top w:val="double" w:sz="4" w:space="0" w:color="797CC2" w:themeColor="accent3"/>
        </w:tcBorders>
      </w:tcPr>
    </w:tblStylePr>
    <w:tblStylePr w:type="firstCol">
      <w:rPr>
        <w:b/>
        <w:bCs/>
      </w:rPr>
    </w:tblStylePr>
    <w:tblStylePr w:type="lastCol">
      <w:rPr>
        <w:b/>
        <w:bCs/>
      </w:rPr>
    </w:tblStylePr>
    <w:tblStylePr w:type="band1Vert">
      <w:tblPr/>
      <w:tcPr>
        <w:shd w:val="clear" w:color="auto" w:fill="E4E4F2" w:themeFill="accent3" w:themeFillTint="33"/>
      </w:tcPr>
    </w:tblStylePr>
    <w:tblStylePr w:type="band1Horz">
      <w:tblPr/>
      <w:tcPr>
        <w:shd w:val="clear" w:color="auto" w:fill="E4E4F2" w:themeFill="accent3" w:themeFillTint="33"/>
      </w:tcPr>
    </w:tblStylePr>
  </w:style>
  <w:style w:type="table" w:styleId="Tabellaelenco6acolori">
    <w:name w:val="List Table 6 Colorful"/>
    <w:basedOn w:val="Tabellanormale"/>
    <w:uiPriority w:val="51"/>
    <w:rsid w:val="006321A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semplice5">
    <w:name w:val="Plain Table 5"/>
    <w:basedOn w:val="Tabellanormale"/>
    <w:uiPriority w:val="45"/>
    <w:rsid w:val="00FC71E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2-colore4">
    <w:name w:val="Grid Table 2 Accent 4"/>
    <w:basedOn w:val="Tabellanormale"/>
    <w:uiPriority w:val="47"/>
    <w:rsid w:val="00FC71EB"/>
    <w:pPr>
      <w:spacing w:after="0" w:line="240" w:lineRule="auto"/>
    </w:pPr>
    <w:tblPr>
      <w:tblStyleRowBandSize w:val="1"/>
      <w:tblStyleColBandSize w:val="1"/>
      <w:tblBorders>
        <w:top w:val="single" w:sz="2" w:space="0" w:color="FDD860" w:themeColor="accent4" w:themeTint="99"/>
        <w:bottom w:val="single" w:sz="2" w:space="0" w:color="FDD860" w:themeColor="accent4" w:themeTint="99"/>
        <w:insideH w:val="single" w:sz="2" w:space="0" w:color="FDD860" w:themeColor="accent4" w:themeTint="99"/>
        <w:insideV w:val="single" w:sz="2" w:space="0" w:color="FDD860" w:themeColor="accent4" w:themeTint="99"/>
      </w:tblBorders>
    </w:tblPr>
    <w:tblStylePr w:type="firstRow">
      <w:rPr>
        <w:b/>
        <w:bCs/>
      </w:rPr>
      <w:tblPr/>
      <w:tcPr>
        <w:tcBorders>
          <w:top w:val="nil"/>
          <w:bottom w:val="single" w:sz="12" w:space="0" w:color="FDD860" w:themeColor="accent4" w:themeTint="99"/>
          <w:insideH w:val="nil"/>
          <w:insideV w:val="nil"/>
        </w:tcBorders>
        <w:shd w:val="clear" w:color="auto" w:fill="FFFFFF" w:themeFill="background1"/>
      </w:tcPr>
    </w:tblStylePr>
    <w:tblStylePr w:type="lastRow">
      <w:rPr>
        <w:b/>
        <w:bCs/>
      </w:rPr>
      <w:tblPr/>
      <w:tcPr>
        <w:tcBorders>
          <w:top w:val="double" w:sz="2" w:space="0" w:color="FDD8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A" w:themeFill="accent4" w:themeFillTint="33"/>
      </w:tcPr>
    </w:tblStylePr>
    <w:tblStylePr w:type="band1Horz">
      <w:tblPr/>
      <w:tcPr>
        <w:shd w:val="clear" w:color="auto" w:fill="FEF2CA" w:themeFill="accent4" w:themeFillTint="33"/>
      </w:tcPr>
    </w:tblStylePr>
  </w:style>
  <w:style w:type="table" w:styleId="Tabellagriglia2-colore5">
    <w:name w:val="Grid Table 2 Accent 5"/>
    <w:basedOn w:val="Tabellanormale"/>
    <w:uiPriority w:val="47"/>
    <w:rsid w:val="00FC71EB"/>
    <w:pPr>
      <w:spacing w:after="0" w:line="240" w:lineRule="auto"/>
    </w:pPr>
    <w:tblPr>
      <w:tblStyleRowBandSize w:val="1"/>
      <w:tblStyleColBandSize w:val="1"/>
      <w:tblBorders>
        <w:top w:val="single" w:sz="2" w:space="0" w:color="F0A577" w:themeColor="accent5" w:themeTint="99"/>
        <w:bottom w:val="single" w:sz="2" w:space="0" w:color="F0A577" w:themeColor="accent5" w:themeTint="99"/>
        <w:insideH w:val="single" w:sz="2" w:space="0" w:color="F0A577" w:themeColor="accent5" w:themeTint="99"/>
        <w:insideV w:val="single" w:sz="2" w:space="0" w:color="F0A577" w:themeColor="accent5" w:themeTint="99"/>
      </w:tblBorders>
    </w:tblPr>
    <w:tblStylePr w:type="firstRow">
      <w:rPr>
        <w:b/>
        <w:bCs/>
      </w:rPr>
      <w:tblPr/>
      <w:tcPr>
        <w:tcBorders>
          <w:top w:val="nil"/>
          <w:bottom w:val="single" w:sz="12" w:space="0" w:color="F0A577" w:themeColor="accent5" w:themeTint="99"/>
          <w:insideH w:val="nil"/>
          <w:insideV w:val="nil"/>
        </w:tcBorders>
        <w:shd w:val="clear" w:color="auto" w:fill="FFFFFF" w:themeFill="background1"/>
      </w:tcPr>
    </w:tblStylePr>
    <w:tblStylePr w:type="lastRow">
      <w:rPr>
        <w:b/>
        <w:bCs/>
      </w:rPr>
      <w:tblPr/>
      <w:tcPr>
        <w:tcBorders>
          <w:top w:val="double" w:sz="2" w:space="0" w:color="F0A57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Tabellagriglia2-colore6">
    <w:name w:val="Grid Table 2 Accent 6"/>
    <w:basedOn w:val="Tabellanormale"/>
    <w:uiPriority w:val="47"/>
    <w:rsid w:val="00FC71EB"/>
    <w:pPr>
      <w:spacing w:after="0" w:line="240" w:lineRule="auto"/>
    </w:pPr>
    <w:tblPr>
      <w:tblStyleRowBandSize w:val="1"/>
      <w:tblStyleColBandSize w:val="1"/>
      <w:tblBorders>
        <w:top w:val="single" w:sz="2" w:space="0" w:color="B6BEC9" w:themeColor="accent6" w:themeTint="99"/>
        <w:bottom w:val="single" w:sz="2" w:space="0" w:color="B6BEC9" w:themeColor="accent6" w:themeTint="99"/>
        <w:insideH w:val="single" w:sz="2" w:space="0" w:color="B6BEC9" w:themeColor="accent6" w:themeTint="99"/>
        <w:insideV w:val="single" w:sz="2" w:space="0" w:color="B6BEC9" w:themeColor="accent6" w:themeTint="99"/>
      </w:tblBorders>
    </w:tblPr>
    <w:tblStylePr w:type="firstRow">
      <w:rPr>
        <w:b/>
        <w:bCs/>
      </w:rPr>
      <w:tblPr/>
      <w:tcPr>
        <w:tcBorders>
          <w:top w:val="nil"/>
          <w:bottom w:val="single" w:sz="12" w:space="0" w:color="B6BEC9" w:themeColor="accent6" w:themeTint="99"/>
          <w:insideH w:val="nil"/>
          <w:insideV w:val="nil"/>
        </w:tcBorders>
        <w:shd w:val="clear" w:color="auto" w:fill="FFFFFF" w:themeFill="background1"/>
      </w:tcPr>
    </w:tblStylePr>
    <w:tblStylePr w:type="lastRow">
      <w:rPr>
        <w:b/>
        <w:bCs/>
      </w:rPr>
      <w:tblPr/>
      <w:tcPr>
        <w:tcBorders>
          <w:top w:val="double" w:sz="2" w:space="0" w:color="B6BE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9ED" w:themeFill="accent6" w:themeFillTint="33"/>
      </w:tcPr>
    </w:tblStylePr>
    <w:tblStylePr w:type="band1Horz">
      <w:tblPr/>
      <w:tcPr>
        <w:shd w:val="clear" w:color="auto" w:fill="E6E9ED" w:themeFill="accent6" w:themeFillTint="33"/>
      </w:tcPr>
    </w:tblStylePr>
  </w:style>
  <w:style w:type="table" w:styleId="Tabellagriglia3-colore2">
    <w:name w:val="Grid Table 3 Accent 2"/>
    <w:basedOn w:val="Tabellanormale"/>
    <w:uiPriority w:val="48"/>
    <w:rsid w:val="00FC71EB"/>
    <w:pPr>
      <w:spacing w:after="0" w:line="240" w:lineRule="auto"/>
    </w:pPr>
    <w:tblPr>
      <w:tblStyleRowBandSize w:val="1"/>
      <w:tblStyleColBandSize w:val="1"/>
      <w:tblBorders>
        <w:top w:val="single" w:sz="4" w:space="0" w:color="81E9F0" w:themeColor="accent2" w:themeTint="99"/>
        <w:left w:val="single" w:sz="4" w:space="0" w:color="81E9F0" w:themeColor="accent2" w:themeTint="99"/>
        <w:bottom w:val="single" w:sz="4" w:space="0" w:color="81E9F0" w:themeColor="accent2" w:themeTint="99"/>
        <w:right w:val="single" w:sz="4" w:space="0" w:color="81E9F0" w:themeColor="accent2" w:themeTint="99"/>
        <w:insideH w:val="single" w:sz="4" w:space="0" w:color="81E9F0" w:themeColor="accent2" w:themeTint="99"/>
        <w:insideV w:val="single" w:sz="4" w:space="0" w:color="81E9F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F7FA" w:themeFill="accent2" w:themeFillTint="33"/>
      </w:tcPr>
    </w:tblStylePr>
    <w:tblStylePr w:type="band1Horz">
      <w:tblPr/>
      <w:tcPr>
        <w:shd w:val="clear" w:color="auto" w:fill="D5F7FA" w:themeFill="accent2" w:themeFillTint="33"/>
      </w:tcPr>
    </w:tblStylePr>
    <w:tblStylePr w:type="neCell">
      <w:tblPr/>
      <w:tcPr>
        <w:tcBorders>
          <w:bottom w:val="single" w:sz="4" w:space="0" w:color="81E9F0" w:themeColor="accent2" w:themeTint="99"/>
        </w:tcBorders>
      </w:tcPr>
    </w:tblStylePr>
    <w:tblStylePr w:type="nwCell">
      <w:tblPr/>
      <w:tcPr>
        <w:tcBorders>
          <w:bottom w:val="single" w:sz="4" w:space="0" w:color="81E9F0" w:themeColor="accent2" w:themeTint="99"/>
        </w:tcBorders>
      </w:tcPr>
    </w:tblStylePr>
    <w:tblStylePr w:type="seCell">
      <w:tblPr/>
      <w:tcPr>
        <w:tcBorders>
          <w:top w:val="single" w:sz="4" w:space="0" w:color="81E9F0" w:themeColor="accent2" w:themeTint="99"/>
        </w:tcBorders>
      </w:tcPr>
    </w:tblStylePr>
    <w:tblStylePr w:type="swCell">
      <w:tblPr/>
      <w:tcPr>
        <w:tcBorders>
          <w:top w:val="single" w:sz="4" w:space="0" w:color="81E9F0" w:themeColor="accent2" w:themeTint="99"/>
        </w:tcBorders>
      </w:tcPr>
    </w:tblStylePr>
  </w:style>
  <w:style w:type="table" w:styleId="Grigliatab3">
    <w:name w:val="Grid Table 3"/>
    <w:basedOn w:val="Tabellanormale"/>
    <w:uiPriority w:val="48"/>
    <w:rsid w:val="00FC71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3-colore6">
    <w:name w:val="Grid Table 3 Accent 6"/>
    <w:basedOn w:val="Tabellanormale"/>
    <w:uiPriority w:val="48"/>
    <w:rsid w:val="00FC71EB"/>
    <w:pPr>
      <w:spacing w:after="0" w:line="240" w:lineRule="auto"/>
    </w:pPr>
    <w:tblPr>
      <w:tblStyleRowBandSize w:val="1"/>
      <w:tblStyleColBandSize w:val="1"/>
      <w:tblBorders>
        <w:top w:val="single" w:sz="4" w:space="0" w:color="B6BEC9" w:themeColor="accent6" w:themeTint="99"/>
        <w:left w:val="single" w:sz="4" w:space="0" w:color="B6BEC9" w:themeColor="accent6" w:themeTint="99"/>
        <w:bottom w:val="single" w:sz="4" w:space="0" w:color="B6BEC9" w:themeColor="accent6" w:themeTint="99"/>
        <w:right w:val="single" w:sz="4" w:space="0" w:color="B6BEC9" w:themeColor="accent6" w:themeTint="99"/>
        <w:insideH w:val="single" w:sz="4" w:space="0" w:color="B6BEC9" w:themeColor="accent6" w:themeTint="99"/>
        <w:insideV w:val="single" w:sz="4" w:space="0" w:color="B6BE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9ED" w:themeFill="accent6" w:themeFillTint="33"/>
      </w:tcPr>
    </w:tblStylePr>
    <w:tblStylePr w:type="band1Horz">
      <w:tblPr/>
      <w:tcPr>
        <w:shd w:val="clear" w:color="auto" w:fill="E6E9ED" w:themeFill="accent6" w:themeFillTint="33"/>
      </w:tcPr>
    </w:tblStylePr>
    <w:tblStylePr w:type="neCell">
      <w:tblPr/>
      <w:tcPr>
        <w:tcBorders>
          <w:bottom w:val="single" w:sz="4" w:space="0" w:color="B6BEC9" w:themeColor="accent6" w:themeTint="99"/>
        </w:tcBorders>
      </w:tcPr>
    </w:tblStylePr>
    <w:tblStylePr w:type="nwCell">
      <w:tblPr/>
      <w:tcPr>
        <w:tcBorders>
          <w:bottom w:val="single" w:sz="4" w:space="0" w:color="B6BEC9" w:themeColor="accent6" w:themeTint="99"/>
        </w:tcBorders>
      </w:tcPr>
    </w:tblStylePr>
    <w:tblStylePr w:type="seCell">
      <w:tblPr/>
      <w:tcPr>
        <w:tcBorders>
          <w:top w:val="single" w:sz="4" w:space="0" w:color="B6BEC9" w:themeColor="accent6" w:themeTint="99"/>
        </w:tcBorders>
      </w:tcPr>
    </w:tblStylePr>
    <w:tblStylePr w:type="swCell">
      <w:tblPr/>
      <w:tcPr>
        <w:tcBorders>
          <w:top w:val="single" w:sz="4" w:space="0" w:color="B6BEC9" w:themeColor="accent6" w:themeTint="99"/>
        </w:tcBorders>
      </w:tcPr>
    </w:tblStylePr>
  </w:style>
  <w:style w:type="table" w:styleId="Tabellagriglia5scura-colore4">
    <w:name w:val="Grid Table 5 Dark Accent 4"/>
    <w:basedOn w:val="Tabellanormale"/>
    <w:uiPriority w:val="50"/>
    <w:rsid w:val="00FC71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B90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B90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B90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B902" w:themeFill="accent4"/>
      </w:tcPr>
    </w:tblStylePr>
    <w:tblStylePr w:type="band1Vert">
      <w:tblPr/>
      <w:tcPr>
        <w:shd w:val="clear" w:color="auto" w:fill="FEE595" w:themeFill="accent4" w:themeFillTint="66"/>
      </w:tcPr>
    </w:tblStylePr>
    <w:tblStylePr w:type="band1Horz">
      <w:tblPr/>
      <w:tcPr>
        <w:shd w:val="clear" w:color="auto" w:fill="FEE595" w:themeFill="accent4" w:themeFillTint="66"/>
      </w:tcPr>
    </w:tblStylePr>
  </w:style>
  <w:style w:type="table" w:styleId="Tabellagriglia5scura-colore5">
    <w:name w:val="Grid Table 5 Dark Accent 5"/>
    <w:basedOn w:val="Tabellanormale"/>
    <w:uiPriority w:val="50"/>
    <w:rsid w:val="00FC71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1D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6B1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6B1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6B1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6B1E" w:themeFill="accent5"/>
      </w:tcPr>
    </w:tblStylePr>
    <w:tblStylePr w:type="band1Vert">
      <w:tblPr/>
      <w:tcPr>
        <w:shd w:val="clear" w:color="auto" w:fill="F5C3A4" w:themeFill="accent5" w:themeFillTint="66"/>
      </w:tcPr>
    </w:tblStylePr>
    <w:tblStylePr w:type="band1Horz">
      <w:tblPr/>
      <w:tcPr>
        <w:shd w:val="clear" w:color="auto" w:fill="F5C3A4" w:themeFill="accent5" w:themeFillTint="66"/>
      </w:tcPr>
    </w:tblStylePr>
  </w:style>
  <w:style w:type="table" w:styleId="Tabellagriglia5scura-colore6">
    <w:name w:val="Grid Table 5 Dark Accent 6"/>
    <w:basedOn w:val="Tabellanormale"/>
    <w:uiPriority w:val="50"/>
    <w:rsid w:val="00FC71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9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793A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793A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793A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793A6" w:themeFill="accent6"/>
      </w:tcPr>
    </w:tblStylePr>
    <w:tblStylePr w:type="band1Vert">
      <w:tblPr/>
      <w:tcPr>
        <w:shd w:val="clear" w:color="auto" w:fill="CED3DB" w:themeFill="accent6" w:themeFillTint="66"/>
      </w:tcPr>
    </w:tblStylePr>
    <w:tblStylePr w:type="band1Horz">
      <w:tblPr/>
      <w:tcPr>
        <w:shd w:val="clear" w:color="auto" w:fill="CED3DB" w:themeFill="accent6" w:themeFillTint="66"/>
      </w:tcPr>
    </w:tblStylePr>
  </w:style>
  <w:style w:type="table" w:styleId="Tabellagriglia6acolori-colore4">
    <w:name w:val="Grid Table 6 Colorful Accent 4"/>
    <w:basedOn w:val="Tabellanormale"/>
    <w:uiPriority w:val="51"/>
    <w:rsid w:val="00FC71EB"/>
    <w:pPr>
      <w:spacing w:after="0" w:line="240" w:lineRule="auto"/>
    </w:pPr>
    <w:rPr>
      <w:color w:val="B58A01" w:themeColor="accent4" w:themeShade="BF"/>
    </w:rPr>
    <w:tblPr>
      <w:tblStyleRowBandSize w:val="1"/>
      <w:tblStyleColBandSize w:val="1"/>
      <w:tblBorders>
        <w:top w:val="single" w:sz="4" w:space="0" w:color="FDD860" w:themeColor="accent4" w:themeTint="99"/>
        <w:left w:val="single" w:sz="4" w:space="0" w:color="FDD860" w:themeColor="accent4" w:themeTint="99"/>
        <w:bottom w:val="single" w:sz="4" w:space="0" w:color="FDD860" w:themeColor="accent4" w:themeTint="99"/>
        <w:right w:val="single" w:sz="4" w:space="0" w:color="FDD860" w:themeColor="accent4" w:themeTint="99"/>
        <w:insideH w:val="single" w:sz="4" w:space="0" w:color="FDD860" w:themeColor="accent4" w:themeTint="99"/>
        <w:insideV w:val="single" w:sz="4" w:space="0" w:color="FDD860" w:themeColor="accent4" w:themeTint="99"/>
      </w:tblBorders>
    </w:tblPr>
    <w:tblStylePr w:type="firstRow">
      <w:rPr>
        <w:b/>
        <w:bCs/>
      </w:rPr>
      <w:tblPr/>
      <w:tcPr>
        <w:tcBorders>
          <w:bottom w:val="single" w:sz="12" w:space="0" w:color="FDD860" w:themeColor="accent4" w:themeTint="99"/>
        </w:tcBorders>
      </w:tcPr>
    </w:tblStylePr>
    <w:tblStylePr w:type="lastRow">
      <w:rPr>
        <w:b/>
        <w:bCs/>
      </w:rPr>
      <w:tblPr/>
      <w:tcPr>
        <w:tcBorders>
          <w:top w:val="double" w:sz="4" w:space="0" w:color="FDD860" w:themeColor="accent4" w:themeTint="99"/>
        </w:tcBorders>
      </w:tcPr>
    </w:tblStylePr>
    <w:tblStylePr w:type="firstCol">
      <w:rPr>
        <w:b/>
        <w:bCs/>
      </w:rPr>
    </w:tblStylePr>
    <w:tblStylePr w:type="lastCol">
      <w:rPr>
        <w:b/>
        <w:bCs/>
      </w:rPr>
    </w:tblStylePr>
    <w:tblStylePr w:type="band1Vert">
      <w:tblPr/>
      <w:tcPr>
        <w:shd w:val="clear" w:color="auto" w:fill="FEF2CA" w:themeFill="accent4" w:themeFillTint="33"/>
      </w:tcPr>
    </w:tblStylePr>
    <w:tblStylePr w:type="band1Horz">
      <w:tblPr/>
      <w:tcPr>
        <w:shd w:val="clear" w:color="auto" w:fill="FEF2CA" w:themeFill="accent4" w:themeFillTint="33"/>
      </w:tcPr>
    </w:tblStylePr>
  </w:style>
  <w:style w:type="table" w:styleId="Tabellagriglia6acolori-colore5">
    <w:name w:val="Grid Table 6 Colorful Accent 5"/>
    <w:basedOn w:val="Tabellanormale"/>
    <w:uiPriority w:val="51"/>
    <w:rsid w:val="00FC71EB"/>
    <w:pPr>
      <w:spacing w:after="0" w:line="240" w:lineRule="auto"/>
    </w:pPr>
    <w:rPr>
      <w:color w:val="B04E12" w:themeColor="accent5" w:themeShade="BF"/>
    </w:rPr>
    <w:tblPr>
      <w:tblStyleRowBandSize w:val="1"/>
      <w:tblStyleColBandSize w:val="1"/>
      <w:tblBorders>
        <w:top w:val="single" w:sz="4" w:space="0" w:color="F0A577" w:themeColor="accent5" w:themeTint="99"/>
        <w:left w:val="single" w:sz="4" w:space="0" w:color="F0A577" w:themeColor="accent5" w:themeTint="99"/>
        <w:bottom w:val="single" w:sz="4" w:space="0" w:color="F0A577" w:themeColor="accent5" w:themeTint="99"/>
        <w:right w:val="single" w:sz="4" w:space="0" w:color="F0A577" w:themeColor="accent5" w:themeTint="99"/>
        <w:insideH w:val="single" w:sz="4" w:space="0" w:color="F0A577" w:themeColor="accent5" w:themeTint="99"/>
        <w:insideV w:val="single" w:sz="4" w:space="0" w:color="F0A577" w:themeColor="accent5" w:themeTint="99"/>
      </w:tblBorders>
    </w:tblPr>
    <w:tblStylePr w:type="firstRow">
      <w:rPr>
        <w:b/>
        <w:bCs/>
      </w:rPr>
      <w:tblPr/>
      <w:tcPr>
        <w:tcBorders>
          <w:bottom w:val="single" w:sz="12" w:space="0" w:color="F0A577" w:themeColor="accent5" w:themeTint="99"/>
        </w:tcBorders>
      </w:tcPr>
    </w:tblStylePr>
    <w:tblStylePr w:type="lastRow">
      <w:rPr>
        <w:b/>
        <w:bCs/>
      </w:rPr>
      <w:tblPr/>
      <w:tcPr>
        <w:tcBorders>
          <w:top w:val="double" w:sz="4" w:space="0" w:color="F0A577" w:themeColor="accent5" w:themeTint="99"/>
        </w:tcBorders>
      </w:tcPr>
    </w:tblStylePr>
    <w:tblStylePr w:type="firstCol">
      <w:rPr>
        <w:b/>
        <w:bCs/>
      </w:rPr>
    </w:tblStylePr>
    <w:tblStylePr w:type="lastCol">
      <w:rPr>
        <w:b/>
        <w:bCs/>
      </w:rPr>
    </w:tblStylePr>
    <w:tblStylePr w:type="band1Vert">
      <w:tblPr/>
      <w:tcPr>
        <w:shd w:val="clear" w:color="auto" w:fill="FAE1D1" w:themeFill="accent5" w:themeFillTint="33"/>
      </w:tcPr>
    </w:tblStylePr>
    <w:tblStylePr w:type="band1Horz">
      <w:tblPr/>
      <w:tcPr>
        <w:shd w:val="clear" w:color="auto" w:fill="FAE1D1" w:themeFill="accent5" w:themeFillTint="33"/>
      </w:tcPr>
    </w:tblStylePr>
  </w:style>
  <w:style w:type="table" w:styleId="Tabellagriglia6acolori">
    <w:name w:val="Grid Table 6 Colorful"/>
    <w:basedOn w:val="Tabellanormale"/>
    <w:uiPriority w:val="51"/>
    <w:rsid w:val="00FC71E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7acolori-colore3">
    <w:name w:val="Grid Table 7 Colorful Accent 3"/>
    <w:basedOn w:val="Tabellanormale"/>
    <w:uiPriority w:val="52"/>
    <w:rsid w:val="00FC71EB"/>
    <w:pPr>
      <w:spacing w:after="0" w:line="240" w:lineRule="auto"/>
    </w:pPr>
    <w:rPr>
      <w:color w:val="494DA1" w:themeColor="accent3" w:themeShade="BF"/>
    </w:rPr>
    <w:tblPr>
      <w:tblStyleRowBandSize w:val="1"/>
      <w:tblStyleColBandSize w:val="1"/>
      <w:tblBorders>
        <w:top w:val="single" w:sz="4" w:space="0" w:color="AEB0DA" w:themeColor="accent3" w:themeTint="99"/>
        <w:left w:val="single" w:sz="4" w:space="0" w:color="AEB0DA" w:themeColor="accent3" w:themeTint="99"/>
        <w:bottom w:val="single" w:sz="4" w:space="0" w:color="AEB0DA" w:themeColor="accent3" w:themeTint="99"/>
        <w:right w:val="single" w:sz="4" w:space="0" w:color="AEB0DA" w:themeColor="accent3" w:themeTint="99"/>
        <w:insideH w:val="single" w:sz="4" w:space="0" w:color="AEB0DA" w:themeColor="accent3" w:themeTint="99"/>
        <w:insideV w:val="single" w:sz="4" w:space="0" w:color="AEB0D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4F2" w:themeFill="accent3" w:themeFillTint="33"/>
      </w:tcPr>
    </w:tblStylePr>
    <w:tblStylePr w:type="band1Horz">
      <w:tblPr/>
      <w:tcPr>
        <w:shd w:val="clear" w:color="auto" w:fill="E4E4F2" w:themeFill="accent3" w:themeFillTint="33"/>
      </w:tcPr>
    </w:tblStylePr>
    <w:tblStylePr w:type="neCell">
      <w:tblPr/>
      <w:tcPr>
        <w:tcBorders>
          <w:bottom w:val="single" w:sz="4" w:space="0" w:color="AEB0DA" w:themeColor="accent3" w:themeTint="99"/>
        </w:tcBorders>
      </w:tcPr>
    </w:tblStylePr>
    <w:tblStylePr w:type="nwCell">
      <w:tblPr/>
      <w:tcPr>
        <w:tcBorders>
          <w:bottom w:val="single" w:sz="4" w:space="0" w:color="AEB0DA" w:themeColor="accent3" w:themeTint="99"/>
        </w:tcBorders>
      </w:tcPr>
    </w:tblStylePr>
    <w:tblStylePr w:type="seCell">
      <w:tblPr/>
      <w:tcPr>
        <w:tcBorders>
          <w:top w:val="single" w:sz="4" w:space="0" w:color="AEB0DA" w:themeColor="accent3" w:themeTint="99"/>
        </w:tcBorders>
      </w:tcPr>
    </w:tblStylePr>
    <w:tblStylePr w:type="swCell">
      <w:tblPr/>
      <w:tcPr>
        <w:tcBorders>
          <w:top w:val="single" w:sz="4" w:space="0" w:color="AEB0DA" w:themeColor="accent3" w:themeTint="99"/>
        </w:tcBorders>
      </w:tcPr>
    </w:tblStylePr>
  </w:style>
  <w:style w:type="table" w:styleId="Tabellagriglia7acolori-colore1">
    <w:name w:val="Grid Table 7 Colorful Accent 1"/>
    <w:basedOn w:val="Tabellanormale"/>
    <w:uiPriority w:val="52"/>
    <w:rsid w:val="00FC71EB"/>
    <w:pPr>
      <w:spacing w:after="0" w:line="240" w:lineRule="auto"/>
    </w:pPr>
    <w:rPr>
      <w:color w:val="931465" w:themeColor="accent1" w:themeShade="BF"/>
    </w:rPr>
    <w:tblPr>
      <w:tblStyleRowBandSize w:val="1"/>
      <w:tblStyleColBandSize w:val="1"/>
      <w:tblBorders>
        <w:top w:val="single" w:sz="4" w:space="0" w:color="EA68BB" w:themeColor="accent1" w:themeTint="99"/>
        <w:left w:val="single" w:sz="4" w:space="0" w:color="EA68BB" w:themeColor="accent1" w:themeTint="99"/>
        <w:bottom w:val="single" w:sz="4" w:space="0" w:color="EA68BB" w:themeColor="accent1" w:themeTint="99"/>
        <w:right w:val="single" w:sz="4" w:space="0" w:color="EA68BB" w:themeColor="accent1" w:themeTint="99"/>
        <w:insideH w:val="single" w:sz="4" w:space="0" w:color="EA68BB" w:themeColor="accent1" w:themeTint="99"/>
        <w:insideV w:val="single" w:sz="4" w:space="0" w:color="EA68B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CCE8" w:themeFill="accent1" w:themeFillTint="33"/>
      </w:tcPr>
    </w:tblStylePr>
    <w:tblStylePr w:type="band1Horz">
      <w:tblPr/>
      <w:tcPr>
        <w:shd w:val="clear" w:color="auto" w:fill="F8CCE8" w:themeFill="accent1" w:themeFillTint="33"/>
      </w:tcPr>
    </w:tblStylePr>
    <w:tblStylePr w:type="neCell">
      <w:tblPr/>
      <w:tcPr>
        <w:tcBorders>
          <w:bottom w:val="single" w:sz="4" w:space="0" w:color="EA68BB" w:themeColor="accent1" w:themeTint="99"/>
        </w:tcBorders>
      </w:tcPr>
    </w:tblStylePr>
    <w:tblStylePr w:type="nwCell">
      <w:tblPr/>
      <w:tcPr>
        <w:tcBorders>
          <w:bottom w:val="single" w:sz="4" w:space="0" w:color="EA68BB" w:themeColor="accent1" w:themeTint="99"/>
        </w:tcBorders>
      </w:tcPr>
    </w:tblStylePr>
    <w:tblStylePr w:type="seCell">
      <w:tblPr/>
      <w:tcPr>
        <w:tcBorders>
          <w:top w:val="single" w:sz="4" w:space="0" w:color="EA68BB" w:themeColor="accent1" w:themeTint="99"/>
        </w:tcBorders>
      </w:tcPr>
    </w:tblStylePr>
    <w:tblStylePr w:type="swCell">
      <w:tblPr/>
      <w:tcPr>
        <w:tcBorders>
          <w:top w:val="single" w:sz="4" w:space="0" w:color="EA68BB" w:themeColor="accent1" w:themeTint="99"/>
        </w:tcBorders>
      </w:tcPr>
    </w:tblStylePr>
  </w:style>
  <w:style w:type="table" w:styleId="Tabellagriglia7acolori">
    <w:name w:val="Grid Table 7 Colorful"/>
    <w:basedOn w:val="Tabellanormale"/>
    <w:uiPriority w:val="52"/>
    <w:rsid w:val="00FC71E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Rimandocommento">
    <w:name w:val="annotation reference"/>
    <w:basedOn w:val="Carpredefinitoparagrafo"/>
    <w:uiPriority w:val="99"/>
    <w:semiHidden/>
    <w:unhideWhenUsed/>
    <w:rsid w:val="00A6540E"/>
    <w:rPr>
      <w:sz w:val="16"/>
      <w:szCs w:val="16"/>
    </w:rPr>
  </w:style>
  <w:style w:type="paragraph" w:styleId="Testocommento">
    <w:name w:val="annotation text"/>
    <w:basedOn w:val="Normale"/>
    <w:link w:val="TestocommentoCarattere"/>
    <w:uiPriority w:val="99"/>
    <w:unhideWhenUsed/>
    <w:rsid w:val="00A6540E"/>
    <w:pPr>
      <w:spacing w:line="240" w:lineRule="auto"/>
    </w:pPr>
  </w:style>
  <w:style w:type="character" w:customStyle="1" w:styleId="TestocommentoCarattere">
    <w:name w:val="Testo commento Carattere"/>
    <w:basedOn w:val="Carpredefinitoparagrafo"/>
    <w:link w:val="Testocommento"/>
    <w:uiPriority w:val="99"/>
    <w:rsid w:val="00A6540E"/>
  </w:style>
  <w:style w:type="paragraph" w:styleId="Soggettocommento">
    <w:name w:val="annotation subject"/>
    <w:basedOn w:val="Testocommento"/>
    <w:next w:val="Testocommento"/>
    <w:link w:val="SoggettocommentoCarattere"/>
    <w:uiPriority w:val="99"/>
    <w:semiHidden/>
    <w:unhideWhenUsed/>
    <w:rsid w:val="00A6540E"/>
    <w:rPr>
      <w:b/>
      <w:bCs/>
    </w:rPr>
  </w:style>
  <w:style w:type="character" w:customStyle="1" w:styleId="SoggettocommentoCarattere">
    <w:name w:val="Soggetto commento Carattere"/>
    <w:basedOn w:val="TestocommentoCarattere"/>
    <w:link w:val="Soggettocommento"/>
    <w:uiPriority w:val="99"/>
    <w:semiHidden/>
    <w:rsid w:val="00A6540E"/>
    <w:rPr>
      <w:b/>
      <w:bCs/>
    </w:rPr>
  </w:style>
  <w:style w:type="paragraph" w:styleId="Testofumetto">
    <w:name w:val="Balloon Text"/>
    <w:basedOn w:val="Normale"/>
    <w:link w:val="TestofumettoCarattere"/>
    <w:uiPriority w:val="99"/>
    <w:semiHidden/>
    <w:unhideWhenUsed/>
    <w:rsid w:val="00A6540E"/>
    <w:pPr>
      <w:spacing w:after="0" w:line="240" w:lineRule="auto"/>
    </w:pPr>
    <w:rPr>
      <w:rFonts w:ascii="Times New Roman" w:hAnsi="Times New Roman" w:cs="Times New Roman"/>
      <w:szCs w:val="18"/>
    </w:rPr>
  </w:style>
  <w:style w:type="character" w:customStyle="1" w:styleId="TestofumettoCarattere">
    <w:name w:val="Testo fumetto Carattere"/>
    <w:basedOn w:val="Carpredefinitoparagrafo"/>
    <w:link w:val="Testofumetto"/>
    <w:uiPriority w:val="99"/>
    <w:semiHidden/>
    <w:rsid w:val="00A6540E"/>
    <w:rPr>
      <w:rFonts w:ascii="Times New Roman" w:hAnsi="Times New Roman" w:cs="Times New Roman"/>
      <w:sz w:val="18"/>
      <w:szCs w:val="18"/>
    </w:rPr>
  </w:style>
  <w:style w:type="paragraph" w:styleId="Revisione">
    <w:name w:val="Revision"/>
    <w:hidden/>
    <w:uiPriority w:val="99"/>
    <w:semiHidden/>
    <w:rsid w:val="00E70BC7"/>
    <w:pPr>
      <w:spacing w:after="0" w:line="240" w:lineRule="auto"/>
      <w:jc w:val="left"/>
    </w:pPr>
  </w:style>
  <w:style w:type="character" w:styleId="Collegamentovisitato">
    <w:name w:val="FollowedHyperlink"/>
    <w:basedOn w:val="Carpredefinitoparagrafo"/>
    <w:uiPriority w:val="99"/>
    <w:semiHidden/>
    <w:unhideWhenUsed/>
    <w:rsid w:val="00E2071E"/>
    <w:rPr>
      <w:color w:val="1CB9E0" w:themeColor="followedHyperlink"/>
      <w:u w:val="single"/>
    </w:rPr>
  </w:style>
  <w:style w:type="paragraph" w:customStyle="1" w:styleId="TitoloGrafico">
    <w:name w:val="Titolo Grafico"/>
    <w:basedOn w:val="Normale"/>
    <w:link w:val="TitoloGraficoCarattere"/>
    <w:rsid w:val="007D5137"/>
    <w:rPr>
      <w:noProof/>
      <w:lang w:val="en-US"/>
    </w:rPr>
  </w:style>
  <w:style w:type="character" w:customStyle="1" w:styleId="TitoloGraficoCarattere">
    <w:name w:val="Titolo Grafico Carattere"/>
    <w:basedOn w:val="Carpredefinitoparagrafo"/>
    <w:link w:val="TitoloGrafico"/>
    <w:rsid w:val="007D5137"/>
    <w:rPr>
      <w:noProof/>
      <w:sz w:val="18"/>
      <w:lang w:val="en-US"/>
    </w:rPr>
  </w:style>
  <w:style w:type="paragraph" w:customStyle="1" w:styleId="Elencopuntatodi2livello">
    <w:name w:val="Elenco puntato di 2 livello"/>
    <w:basedOn w:val="Elencopuntatoprimolivello"/>
    <w:qFormat/>
    <w:rsid w:val="00D41C1F"/>
    <w:pPr>
      <w:numPr>
        <w:ilvl w:val="1"/>
      </w:numPr>
      <w:tabs>
        <w:tab w:val="num" w:pos="360"/>
        <w:tab w:val="left" w:pos="720"/>
      </w:tabs>
    </w:pPr>
  </w:style>
  <w:style w:type="paragraph" w:customStyle="1" w:styleId="Elencopuntatoprimolivello">
    <w:name w:val="Elenco puntato primo livello"/>
    <w:basedOn w:val="Normale"/>
    <w:link w:val="ElencopuntatoprimolivelloCarattere"/>
    <w:qFormat/>
    <w:rsid w:val="000712E1"/>
    <w:pPr>
      <w:numPr>
        <w:numId w:val="2"/>
      </w:numPr>
      <w:tabs>
        <w:tab w:val="clear" w:pos="284"/>
      </w:tabs>
      <w:spacing w:before="120" w:after="120" w:line="260" w:lineRule="exact"/>
      <w:ind w:left="567"/>
      <w:contextualSpacing/>
      <w:jc w:val="both"/>
    </w:pPr>
    <w:rPr>
      <w:rFonts w:asciiTheme="majorHAnsi" w:eastAsia="Times New Roman" w:hAnsiTheme="majorHAnsi" w:cs="Times New Roman"/>
      <w:szCs w:val="24"/>
      <w:lang w:val="x-none" w:eastAsia="x-none"/>
    </w:rPr>
  </w:style>
  <w:style w:type="character" w:customStyle="1" w:styleId="ElencopuntatoprimolivelloCarattere">
    <w:name w:val="Elenco puntato primo livello Carattere"/>
    <w:link w:val="Elencopuntatoprimolivello"/>
    <w:rsid w:val="000712E1"/>
    <w:rPr>
      <w:rFonts w:asciiTheme="majorHAnsi" w:eastAsia="Times New Roman" w:hAnsiTheme="majorHAnsi" w:cs="Times New Roman"/>
      <w:sz w:val="18"/>
      <w:szCs w:val="24"/>
      <w:lang w:val="x-none" w:eastAsia="x-none"/>
    </w:rPr>
  </w:style>
  <w:style w:type="paragraph" w:styleId="NormaleWeb">
    <w:name w:val="Normal (Web)"/>
    <w:basedOn w:val="Normale"/>
    <w:uiPriority w:val="99"/>
    <w:rsid w:val="0025363B"/>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ParagrafoelencoCarattere">
    <w:name w:val="Paragrafo elenco Carattere"/>
    <w:aliases w:val="Numeri tabella Carattere,Paragrafo elenco 2 Carattere,Elenco numerato Carattere,Paragrafo indentato Carattere,Bullet edison Carattere,Bullet List Carattere,FooterText Carattere,numbered Carattere,Paragraphe de liste1 Carattere"/>
    <w:link w:val="Paragrafoelenco"/>
    <w:uiPriority w:val="34"/>
    <w:qFormat/>
    <w:rsid w:val="008C48C5"/>
    <w:rPr>
      <w:sz w:val="18"/>
    </w:rPr>
  </w:style>
  <w:style w:type="character" w:styleId="Menzionenonrisolta">
    <w:name w:val="Unresolved Mention"/>
    <w:basedOn w:val="Carpredefinitoparagrafo"/>
    <w:uiPriority w:val="99"/>
    <w:semiHidden/>
    <w:unhideWhenUsed/>
    <w:rsid w:val="00266D5A"/>
    <w:rPr>
      <w:color w:val="605E5C"/>
      <w:shd w:val="clear" w:color="auto" w:fill="E1DFDD"/>
    </w:rPr>
  </w:style>
  <w:style w:type="paragraph" w:styleId="Testonotaapidipagina">
    <w:name w:val="footnote text"/>
    <w:basedOn w:val="Normale"/>
    <w:link w:val="TestonotaapidipaginaCarattere"/>
    <w:uiPriority w:val="99"/>
    <w:semiHidden/>
    <w:unhideWhenUsed/>
    <w:rsid w:val="009341BA"/>
    <w:pPr>
      <w:spacing w:before="0" w:after="0" w:line="240" w:lineRule="auto"/>
    </w:pPr>
    <w:rPr>
      <w:sz w:val="20"/>
    </w:rPr>
  </w:style>
  <w:style w:type="character" w:customStyle="1" w:styleId="TestonotaapidipaginaCarattere">
    <w:name w:val="Testo nota a piè di pagina Carattere"/>
    <w:basedOn w:val="Carpredefinitoparagrafo"/>
    <w:link w:val="Testonotaapidipagina"/>
    <w:uiPriority w:val="99"/>
    <w:semiHidden/>
    <w:rsid w:val="009341BA"/>
  </w:style>
  <w:style w:type="character" w:styleId="Rimandonotaapidipagina">
    <w:name w:val="footnote reference"/>
    <w:basedOn w:val="Carpredefinitoparagrafo"/>
    <w:uiPriority w:val="99"/>
    <w:semiHidden/>
    <w:unhideWhenUsed/>
    <w:rsid w:val="009341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97678">
      <w:bodyDiv w:val="1"/>
      <w:marLeft w:val="0"/>
      <w:marRight w:val="0"/>
      <w:marTop w:val="0"/>
      <w:marBottom w:val="0"/>
      <w:divBdr>
        <w:top w:val="none" w:sz="0" w:space="0" w:color="auto"/>
        <w:left w:val="none" w:sz="0" w:space="0" w:color="auto"/>
        <w:bottom w:val="none" w:sz="0" w:space="0" w:color="auto"/>
        <w:right w:val="none" w:sz="0" w:space="0" w:color="auto"/>
      </w:divBdr>
    </w:div>
    <w:div w:id="446388189">
      <w:bodyDiv w:val="1"/>
      <w:marLeft w:val="0"/>
      <w:marRight w:val="0"/>
      <w:marTop w:val="0"/>
      <w:marBottom w:val="0"/>
      <w:divBdr>
        <w:top w:val="none" w:sz="0" w:space="0" w:color="auto"/>
        <w:left w:val="none" w:sz="0" w:space="0" w:color="auto"/>
        <w:bottom w:val="none" w:sz="0" w:space="0" w:color="auto"/>
        <w:right w:val="none" w:sz="0" w:space="0" w:color="auto"/>
      </w:divBdr>
    </w:div>
    <w:div w:id="501895027">
      <w:bodyDiv w:val="1"/>
      <w:marLeft w:val="0"/>
      <w:marRight w:val="0"/>
      <w:marTop w:val="0"/>
      <w:marBottom w:val="0"/>
      <w:divBdr>
        <w:top w:val="none" w:sz="0" w:space="0" w:color="auto"/>
        <w:left w:val="none" w:sz="0" w:space="0" w:color="auto"/>
        <w:bottom w:val="none" w:sz="0" w:space="0" w:color="auto"/>
        <w:right w:val="none" w:sz="0" w:space="0" w:color="auto"/>
      </w:divBdr>
    </w:div>
    <w:div w:id="664363529">
      <w:bodyDiv w:val="1"/>
      <w:marLeft w:val="0"/>
      <w:marRight w:val="0"/>
      <w:marTop w:val="0"/>
      <w:marBottom w:val="0"/>
      <w:divBdr>
        <w:top w:val="none" w:sz="0" w:space="0" w:color="auto"/>
        <w:left w:val="none" w:sz="0" w:space="0" w:color="auto"/>
        <w:bottom w:val="none" w:sz="0" w:space="0" w:color="auto"/>
        <w:right w:val="none" w:sz="0" w:space="0" w:color="auto"/>
      </w:divBdr>
    </w:div>
    <w:div w:id="701592104">
      <w:bodyDiv w:val="1"/>
      <w:marLeft w:val="0"/>
      <w:marRight w:val="0"/>
      <w:marTop w:val="0"/>
      <w:marBottom w:val="0"/>
      <w:divBdr>
        <w:top w:val="none" w:sz="0" w:space="0" w:color="auto"/>
        <w:left w:val="none" w:sz="0" w:space="0" w:color="auto"/>
        <w:bottom w:val="none" w:sz="0" w:space="0" w:color="auto"/>
        <w:right w:val="none" w:sz="0" w:space="0" w:color="auto"/>
      </w:divBdr>
    </w:div>
    <w:div w:id="1201013578">
      <w:bodyDiv w:val="1"/>
      <w:marLeft w:val="0"/>
      <w:marRight w:val="0"/>
      <w:marTop w:val="0"/>
      <w:marBottom w:val="0"/>
      <w:divBdr>
        <w:top w:val="none" w:sz="0" w:space="0" w:color="auto"/>
        <w:left w:val="none" w:sz="0" w:space="0" w:color="auto"/>
        <w:bottom w:val="none" w:sz="0" w:space="0" w:color="auto"/>
        <w:right w:val="none" w:sz="0" w:space="0" w:color="auto"/>
      </w:divBdr>
    </w:div>
    <w:div w:id="1347320704">
      <w:bodyDiv w:val="1"/>
      <w:marLeft w:val="0"/>
      <w:marRight w:val="0"/>
      <w:marTop w:val="0"/>
      <w:marBottom w:val="0"/>
      <w:divBdr>
        <w:top w:val="none" w:sz="0" w:space="0" w:color="auto"/>
        <w:left w:val="none" w:sz="0" w:space="0" w:color="auto"/>
        <w:bottom w:val="none" w:sz="0" w:space="0" w:color="auto"/>
        <w:right w:val="none" w:sz="0" w:space="0" w:color="auto"/>
      </w:divBdr>
    </w:div>
    <w:div w:id="1442217227">
      <w:bodyDiv w:val="1"/>
      <w:marLeft w:val="0"/>
      <w:marRight w:val="0"/>
      <w:marTop w:val="0"/>
      <w:marBottom w:val="0"/>
      <w:divBdr>
        <w:top w:val="none" w:sz="0" w:space="0" w:color="auto"/>
        <w:left w:val="none" w:sz="0" w:space="0" w:color="auto"/>
        <w:bottom w:val="none" w:sz="0" w:space="0" w:color="auto"/>
        <w:right w:val="none" w:sz="0" w:space="0" w:color="auto"/>
      </w:divBdr>
      <w:divsChild>
        <w:div w:id="187569977">
          <w:marLeft w:val="403"/>
          <w:marRight w:val="0"/>
          <w:marTop w:val="120"/>
          <w:marBottom w:val="0"/>
          <w:divBdr>
            <w:top w:val="none" w:sz="0" w:space="0" w:color="auto"/>
            <w:left w:val="none" w:sz="0" w:space="0" w:color="auto"/>
            <w:bottom w:val="none" w:sz="0" w:space="0" w:color="auto"/>
            <w:right w:val="none" w:sz="0" w:space="0" w:color="auto"/>
          </w:divBdr>
        </w:div>
        <w:div w:id="360476140">
          <w:marLeft w:val="2261"/>
          <w:marRight w:val="0"/>
          <w:marTop w:val="120"/>
          <w:marBottom w:val="0"/>
          <w:divBdr>
            <w:top w:val="none" w:sz="0" w:space="0" w:color="auto"/>
            <w:left w:val="none" w:sz="0" w:space="0" w:color="auto"/>
            <w:bottom w:val="none" w:sz="0" w:space="0" w:color="auto"/>
            <w:right w:val="none" w:sz="0" w:space="0" w:color="auto"/>
          </w:divBdr>
        </w:div>
        <w:div w:id="549800857">
          <w:marLeft w:val="1642"/>
          <w:marRight w:val="0"/>
          <w:marTop w:val="120"/>
          <w:marBottom w:val="0"/>
          <w:divBdr>
            <w:top w:val="none" w:sz="0" w:space="0" w:color="auto"/>
            <w:left w:val="none" w:sz="0" w:space="0" w:color="auto"/>
            <w:bottom w:val="none" w:sz="0" w:space="0" w:color="auto"/>
            <w:right w:val="none" w:sz="0" w:space="0" w:color="auto"/>
          </w:divBdr>
        </w:div>
        <w:div w:id="972363903">
          <w:marLeft w:val="1022"/>
          <w:marRight w:val="0"/>
          <w:marTop w:val="120"/>
          <w:marBottom w:val="0"/>
          <w:divBdr>
            <w:top w:val="none" w:sz="0" w:space="0" w:color="auto"/>
            <w:left w:val="none" w:sz="0" w:space="0" w:color="auto"/>
            <w:bottom w:val="none" w:sz="0" w:space="0" w:color="auto"/>
            <w:right w:val="none" w:sz="0" w:space="0" w:color="auto"/>
          </w:divBdr>
        </w:div>
        <w:div w:id="1203832018">
          <w:marLeft w:val="2952"/>
          <w:marRight w:val="0"/>
          <w:marTop w:val="120"/>
          <w:marBottom w:val="0"/>
          <w:divBdr>
            <w:top w:val="none" w:sz="0" w:space="0" w:color="auto"/>
            <w:left w:val="none" w:sz="0" w:space="0" w:color="auto"/>
            <w:bottom w:val="none" w:sz="0" w:space="0" w:color="auto"/>
            <w:right w:val="none" w:sz="0" w:space="0" w:color="auto"/>
          </w:divBdr>
        </w:div>
        <w:div w:id="1341542281">
          <w:marLeft w:val="3686"/>
          <w:marRight w:val="0"/>
          <w:marTop w:val="120"/>
          <w:marBottom w:val="0"/>
          <w:divBdr>
            <w:top w:val="none" w:sz="0" w:space="0" w:color="auto"/>
            <w:left w:val="none" w:sz="0" w:space="0" w:color="auto"/>
            <w:bottom w:val="none" w:sz="0" w:space="0" w:color="auto"/>
            <w:right w:val="none" w:sz="0" w:space="0" w:color="auto"/>
          </w:divBdr>
        </w:div>
      </w:divsChild>
    </w:div>
    <w:div w:id="1611625842">
      <w:bodyDiv w:val="1"/>
      <w:marLeft w:val="0"/>
      <w:marRight w:val="0"/>
      <w:marTop w:val="0"/>
      <w:marBottom w:val="0"/>
      <w:divBdr>
        <w:top w:val="none" w:sz="0" w:space="0" w:color="auto"/>
        <w:left w:val="none" w:sz="0" w:space="0" w:color="auto"/>
        <w:bottom w:val="none" w:sz="0" w:space="0" w:color="auto"/>
        <w:right w:val="none" w:sz="0" w:space="0" w:color="auto"/>
      </w:divBdr>
    </w:div>
    <w:div w:id="1681270264">
      <w:bodyDiv w:val="1"/>
      <w:marLeft w:val="0"/>
      <w:marRight w:val="0"/>
      <w:marTop w:val="0"/>
      <w:marBottom w:val="0"/>
      <w:divBdr>
        <w:top w:val="none" w:sz="0" w:space="0" w:color="auto"/>
        <w:left w:val="none" w:sz="0" w:space="0" w:color="auto"/>
        <w:bottom w:val="none" w:sz="0" w:space="0" w:color="auto"/>
        <w:right w:val="none" w:sz="0" w:space="0" w:color="auto"/>
      </w:divBdr>
    </w:div>
    <w:div w:id="1734548061">
      <w:bodyDiv w:val="1"/>
      <w:marLeft w:val="0"/>
      <w:marRight w:val="0"/>
      <w:marTop w:val="0"/>
      <w:marBottom w:val="0"/>
      <w:divBdr>
        <w:top w:val="none" w:sz="0" w:space="0" w:color="auto"/>
        <w:left w:val="none" w:sz="0" w:space="0" w:color="auto"/>
        <w:bottom w:val="none" w:sz="0" w:space="0" w:color="auto"/>
        <w:right w:val="none" w:sz="0" w:space="0" w:color="auto"/>
      </w:divBdr>
    </w:div>
    <w:div w:id="204428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GruppoEng">
      <a:dk1>
        <a:srgbClr val="000000"/>
      </a:dk1>
      <a:lt1>
        <a:srgbClr val="FFFFFF"/>
      </a:lt1>
      <a:dk2>
        <a:srgbClr val="323451"/>
      </a:dk2>
      <a:lt2>
        <a:srgbClr val="F3F3F3"/>
      </a:lt2>
      <a:accent1>
        <a:srgbClr val="C51B88"/>
      </a:accent1>
      <a:accent2>
        <a:srgbClr val="2EDCE6"/>
      </a:accent2>
      <a:accent3>
        <a:srgbClr val="797CC2"/>
      </a:accent3>
      <a:accent4>
        <a:srgbClr val="F2B902"/>
      </a:accent4>
      <a:accent5>
        <a:srgbClr val="E76B1E"/>
      </a:accent5>
      <a:accent6>
        <a:srgbClr val="8793A6"/>
      </a:accent6>
      <a:hlink>
        <a:srgbClr val="1CB9E0"/>
      </a:hlink>
      <a:folHlink>
        <a:srgbClr val="1CB9E0"/>
      </a:folHlink>
    </a:clrScheme>
    <a:fontScheme name="Coco Eng Theme Font">
      <a:majorFont>
        <a:latin typeface="CocoEng"/>
        <a:ea typeface=""/>
        <a:cs typeface=""/>
      </a:majorFont>
      <a:minorFont>
        <a:latin typeface="CocoEng"/>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aa6e707-8b3e-4ea5-9d54-245ad0838b7b" xsi:nil="true"/>
    <_ip_UnifiedCompliancePolicyUIAction xmlns="http://schemas.microsoft.com/sharepoint/v3" xsi:nil="true"/>
    <lcf76f155ced4ddcb4097134ff3c332f xmlns="cfe54339-49bb-4f2d-81f2-49d2b1053951">
      <Terms xmlns="http://schemas.microsoft.com/office/infopath/2007/PartnerControls"/>
    </lcf76f155ced4ddcb4097134ff3c332f>
    <_ip_UnifiedCompliancePolicyProperties xmlns="http://schemas.microsoft.com/sharepoint/v3" xsi:nil="true"/>
    <_Flow_SignoffStatus xmlns="cfe54339-49bb-4f2d-81f2-49d2b105395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23EF228D877E724AA3E1B85D7CD5AA74" ma:contentTypeVersion="17" ma:contentTypeDescription="Creare un nuovo documento." ma:contentTypeScope="" ma:versionID="0d7475548c87f2c140813ec0a60ee958">
  <xsd:schema xmlns:xsd="http://www.w3.org/2001/XMLSchema" xmlns:xs="http://www.w3.org/2001/XMLSchema" xmlns:p="http://schemas.microsoft.com/office/2006/metadata/properties" xmlns:ns1="http://schemas.microsoft.com/sharepoint/v3" xmlns:ns2="cfe54339-49bb-4f2d-81f2-49d2b1053951" xmlns:ns3="7aa6e707-8b3e-4ea5-9d54-245ad0838b7b" targetNamespace="http://schemas.microsoft.com/office/2006/metadata/properties" ma:root="true" ma:fieldsID="2a8048814db89b47b056c3cf17f6a4b8" ns1:_="" ns2:_="" ns3:_="">
    <xsd:import namespace="http://schemas.microsoft.com/sharepoint/v3"/>
    <xsd:import namespace="cfe54339-49bb-4f2d-81f2-49d2b1053951"/>
    <xsd:import namespace="7aa6e707-8b3e-4ea5-9d54-245ad0838b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rietà criteri di conformità unificati" ma:hidden="true" ma:internalName="_ip_UnifiedCompliancePolicyProperties">
      <xsd:simpleType>
        <xsd:restriction base="dms:Note"/>
      </xsd:simpleType>
    </xsd:element>
    <xsd:element name="_ip_UnifiedCompliancePolicyUIAction" ma:index="23" nillable="true" ma:displayName="Azione interfaccia utente criteri di conformità unificati"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e54339-49bb-4f2d-81f2-49d2b1053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Flow_SignoffStatus" ma:index="24" nillable="true" ma:displayName="Stato consenso"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a6e707-8b3e-4ea5-9d54-245ad0838b7b"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element name="TaxCatchAll" ma:index="15" nillable="true" ma:displayName="Taxonomy Catch All Column" ma:hidden="true" ma:list="{40667ada-de6b-48a7-98e2-445bf4e322ee}" ma:internalName="TaxCatchAll" ma:showField="CatchAllData" ma:web="7aa6e707-8b3e-4ea5-9d54-245ad0838b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220B01-4CC5-4938-867D-4AE90C9921E5}">
  <ds:schemaRefs>
    <ds:schemaRef ds:uri="http://schemas.microsoft.com/sharepoint/v3/contenttype/forms"/>
  </ds:schemaRefs>
</ds:datastoreItem>
</file>

<file path=customXml/itemProps2.xml><?xml version="1.0" encoding="utf-8"?>
<ds:datastoreItem xmlns:ds="http://schemas.openxmlformats.org/officeDocument/2006/customXml" ds:itemID="{21287765-4FCD-4451-B496-01C0D6CCFF0F}">
  <ds:schemaRefs>
    <ds:schemaRef ds:uri="http://schemas.microsoft.com/office/2006/metadata/properties"/>
    <ds:schemaRef ds:uri="http://schemas.microsoft.com/office/infopath/2007/PartnerControls"/>
    <ds:schemaRef ds:uri="7aa6e707-8b3e-4ea5-9d54-245ad0838b7b"/>
    <ds:schemaRef ds:uri="http://schemas.microsoft.com/sharepoint/v3"/>
    <ds:schemaRef ds:uri="cfe54339-49bb-4f2d-81f2-49d2b1053951"/>
  </ds:schemaRefs>
</ds:datastoreItem>
</file>

<file path=customXml/itemProps3.xml><?xml version="1.0" encoding="utf-8"?>
<ds:datastoreItem xmlns:ds="http://schemas.openxmlformats.org/officeDocument/2006/customXml" ds:itemID="{C39DA6CF-FC7D-4643-BAE4-3B904955A3D8}">
  <ds:schemaRefs>
    <ds:schemaRef ds:uri="http://schemas.openxmlformats.org/officeDocument/2006/bibliography"/>
  </ds:schemaRefs>
</ds:datastoreItem>
</file>

<file path=customXml/itemProps4.xml><?xml version="1.0" encoding="utf-8"?>
<ds:datastoreItem xmlns:ds="http://schemas.openxmlformats.org/officeDocument/2006/customXml" ds:itemID="{40FDD8DE-9F89-4E34-832E-467CC8B624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fe54339-49bb-4f2d-81f2-49d2b1053951"/>
    <ds:schemaRef ds:uri="7aa6e707-8b3e-4ea5-9d54-245ad0838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2ffb15b-7c62-4258-9963-fa836361ea60}" enabled="1" method="Privileged" siteId="{f2d7d6c5-1bee-41ff-9e79-b372a5cce71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8999</Words>
  <Characters>57507</Characters>
  <Application>Microsoft Office Word</Application>
  <DocSecurity>0</DocSecurity>
  <Lines>1597</Lines>
  <Paragraphs>1304</Paragraphs>
  <ScaleCrop>false</ScaleCrop>
  <HeadingPairs>
    <vt:vector size="2" baseType="variant">
      <vt:variant>
        <vt:lpstr>Titolo</vt:lpstr>
      </vt:variant>
      <vt:variant>
        <vt:i4>1</vt:i4>
      </vt:variant>
    </vt:vector>
  </HeadingPairs>
  <TitlesOfParts>
    <vt:vector size="1" baseType="lpstr">
      <vt:lpstr>Piano di Gestione e Monitoraggio del Rischio di Sicurezza Informatica</vt:lpstr>
    </vt:vector>
  </TitlesOfParts>
  <Company/>
  <LinksUpToDate>false</LinksUpToDate>
  <CharactersWithSpaces>65202</CharactersWithSpaces>
  <SharedDoc>false</SharedDoc>
  <HLinks>
    <vt:vector size="222" baseType="variant">
      <vt:variant>
        <vt:i4>1835064</vt:i4>
      </vt:variant>
      <vt:variant>
        <vt:i4>218</vt:i4>
      </vt:variant>
      <vt:variant>
        <vt:i4>0</vt:i4>
      </vt:variant>
      <vt:variant>
        <vt:i4>5</vt:i4>
      </vt:variant>
      <vt:variant>
        <vt:lpwstr/>
      </vt:variant>
      <vt:variant>
        <vt:lpwstr>_Toc238824040</vt:lpwstr>
      </vt:variant>
      <vt:variant>
        <vt:i4>1769528</vt:i4>
      </vt:variant>
      <vt:variant>
        <vt:i4>212</vt:i4>
      </vt:variant>
      <vt:variant>
        <vt:i4>0</vt:i4>
      </vt:variant>
      <vt:variant>
        <vt:i4>5</vt:i4>
      </vt:variant>
      <vt:variant>
        <vt:lpwstr/>
      </vt:variant>
      <vt:variant>
        <vt:lpwstr>_Toc238824039</vt:lpwstr>
      </vt:variant>
      <vt:variant>
        <vt:i4>1769528</vt:i4>
      </vt:variant>
      <vt:variant>
        <vt:i4>206</vt:i4>
      </vt:variant>
      <vt:variant>
        <vt:i4>0</vt:i4>
      </vt:variant>
      <vt:variant>
        <vt:i4>5</vt:i4>
      </vt:variant>
      <vt:variant>
        <vt:lpwstr/>
      </vt:variant>
      <vt:variant>
        <vt:lpwstr>_Toc238824038</vt:lpwstr>
      </vt:variant>
      <vt:variant>
        <vt:i4>1769528</vt:i4>
      </vt:variant>
      <vt:variant>
        <vt:i4>200</vt:i4>
      </vt:variant>
      <vt:variant>
        <vt:i4>0</vt:i4>
      </vt:variant>
      <vt:variant>
        <vt:i4>5</vt:i4>
      </vt:variant>
      <vt:variant>
        <vt:lpwstr/>
      </vt:variant>
      <vt:variant>
        <vt:lpwstr>_Toc238824037</vt:lpwstr>
      </vt:variant>
      <vt:variant>
        <vt:i4>1769528</vt:i4>
      </vt:variant>
      <vt:variant>
        <vt:i4>194</vt:i4>
      </vt:variant>
      <vt:variant>
        <vt:i4>0</vt:i4>
      </vt:variant>
      <vt:variant>
        <vt:i4>5</vt:i4>
      </vt:variant>
      <vt:variant>
        <vt:lpwstr/>
      </vt:variant>
      <vt:variant>
        <vt:lpwstr>_Toc238824036</vt:lpwstr>
      </vt:variant>
      <vt:variant>
        <vt:i4>1769528</vt:i4>
      </vt:variant>
      <vt:variant>
        <vt:i4>188</vt:i4>
      </vt:variant>
      <vt:variant>
        <vt:i4>0</vt:i4>
      </vt:variant>
      <vt:variant>
        <vt:i4>5</vt:i4>
      </vt:variant>
      <vt:variant>
        <vt:lpwstr/>
      </vt:variant>
      <vt:variant>
        <vt:lpwstr>_Toc238824035</vt:lpwstr>
      </vt:variant>
      <vt:variant>
        <vt:i4>1769528</vt:i4>
      </vt:variant>
      <vt:variant>
        <vt:i4>182</vt:i4>
      </vt:variant>
      <vt:variant>
        <vt:i4>0</vt:i4>
      </vt:variant>
      <vt:variant>
        <vt:i4>5</vt:i4>
      </vt:variant>
      <vt:variant>
        <vt:lpwstr/>
      </vt:variant>
      <vt:variant>
        <vt:lpwstr>_Toc238824034</vt:lpwstr>
      </vt:variant>
      <vt:variant>
        <vt:i4>1769528</vt:i4>
      </vt:variant>
      <vt:variant>
        <vt:i4>176</vt:i4>
      </vt:variant>
      <vt:variant>
        <vt:i4>0</vt:i4>
      </vt:variant>
      <vt:variant>
        <vt:i4>5</vt:i4>
      </vt:variant>
      <vt:variant>
        <vt:lpwstr/>
      </vt:variant>
      <vt:variant>
        <vt:lpwstr>_Toc238824033</vt:lpwstr>
      </vt:variant>
      <vt:variant>
        <vt:i4>1769528</vt:i4>
      </vt:variant>
      <vt:variant>
        <vt:i4>170</vt:i4>
      </vt:variant>
      <vt:variant>
        <vt:i4>0</vt:i4>
      </vt:variant>
      <vt:variant>
        <vt:i4>5</vt:i4>
      </vt:variant>
      <vt:variant>
        <vt:lpwstr/>
      </vt:variant>
      <vt:variant>
        <vt:lpwstr>_Toc238824032</vt:lpwstr>
      </vt:variant>
      <vt:variant>
        <vt:i4>1769528</vt:i4>
      </vt:variant>
      <vt:variant>
        <vt:i4>164</vt:i4>
      </vt:variant>
      <vt:variant>
        <vt:i4>0</vt:i4>
      </vt:variant>
      <vt:variant>
        <vt:i4>5</vt:i4>
      </vt:variant>
      <vt:variant>
        <vt:lpwstr/>
      </vt:variant>
      <vt:variant>
        <vt:lpwstr>_Toc238824031</vt:lpwstr>
      </vt:variant>
      <vt:variant>
        <vt:i4>1769528</vt:i4>
      </vt:variant>
      <vt:variant>
        <vt:i4>158</vt:i4>
      </vt:variant>
      <vt:variant>
        <vt:i4>0</vt:i4>
      </vt:variant>
      <vt:variant>
        <vt:i4>5</vt:i4>
      </vt:variant>
      <vt:variant>
        <vt:lpwstr/>
      </vt:variant>
      <vt:variant>
        <vt:lpwstr>_Toc238824030</vt:lpwstr>
      </vt:variant>
      <vt:variant>
        <vt:i4>1703992</vt:i4>
      </vt:variant>
      <vt:variant>
        <vt:i4>152</vt:i4>
      </vt:variant>
      <vt:variant>
        <vt:i4>0</vt:i4>
      </vt:variant>
      <vt:variant>
        <vt:i4>5</vt:i4>
      </vt:variant>
      <vt:variant>
        <vt:lpwstr/>
      </vt:variant>
      <vt:variant>
        <vt:lpwstr>_Toc238824029</vt:lpwstr>
      </vt:variant>
      <vt:variant>
        <vt:i4>1703992</vt:i4>
      </vt:variant>
      <vt:variant>
        <vt:i4>146</vt:i4>
      </vt:variant>
      <vt:variant>
        <vt:i4>0</vt:i4>
      </vt:variant>
      <vt:variant>
        <vt:i4>5</vt:i4>
      </vt:variant>
      <vt:variant>
        <vt:lpwstr/>
      </vt:variant>
      <vt:variant>
        <vt:lpwstr>_Toc238824028</vt:lpwstr>
      </vt:variant>
      <vt:variant>
        <vt:i4>1703992</vt:i4>
      </vt:variant>
      <vt:variant>
        <vt:i4>140</vt:i4>
      </vt:variant>
      <vt:variant>
        <vt:i4>0</vt:i4>
      </vt:variant>
      <vt:variant>
        <vt:i4>5</vt:i4>
      </vt:variant>
      <vt:variant>
        <vt:lpwstr/>
      </vt:variant>
      <vt:variant>
        <vt:lpwstr>_Toc238824027</vt:lpwstr>
      </vt:variant>
      <vt:variant>
        <vt:i4>1703992</vt:i4>
      </vt:variant>
      <vt:variant>
        <vt:i4>134</vt:i4>
      </vt:variant>
      <vt:variant>
        <vt:i4>0</vt:i4>
      </vt:variant>
      <vt:variant>
        <vt:i4>5</vt:i4>
      </vt:variant>
      <vt:variant>
        <vt:lpwstr/>
      </vt:variant>
      <vt:variant>
        <vt:lpwstr>_Toc238824026</vt:lpwstr>
      </vt:variant>
      <vt:variant>
        <vt:i4>1703992</vt:i4>
      </vt:variant>
      <vt:variant>
        <vt:i4>128</vt:i4>
      </vt:variant>
      <vt:variant>
        <vt:i4>0</vt:i4>
      </vt:variant>
      <vt:variant>
        <vt:i4>5</vt:i4>
      </vt:variant>
      <vt:variant>
        <vt:lpwstr/>
      </vt:variant>
      <vt:variant>
        <vt:lpwstr>_Toc238824025</vt:lpwstr>
      </vt:variant>
      <vt:variant>
        <vt:i4>1703992</vt:i4>
      </vt:variant>
      <vt:variant>
        <vt:i4>122</vt:i4>
      </vt:variant>
      <vt:variant>
        <vt:i4>0</vt:i4>
      </vt:variant>
      <vt:variant>
        <vt:i4>5</vt:i4>
      </vt:variant>
      <vt:variant>
        <vt:lpwstr/>
      </vt:variant>
      <vt:variant>
        <vt:lpwstr>_Toc238824024</vt:lpwstr>
      </vt:variant>
      <vt:variant>
        <vt:i4>1703992</vt:i4>
      </vt:variant>
      <vt:variant>
        <vt:i4>116</vt:i4>
      </vt:variant>
      <vt:variant>
        <vt:i4>0</vt:i4>
      </vt:variant>
      <vt:variant>
        <vt:i4>5</vt:i4>
      </vt:variant>
      <vt:variant>
        <vt:lpwstr/>
      </vt:variant>
      <vt:variant>
        <vt:lpwstr>_Toc238824023</vt:lpwstr>
      </vt:variant>
      <vt:variant>
        <vt:i4>1703992</vt:i4>
      </vt:variant>
      <vt:variant>
        <vt:i4>110</vt:i4>
      </vt:variant>
      <vt:variant>
        <vt:i4>0</vt:i4>
      </vt:variant>
      <vt:variant>
        <vt:i4>5</vt:i4>
      </vt:variant>
      <vt:variant>
        <vt:lpwstr/>
      </vt:variant>
      <vt:variant>
        <vt:lpwstr>_Toc238824022</vt:lpwstr>
      </vt:variant>
      <vt:variant>
        <vt:i4>1703992</vt:i4>
      </vt:variant>
      <vt:variant>
        <vt:i4>104</vt:i4>
      </vt:variant>
      <vt:variant>
        <vt:i4>0</vt:i4>
      </vt:variant>
      <vt:variant>
        <vt:i4>5</vt:i4>
      </vt:variant>
      <vt:variant>
        <vt:lpwstr/>
      </vt:variant>
      <vt:variant>
        <vt:lpwstr>_Toc238824021</vt:lpwstr>
      </vt:variant>
      <vt:variant>
        <vt:i4>1703992</vt:i4>
      </vt:variant>
      <vt:variant>
        <vt:i4>98</vt:i4>
      </vt:variant>
      <vt:variant>
        <vt:i4>0</vt:i4>
      </vt:variant>
      <vt:variant>
        <vt:i4>5</vt:i4>
      </vt:variant>
      <vt:variant>
        <vt:lpwstr/>
      </vt:variant>
      <vt:variant>
        <vt:lpwstr>_Toc238824020</vt:lpwstr>
      </vt:variant>
      <vt:variant>
        <vt:i4>1638456</vt:i4>
      </vt:variant>
      <vt:variant>
        <vt:i4>92</vt:i4>
      </vt:variant>
      <vt:variant>
        <vt:i4>0</vt:i4>
      </vt:variant>
      <vt:variant>
        <vt:i4>5</vt:i4>
      </vt:variant>
      <vt:variant>
        <vt:lpwstr/>
      </vt:variant>
      <vt:variant>
        <vt:lpwstr>_Toc238824019</vt:lpwstr>
      </vt:variant>
      <vt:variant>
        <vt:i4>1638456</vt:i4>
      </vt:variant>
      <vt:variant>
        <vt:i4>86</vt:i4>
      </vt:variant>
      <vt:variant>
        <vt:i4>0</vt:i4>
      </vt:variant>
      <vt:variant>
        <vt:i4>5</vt:i4>
      </vt:variant>
      <vt:variant>
        <vt:lpwstr/>
      </vt:variant>
      <vt:variant>
        <vt:lpwstr>_Toc238824018</vt:lpwstr>
      </vt:variant>
      <vt:variant>
        <vt:i4>1638456</vt:i4>
      </vt:variant>
      <vt:variant>
        <vt:i4>80</vt:i4>
      </vt:variant>
      <vt:variant>
        <vt:i4>0</vt:i4>
      </vt:variant>
      <vt:variant>
        <vt:i4>5</vt:i4>
      </vt:variant>
      <vt:variant>
        <vt:lpwstr/>
      </vt:variant>
      <vt:variant>
        <vt:lpwstr>_Toc238824017</vt:lpwstr>
      </vt:variant>
      <vt:variant>
        <vt:i4>1638456</vt:i4>
      </vt:variant>
      <vt:variant>
        <vt:i4>74</vt:i4>
      </vt:variant>
      <vt:variant>
        <vt:i4>0</vt:i4>
      </vt:variant>
      <vt:variant>
        <vt:i4>5</vt:i4>
      </vt:variant>
      <vt:variant>
        <vt:lpwstr/>
      </vt:variant>
      <vt:variant>
        <vt:lpwstr>_Toc238824016</vt:lpwstr>
      </vt:variant>
      <vt:variant>
        <vt:i4>1638456</vt:i4>
      </vt:variant>
      <vt:variant>
        <vt:i4>68</vt:i4>
      </vt:variant>
      <vt:variant>
        <vt:i4>0</vt:i4>
      </vt:variant>
      <vt:variant>
        <vt:i4>5</vt:i4>
      </vt:variant>
      <vt:variant>
        <vt:lpwstr/>
      </vt:variant>
      <vt:variant>
        <vt:lpwstr>_Toc238824015</vt:lpwstr>
      </vt:variant>
      <vt:variant>
        <vt:i4>1638456</vt:i4>
      </vt:variant>
      <vt:variant>
        <vt:i4>62</vt:i4>
      </vt:variant>
      <vt:variant>
        <vt:i4>0</vt:i4>
      </vt:variant>
      <vt:variant>
        <vt:i4>5</vt:i4>
      </vt:variant>
      <vt:variant>
        <vt:lpwstr/>
      </vt:variant>
      <vt:variant>
        <vt:lpwstr>_Toc238824014</vt:lpwstr>
      </vt:variant>
      <vt:variant>
        <vt:i4>1638456</vt:i4>
      </vt:variant>
      <vt:variant>
        <vt:i4>56</vt:i4>
      </vt:variant>
      <vt:variant>
        <vt:i4>0</vt:i4>
      </vt:variant>
      <vt:variant>
        <vt:i4>5</vt:i4>
      </vt:variant>
      <vt:variant>
        <vt:lpwstr/>
      </vt:variant>
      <vt:variant>
        <vt:lpwstr>_Toc238824013</vt:lpwstr>
      </vt:variant>
      <vt:variant>
        <vt:i4>1638456</vt:i4>
      </vt:variant>
      <vt:variant>
        <vt:i4>50</vt:i4>
      </vt:variant>
      <vt:variant>
        <vt:i4>0</vt:i4>
      </vt:variant>
      <vt:variant>
        <vt:i4>5</vt:i4>
      </vt:variant>
      <vt:variant>
        <vt:lpwstr/>
      </vt:variant>
      <vt:variant>
        <vt:lpwstr>_Toc238824012</vt:lpwstr>
      </vt:variant>
      <vt:variant>
        <vt:i4>1638456</vt:i4>
      </vt:variant>
      <vt:variant>
        <vt:i4>44</vt:i4>
      </vt:variant>
      <vt:variant>
        <vt:i4>0</vt:i4>
      </vt:variant>
      <vt:variant>
        <vt:i4>5</vt:i4>
      </vt:variant>
      <vt:variant>
        <vt:lpwstr/>
      </vt:variant>
      <vt:variant>
        <vt:lpwstr>_Toc238824011</vt:lpwstr>
      </vt:variant>
      <vt:variant>
        <vt:i4>1638456</vt:i4>
      </vt:variant>
      <vt:variant>
        <vt:i4>38</vt:i4>
      </vt:variant>
      <vt:variant>
        <vt:i4>0</vt:i4>
      </vt:variant>
      <vt:variant>
        <vt:i4>5</vt:i4>
      </vt:variant>
      <vt:variant>
        <vt:lpwstr/>
      </vt:variant>
      <vt:variant>
        <vt:lpwstr>_Toc238824010</vt:lpwstr>
      </vt:variant>
      <vt:variant>
        <vt:i4>1572920</vt:i4>
      </vt:variant>
      <vt:variant>
        <vt:i4>32</vt:i4>
      </vt:variant>
      <vt:variant>
        <vt:i4>0</vt:i4>
      </vt:variant>
      <vt:variant>
        <vt:i4>5</vt:i4>
      </vt:variant>
      <vt:variant>
        <vt:lpwstr/>
      </vt:variant>
      <vt:variant>
        <vt:lpwstr>_Toc238824009</vt:lpwstr>
      </vt:variant>
      <vt:variant>
        <vt:i4>1572920</vt:i4>
      </vt:variant>
      <vt:variant>
        <vt:i4>26</vt:i4>
      </vt:variant>
      <vt:variant>
        <vt:i4>0</vt:i4>
      </vt:variant>
      <vt:variant>
        <vt:i4>5</vt:i4>
      </vt:variant>
      <vt:variant>
        <vt:lpwstr/>
      </vt:variant>
      <vt:variant>
        <vt:lpwstr>_Toc238824008</vt:lpwstr>
      </vt:variant>
      <vt:variant>
        <vt:i4>1572920</vt:i4>
      </vt:variant>
      <vt:variant>
        <vt:i4>20</vt:i4>
      </vt:variant>
      <vt:variant>
        <vt:i4>0</vt:i4>
      </vt:variant>
      <vt:variant>
        <vt:i4>5</vt:i4>
      </vt:variant>
      <vt:variant>
        <vt:lpwstr/>
      </vt:variant>
      <vt:variant>
        <vt:lpwstr>_Toc238824007</vt:lpwstr>
      </vt:variant>
      <vt:variant>
        <vt:i4>1572920</vt:i4>
      </vt:variant>
      <vt:variant>
        <vt:i4>14</vt:i4>
      </vt:variant>
      <vt:variant>
        <vt:i4>0</vt:i4>
      </vt:variant>
      <vt:variant>
        <vt:i4>5</vt:i4>
      </vt:variant>
      <vt:variant>
        <vt:lpwstr/>
      </vt:variant>
      <vt:variant>
        <vt:lpwstr>_Toc238824006</vt:lpwstr>
      </vt:variant>
      <vt:variant>
        <vt:i4>1572920</vt:i4>
      </vt:variant>
      <vt:variant>
        <vt:i4>8</vt:i4>
      </vt:variant>
      <vt:variant>
        <vt:i4>0</vt:i4>
      </vt:variant>
      <vt:variant>
        <vt:i4>5</vt:i4>
      </vt:variant>
      <vt:variant>
        <vt:lpwstr/>
      </vt:variant>
      <vt:variant>
        <vt:lpwstr>_Toc238824005</vt:lpwstr>
      </vt:variant>
      <vt:variant>
        <vt:i4>1572920</vt:i4>
      </vt:variant>
      <vt:variant>
        <vt:i4>2</vt:i4>
      </vt:variant>
      <vt:variant>
        <vt:i4>0</vt:i4>
      </vt:variant>
      <vt:variant>
        <vt:i4>5</vt:i4>
      </vt:variant>
      <vt:variant>
        <vt:lpwstr/>
      </vt:variant>
      <vt:variant>
        <vt:lpwstr>_Toc238824004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Gestione e Monitoraggio del Rischio di Sicurezza Informatica</dc:title>
  <dc:subject>Piano per la gestione delle vulnerabilità e delle patch di sicurezza</dc:subject>
  <dc:creator>Microsoft Office User</dc:creator>
  <cp:keywords/>
  <dc:description/>
  <cp:lastModifiedBy>Mariano Fumante</cp:lastModifiedBy>
  <cp:revision>2</cp:revision>
  <dcterms:created xsi:type="dcterms:W3CDTF">2026-08-28T22:17:00Z</dcterms:created>
  <dcterms:modified xsi:type="dcterms:W3CDTF">2026-08-28T22:17:00Z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0x01010023EF228D877E724AA3E1B85D7CD5AA74</vt:lpwstr>
  </property>
  <property fmtid="{D5CDD505-2E9C-101B-9397-08002B2CF9AE}" pid="3" name="MediaServiceImageTags">
    <vt:lpwstr/>
  </property>
  <property fmtid="{D5CDD505-2E9C-101B-9397-08002B2CF9AE}" pid="4" name="docLang">
    <vt:lpwstr>it</vt:lpwstr>
  </property>
</Properties>
</file>